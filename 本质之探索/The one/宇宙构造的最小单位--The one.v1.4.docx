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33AF224A" w:rsidR="00343BAB" w:rsidRPr="00ED5A14" w:rsidRDefault="00343BAB" w:rsidP="00A319C5">
      <w:pPr>
        <w:ind w:firstLineChars="200" w:firstLine="480"/>
        <w:jc w:val="both"/>
        <w:rPr>
          <w:rFonts w:ascii="Times New Roman" w:eastAsia="KaiTi" w:hAnsi="Times New Roman" w:cs="Times New Roman"/>
        </w:rPr>
      </w:pPr>
      <w:r w:rsidRPr="00ED5A14">
        <w:rPr>
          <w:rFonts w:ascii="Times New Roman" w:eastAsia="KaiTi" w:hAnsi="Times New Roman" w:cs="Times New Roman"/>
        </w:rPr>
        <w:t>宇宙构造</w:t>
      </w:r>
      <w:r w:rsidR="00A27261" w:rsidRPr="00ED5A14">
        <w:rPr>
          <w:rFonts w:ascii="Times New Roman" w:eastAsia="KaiTi" w:hAnsi="Times New Roman" w:cs="Times New Roman"/>
        </w:rPr>
        <w:t>的</w:t>
      </w:r>
      <w:r w:rsidRPr="00ED5A14">
        <w:rPr>
          <w:rFonts w:ascii="Times New Roman" w:eastAsia="KaiTi" w:hAnsi="Times New Roman" w:cs="Times New Roman"/>
        </w:rPr>
        <w:t>最小</w:t>
      </w:r>
      <w:del w:id="0" w:author="吴敏" w:date="2023-04-07T16:56:00Z">
        <w:r w:rsidRPr="00ED5A14" w:rsidDel="00357A00">
          <w:rPr>
            <w:rFonts w:ascii="Times New Roman" w:eastAsia="KaiTi" w:hAnsi="Times New Roman" w:cs="Times New Roman"/>
          </w:rPr>
          <w:delText>单位</w:delText>
        </w:r>
      </w:del>
      <w:ins w:id="1" w:author="吴敏" w:date="2023-04-07T16:56:00Z">
        <w:r w:rsidR="00357A00">
          <w:rPr>
            <w:rFonts w:ascii="Times New Roman" w:eastAsia="KaiTi" w:hAnsi="Times New Roman" w:cs="Times New Roman" w:hint="eastAsia"/>
            <w:lang w:eastAsia="zh-CN"/>
          </w:rPr>
          <w:t>存在</w:t>
        </w:r>
      </w:ins>
      <w:del w:id="2" w:author="吴敏" w:date="2023-04-07T16:57:00Z">
        <w:r w:rsidR="002837FE" w:rsidRPr="00655FA3" w:rsidDel="00357A00">
          <w:rPr>
            <w:rFonts w:ascii="Times New Roman" w:hAnsi="Times New Roman" w:cs="Times New Roman" w:hint="eastAsia"/>
            <w:shd w:val="clear" w:color="auto" w:fill="F7CAAC" w:themeFill="accent2" w:themeFillTint="66"/>
          </w:rPr>
          <w:delText>（我在想单位是否要改成存在）</w:delText>
        </w:r>
      </w:del>
      <w:r w:rsidRPr="00ED5A14">
        <w:rPr>
          <w:rFonts w:ascii="Times New Roman" w:eastAsia="KaiTi" w:hAnsi="Times New Roman" w:cs="Times New Roman"/>
        </w:rPr>
        <w:t>--The one</w:t>
      </w:r>
    </w:p>
    <w:p w14:paraId="41D7F8CF" w14:textId="57BA401C" w:rsidR="00D570AA"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作者：颜秉田</w:t>
      </w:r>
      <w:r w:rsidR="00890F3E">
        <w:rPr>
          <w:rFonts w:ascii="Times New Roman" w:eastAsia="KaiTi" w:hAnsi="Times New Roman" w:cs="Times New Roman"/>
          <w:lang w:eastAsia="zh-CN"/>
        </w:rPr>
        <w:t>，</w:t>
      </w:r>
      <w:r w:rsidR="00684573" w:rsidRPr="00ED5A14">
        <w:rPr>
          <w:rFonts w:ascii="Times New Roman" w:eastAsia="KaiTi" w:hAnsi="Times New Roman" w:cs="Times New Roman"/>
        </w:rPr>
        <w:t>吴敏</w:t>
      </w:r>
    </w:p>
    <w:p w14:paraId="34CB59E3" w14:textId="6B60E5AF" w:rsidR="00F451FD"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结构：</w:t>
      </w:r>
    </w:p>
    <w:p w14:paraId="39C13910" w14:textId="1416DA18" w:rsidR="00343BAB" w:rsidRPr="00ED5A14" w:rsidRDefault="00F451FD" w:rsidP="00A319C5">
      <w:pPr>
        <w:ind w:firstLineChars="200" w:firstLine="562"/>
        <w:jc w:val="both"/>
        <w:rPr>
          <w:rFonts w:ascii="Times New Roman" w:eastAsia="KaiTi" w:hAnsi="Times New Roman" w:cs="Times New Roman" w:hint="eastAsia"/>
          <w:b/>
          <w:bCs/>
          <w:sz w:val="28"/>
          <w:szCs w:val="28"/>
          <w:lang w:eastAsia="zh-CN"/>
        </w:rPr>
      </w:pPr>
      <w:r>
        <w:rPr>
          <w:rFonts w:ascii="Times New Roman" w:eastAsia="KaiTi" w:hAnsi="Times New Roman" w:cs="Times New Roman" w:hint="eastAsia"/>
          <w:b/>
          <w:bCs/>
          <w:sz w:val="28"/>
          <w:szCs w:val="28"/>
          <w:lang w:eastAsia="zh-CN"/>
        </w:rPr>
        <w:t>1</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rPr>
        <w:t>摘要：</w:t>
      </w:r>
    </w:p>
    <w:p w14:paraId="654B4E05" w14:textId="798CD5AB" w:rsidR="00343BAB" w:rsidRPr="00ED5A14" w:rsidRDefault="00F451FD" w:rsidP="00A319C5">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hint="eastAsia"/>
          <w:b/>
          <w:bCs/>
          <w:sz w:val="28"/>
          <w:szCs w:val="28"/>
          <w:lang w:eastAsia="zh-CN"/>
        </w:rPr>
        <w:t>2</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rPr>
        <w:t>介绍（研究背景）：包括相关学说</w:t>
      </w:r>
    </w:p>
    <w:p w14:paraId="0C9F59E7" w14:textId="4DBDF0FE" w:rsidR="00A14EE1" w:rsidRPr="00ED5A14" w:rsidRDefault="00F451FD" w:rsidP="00A319C5">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b/>
          <w:bCs/>
          <w:sz w:val="28"/>
          <w:szCs w:val="28"/>
        </w:rPr>
        <w:t xml:space="preserve">3. </w:t>
      </w:r>
      <w:r w:rsidR="00343BAB" w:rsidRPr="00ED5A14">
        <w:rPr>
          <w:rFonts w:ascii="Times New Roman" w:eastAsia="KaiTi" w:hAnsi="Times New Roman" w:cs="Times New Roman"/>
          <w:b/>
          <w:bCs/>
          <w:sz w:val="28"/>
          <w:szCs w:val="28"/>
        </w:rPr>
        <w:t>特性：</w:t>
      </w:r>
      <w:r w:rsidR="00343BAB" w:rsidRPr="00ED5A14">
        <w:rPr>
          <w:rFonts w:ascii="Times New Roman" w:eastAsia="KaiTi" w:hAnsi="Times New Roman" w:cs="Times New Roman"/>
          <w:b/>
          <w:bCs/>
          <w:sz w:val="28"/>
          <w:szCs w:val="28"/>
        </w:rPr>
        <w:t xml:space="preserve"> </w:t>
      </w:r>
    </w:p>
    <w:p w14:paraId="68343AAE" w14:textId="668D8344" w:rsidR="004A2AC9" w:rsidRPr="00890F3E" w:rsidRDefault="00F451FD" w:rsidP="00A319C5">
      <w:pPr>
        <w:ind w:firstLineChars="200" w:firstLine="562"/>
        <w:jc w:val="both"/>
        <w:rPr>
          <w:rFonts w:ascii="Times New Roman" w:eastAsia="KaiTi" w:hAnsi="Times New Roman" w:cs="Times New Roman"/>
          <w:b/>
          <w:bCs/>
          <w:sz w:val="28"/>
          <w:szCs w:val="28"/>
        </w:rPr>
      </w:pPr>
      <w:r w:rsidRPr="00F451FD">
        <w:rPr>
          <w:rFonts w:ascii="Times New Roman" w:eastAsia="KaiTi" w:hAnsi="Times New Roman" w:cs="Times New Roman" w:hint="eastAsia"/>
          <w:b/>
          <w:bCs/>
          <w:sz w:val="28"/>
          <w:szCs w:val="28"/>
        </w:rPr>
        <w:t>4</w:t>
      </w:r>
      <w:r w:rsidRPr="00F451FD">
        <w:rPr>
          <w:rFonts w:ascii="Times New Roman" w:eastAsia="KaiTi" w:hAnsi="Times New Roman" w:cs="Times New Roman"/>
          <w:b/>
          <w:bCs/>
          <w:sz w:val="28"/>
          <w:szCs w:val="28"/>
        </w:rPr>
        <w:t xml:space="preserve">. </w:t>
      </w:r>
      <w:r w:rsidR="00343BAB" w:rsidRPr="00F451FD">
        <w:rPr>
          <w:rFonts w:ascii="Times New Roman" w:eastAsia="KaiTi" w:hAnsi="Times New Roman" w:cs="Times New Roman"/>
          <w:b/>
          <w:bCs/>
          <w:sz w:val="28"/>
          <w:szCs w:val="28"/>
        </w:rPr>
        <w:t>证明：海绵证明</w:t>
      </w:r>
      <w:r w:rsidR="00343BAB" w:rsidRPr="00F451FD">
        <w:rPr>
          <w:rFonts w:ascii="Times New Roman" w:eastAsia="KaiTi" w:hAnsi="Times New Roman" w:cs="Times New Roman"/>
          <w:b/>
          <w:bCs/>
          <w:sz w:val="28"/>
          <w:szCs w:val="28"/>
        </w:rPr>
        <w:t>the one</w:t>
      </w:r>
      <w:r w:rsidR="00E777DD" w:rsidRPr="00F451FD">
        <w:rPr>
          <w:rFonts w:ascii="Times New Roman" w:eastAsia="KaiTi" w:hAnsi="Times New Roman" w:cs="Times New Roman"/>
          <w:b/>
          <w:bCs/>
          <w:sz w:val="28"/>
          <w:szCs w:val="28"/>
        </w:rPr>
        <w:t xml:space="preserve"> </w:t>
      </w:r>
      <w:r w:rsidR="00E777DD" w:rsidRPr="00F451FD">
        <w:rPr>
          <w:rFonts w:ascii="Times New Roman" w:eastAsia="KaiTi" w:hAnsi="Times New Roman" w:cs="Times New Roman" w:hint="eastAsia"/>
          <w:b/>
          <w:bCs/>
          <w:sz w:val="28"/>
          <w:szCs w:val="28"/>
        </w:rPr>
        <w:t>（从概念上描述）</w:t>
      </w:r>
    </w:p>
    <w:p w14:paraId="2452F715" w14:textId="11B8C5A1" w:rsidR="00825824" w:rsidRDefault="004A2AC9" w:rsidP="00A319C5">
      <w:pPr>
        <w:pStyle w:val="5"/>
        <w:numPr>
          <w:ilvl w:val="0"/>
          <w:numId w:val="17"/>
        </w:numPr>
        <w:spacing w:line="240" w:lineRule="auto"/>
        <w:ind w:firstLine="200"/>
        <w:jc w:val="both"/>
        <w:rPr>
          <w:rFonts w:ascii="Times New Roman" w:eastAsia="KaiTi" w:hAnsi="Times New Roman" w:cs="Times New Roman"/>
        </w:rPr>
      </w:pPr>
      <w:r w:rsidRPr="00ED5A14">
        <w:rPr>
          <w:rFonts w:ascii="Times New Roman" w:eastAsia="KaiTi" w:hAnsi="Times New Roman" w:cs="Times New Roman"/>
        </w:rPr>
        <w:t>引言</w:t>
      </w:r>
    </w:p>
    <w:p w14:paraId="3D4F4E0A" w14:textId="0C36F2A1" w:rsidR="00052E75" w:rsidRPr="002837FE" w:rsidRDefault="00F42069" w:rsidP="00052E75">
      <w:pPr>
        <w:ind w:firstLine="200"/>
        <w:jc w:val="both"/>
        <w:rPr>
          <w:rFonts w:ascii="KaiTi" w:eastAsia="KaiTi" w:hAnsi="KaiTi" w:cs="Times New Roman"/>
          <w:shd w:val="clear" w:color="auto" w:fill="F7CAAC" w:themeFill="accent2" w:themeFillTint="66"/>
          <w:lang w:eastAsia="zh-CN"/>
        </w:rPr>
      </w:pPr>
      <w:r w:rsidRPr="002837FE">
        <w:rPr>
          <w:rFonts w:ascii="KaiTi" w:eastAsia="KaiTi" w:hAnsi="KaiTi" w:hint="eastAsia"/>
          <w:shd w:val="clear" w:color="auto" w:fill="F7CAAC" w:themeFill="accent2" w:themeFillTint="66"/>
          <w:lang w:eastAsia="zh-CN"/>
        </w:rPr>
        <w:t>近</w:t>
      </w:r>
      <w:r w:rsidRPr="002837FE">
        <w:rPr>
          <w:rFonts w:ascii="KaiTi" w:eastAsia="KaiTi" w:hAnsi="KaiTi"/>
          <w:shd w:val="clear" w:color="auto" w:fill="F7CAAC" w:themeFill="accent2" w:themeFillTint="66"/>
          <w:lang w:eastAsia="zh-CN"/>
        </w:rPr>
        <w:t>150</w:t>
      </w:r>
      <w:r w:rsidRPr="002837FE">
        <w:rPr>
          <w:rFonts w:ascii="KaiTi" w:eastAsia="KaiTi" w:hAnsi="KaiTi" w:hint="eastAsia"/>
          <w:shd w:val="clear" w:color="auto" w:fill="F7CAAC" w:themeFill="accent2" w:themeFillTint="66"/>
          <w:lang w:eastAsia="zh-CN"/>
        </w:rPr>
        <w:t>年来现代物理学的发展造成人类科技及文明飞速的进步，</w:t>
      </w:r>
      <w:r w:rsidR="00CE2D09" w:rsidRPr="002837FE">
        <w:rPr>
          <w:rFonts w:ascii="KaiTi" w:eastAsia="KaiTi" w:hAnsi="KaiTi" w:hint="eastAsia"/>
          <w:shd w:val="clear" w:color="auto" w:fill="F7CAAC" w:themeFill="accent2" w:themeFillTint="66"/>
          <w:lang w:eastAsia="zh-CN"/>
        </w:rPr>
        <w:t>相对论及量子力学是构现现代物理学的两大体系，在</w:t>
      </w:r>
      <w:r w:rsidR="00052E75" w:rsidRPr="002837FE">
        <w:rPr>
          <w:rFonts w:ascii="KaiTi" w:eastAsia="KaiTi" w:hAnsi="KaiTi" w:hint="eastAsia"/>
          <w:shd w:val="clear" w:color="auto" w:fill="F7CAAC" w:themeFill="accent2" w:themeFillTint="66"/>
          <w:lang w:eastAsia="zh-CN"/>
        </w:rPr>
        <w:t>研究与</w:t>
      </w:r>
      <w:r w:rsidR="00CE2D09" w:rsidRPr="002837FE">
        <w:rPr>
          <w:rFonts w:ascii="KaiTi" w:eastAsia="KaiTi" w:hAnsi="KaiTi" w:hint="eastAsia"/>
          <w:shd w:val="clear" w:color="auto" w:fill="F7CAAC" w:themeFill="accent2" w:themeFillTint="66"/>
          <w:lang w:eastAsia="zh-CN"/>
        </w:rPr>
        <w:t>发展过程中我们发现自然界主要由 电磁力、引力、强力、弱力 四种力组成，</w:t>
      </w:r>
      <w:r w:rsidR="00052E75" w:rsidRPr="002837FE">
        <w:rPr>
          <w:rFonts w:ascii="KaiTi" w:eastAsia="KaiTi" w:hAnsi="KaiTi" w:hint="eastAsia"/>
          <w:shd w:val="clear" w:color="auto" w:fill="F7CAAC" w:themeFill="accent2" w:themeFillTint="66"/>
          <w:lang w:eastAsia="zh-CN"/>
        </w:rPr>
        <w:t>同时</w:t>
      </w:r>
      <w:r w:rsidR="00CE2D09" w:rsidRPr="002837FE">
        <w:rPr>
          <w:rFonts w:ascii="KaiTi" w:eastAsia="KaiTi" w:hAnsi="KaiTi" w:hint="eastAsia"/>
          <w:shd w:val="clear" w:color="auto" w:fill="F7CAAC" w:themeFill="accent2" w:themeFillTint="66"/>
          <w:lang w:eastAsia="zh-CN"/>
        </w:rPr>
        <w:t>我们又发现基本粒子，并且透过基本粒子间的相互作用，建构了基本粒子标准模型，</w:t>
      </w:r>
      <w:r w:rsidR="00052E75" w:rsidRPr="002837FE">
        <w:rPr>
          <w:rFonts w:ascii="KaiTi" w:hAnsi="KaiTi" w:hint="eastAsia"/>
          <w:shd w:val="clear" w:color="auto" w:fill="F7CAAC" w:themeFill="accent2" w:themeFillTint="66"/>
          <w:lang w:eastAsia="zh-CN"/>
        </w:rPr>
        <w:t>解释了大部分自然界发生的现象</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可是</w:t>
      </w:r>
      <w:r w:rsidR="00052E75" w:rsidRPr="002837FE">
        <w:rPr>
          <w:rFonts w:ascii="KaiTi" w:hAnsi="KaiTi" w:hint="eastAsia"/>
          <w:shd w:val="clear" w:color="auto" w:fill="F7CAAC" w:themeFill="accent2" w:themeFillTint="66"/>
          <w:lang w:eastAsia="zh-CN"/>
        </w:rPr>
        <w:t>当太空科技迅速发展的时候</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hAnsi="KaiTi" w:hint="eastAsia"/>
          <w:shd w:val="clear" w:color="auto" w:fill="F7CAAC" w:themeFill="accent2" w:themeFillTint="66"/>
          <w:lang w:eastAsia="zh-CN"/>
        </w:rPr>
        <w:t>我们也发现了在宇宙中</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仍存在著</w:t>
      </w:r>
      <w:r w:rsidR="00052E75" w:rsidRPr="002837FE">
        <w:rPr>
          <w:rFonts w:ascii="KaiTi" w:hAnsi="KaiTi" w:hint="eastAsia"/>
          <w:shd w:val="clear" w:color="auto" w:fill="F7CAAC" w:themeFill="accent2" w:themeFillTint="66"/>
          <w:lang w:eastAsia="zh-CN"/>
        </w:rPr>
        <w:t>在标准模型及量子场论外</w:t>
      </w:r>
      <w:r w:rsidR="00052E75" w:rsidRPr="002837FE">
        <w:rPr>
          <w:rFonts w:ascii="KaiTi" w:eastAsia="KaiTi" w:hAnsi="KaiTi" w:hint="eastAsia"/>
          <w:shd w:val="clear" w:color="auto" w:fill="F7CAAC" w:themeFill="accent2" w:themeFillTint="66"/>
          <w:lang w:eastAsia="zh-CN"/>
        </w:rPr>
        <w:t>无法被解释的物理现象</w:t>
      </w:r>
      <w:r w:rsidR="00052E75" w:rsidRPr="002837FE">
        <w:rPr>
          <w:rFonts w:ascii="KaiTi" w:eastAsia="KaiTi" w:hAnsi="KaiTi" w:cs="Times New Roman"/>
          <w:shd w:val="clear" w:color="auto" w:fill="F7CAAC" w:themeFill="accent2" w:themeFillTint="66"/>
          <w:lang w:eastAsia="zh-CN"/>
        </w:rPr>
        <w:t>…</w:t>
      </w:r>
    </w:p>
    <w:p w14:paraId="72C80308" w14:textId="7C84228C" w:rsidR="00052E75" w:rsidRPr="002837FE" w:rsidRDefault="00052E75" w:rsidP="00A319C5">
      <w:pPr>
        <w:ind w:firstLine="200"/>
        <w:jc w:val="both"/>
        <w:rPr>
          <w:rFonts w:ascii="KaiTi" w:eastAsia="DengXian" w:hAnsi="KaiTi"/>
          <w:shd w:val="clear" w:color="auto" w:fill="F7CAAC" w:themeFill="accent2" w:themeFillTint="66"/>
          <w:lang w:eastAsia="zh-CN"/>
        </w:rPr>
      </w:pPr>
      <w:r w:rsidRPr="002837FE">
        <w:rPr>
          <w:rFonts w:ascii="KaiTi" w:hAnsi="KaiTi" w:cs="Times New Roman" w:hint="eastAsia"/>
          <w:shd w:val="clear" w:color="auto" w:fill="F7CAAC" w:themeFill="accent2" w:themeFillTint="66"/>
          <w:lang w:eastAsia="zh-CN"/>
        </w:rPr>
        <w:t>于是我们便思考是否宇宙中存在一种构建宇宙的最小单位</w:t>
      </w:r>
      <w:r w:rsidRPr="002837FE">
        <w:rPr>
          <w:rFonts w:asciiTheme="minorEastAsia" w:hAnsiTheme="minorEastAsia"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它不是粒子也不是波，也不是场，但是</w:t>
      </w:r>
      <w:r w:rsidR="00655FA3">
        <w:rPr>
          <w:rFonts w:asciiTheme="minorEastAsia" w:hAnsiTheme="minorEastAsia" w:cs="Times New Roman" w:hint="eastAsia"/>
          <w:shd w:val="clear" w:color="auto" w:fill="F7CAAC" w:themeFill="accent2" w:themeFillTint="66"/>
          <w:lang w:eastAsia="zh-CN"/>
        </w:rPr>
        <w:t xml:space="preserve"> </w:t>
      </w:r>
      <w:r w:rsidR="00E241A7" w:rsidRPr="002837FE">
        <w:rPr>
          <w:rFonts w:asciiTheme="minorEastAsia" w:hAnsiTheme="minorEastAsia" w:cs="Times New Roman" w:hint="eastAsia"/>
          <w:shd w:val="clear" w:color="auto" w:fill="F7CAAC" w:themeFill="accent2" w:themeFillTint="66"/>
          <w:lang w:eastAsia="zh-CN"/>
        </w:rPr>
        <w:t>粒子</w:t>
      </w:r>
      <w:r w:rsidR="00655FA3">
        <w:rPr>
          <w:rFonts w:ascii="Microsoft JhengHei" w:eastAsia="Microsoft JhengHei" w:hAnsi="Microsoft JhengHei"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波</w:t>
      </w:r>
      <w:r w:rsidR="00655FA3">
        <w:rPr>
          <w:rFonts w:ascii="Microsoft JhengHei" w:eastAsia="Microsoft JhengHei" w:hAnsi="Microsoft JhengHei"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场</w:t>
      </w:r>
      <w:r w:rsidR="00655FA3">
        <w:rPr>
          <w:rFonts w:ascii="Microsoft JhengHei" w:eastAsia="Microsoft JhengHei" w:hAnsi="Microsoft JhengHei" w:cs="Times New Roman" w:hint="eastAsia"/>
          <w:shd w:val="clear" w:color="auto" w:fill="F7CAAC" w:themeFill="accent2" w:themeFillTint="66"/>
          <w:lang w:eastAsia="zh-CN"/>
        </w:rPr>
        <w:t>、能量、</w:t>
      </w:r>
      <w:r w:rsidR="00655FA3">
        <w:rPr>
          <w:rFonts w:asciiTheme="minorEastAsia" w:hAnsiTheme="minorEastAsia" w:cs="Times New Roman" w:hint="eastAsia"/>
          <w:shd w:val="clear" w:color="auto" w:fill="F7CAAC" w:themeFill="accent2" w:themeFillTint="66"/>
          <w:lang w:eastAsia="zh-CN"/>
        </w:rPr>
        <w:t>暗物质</w:t>
      </w:r>
      <w:r w:rsidR="00655FA3">
        <w:rPr>
          <w:rFonts w:ascii="Microsoft JhengHei" w:eastAsia="Microsoft JhengHei" w:hAnsi="Microsoft JhengHei" w:cs="Times New Roman" w:hint="eastAsia"/>
          <w:shd w:val="clear" w:color="auto" w:fill="F7CAAC" w:themeFill="accent2" w:themeFillTint="66"/>
          <w:lang w:eastAsia="zh-CN"/>
        </w:rPr>
        <w:t>、暗能量等</w:t>
      </w:r>
      <w:r w:rsidR="00E241A7" w:rsidRPr="002837FE">
        <w:rPr>
          <w:rFonts w:asciiTheme="minorEastAsia" w:hAnsiTheme="minorEastAsia" w:cs="Times New Roman" w:hint="eastAsia"/>
          <w:shd w:val="clear" w:color="auto" w:fill="F7CAAC" w:themeFill="accent2" w:themeFillTint="66"/>
          <w:lang w:eastAsia="zh-CN"/>
        </w:rPr>
        <w:t>都是它在不同状态下的表现形式，我们称为t</w:t>
      </w:r>
      <w:r w:rsidR="00E241A7" w:rsidRPr="002837FE">
        <w:rPr>
          <w:rFonts w:asciiTheme="minorEastAsia" w:hAnsiTheme="minorEastAsia" w:cs="Times New Roman"/>
          <w:shd w:val="clear" w:color="auto" w:fill="F7CAAC" w:themeFill="accent2" w:themeFillTint="66"/>
          <w:lang w:eastAsia="zh-CN"/>
        </w:rPr>
        <w:t>he one</w:t>
      </w:r>
      <w:r w:rsidR="00E241A7" w:rsidRPr="002837FE">
        <w:rPr>
          <w:rFonts w:asciiTheme="minorEastAsia" w:hAnsiTheme="minorEastAsia"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因为不知道用什么名词定义the one的衡量标准，所以我们先用</w:t>
      </w:r>
      <w:r w:rsidR="002837FE">
        <w:rPr>
          <w:rFonts w:asciiTheme="minorEastAsia" w:hAnsiTheme="minorEastAsia" w:cs="Times New Roman"/>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单位</w:t>
      </w:r>
      <w:r w:rsidR="002837FE">
        <w:rPr>
          <w:rFonts w:asciiTheme="minorEastAsia" w:hAnsiTheme="minorEastAsia" w:cs="Times New Roman"/>
          <w:shd w:val="clear" w:color="auto" w:fill="F7CAAC" w:themeFill="accent2" w:themeFillTint="66"/>
          <w:lang w:eastAsia="zh-CN"/>
        </w:rPr>
        <w:t>”</w:t>
      </w:r>
      <w:r w:rsidR="002837FE">
        <w:rPr>
          <w:rFonts w:ascii="PMingLiU" w:eastAsia="PMingLiU" w:hAnsi="PMingLiU"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来描述</w:t>
      </w:r>
      <w:r w:rsidR="00E241A7" w:rsidRPr="002837FE">
        <w:rPr>
          <w:rFonts w:asciiTheme="minorEastAsia" w:hAnsiTheme="minorEastAsia" w:cs="Times New Roman" w:hint="eastAsia"/>
          <w:shd w:val="clear" w:color="auto" w:fill="F7CAAC" w:themeFill="accent2" w:themeFillTint="66"/>
          <w:lang w:eastAsia="zh-CN"/>
        </w:rPr>
        <w:t>以下是我们对the one的假设跟描述</w:t>
      </w:r>
    </w:p>
    <w:p w14:paraId="5E2DEF02" w14:textId="7AD0B098" w:rsidR="005520AC" w:rsidRDefault="008252A6" w:rsidP="00A319C5">
      <w:pPr>
        <w:pStyle w:val="5"/>
        <w:numPr>
          <w:ilvl w:val="0"/>
          <w:numId w:val="17"/>
        </w:numPr>
        <w:spacing w:line="240" w:lineRule="auto"/>
        <w:ind w:firstLine="200"/>
        <w:jc w:val="both"/>
        <w:rPr>
          <w:rFonts w:ascii="Times New Roman" w:eastAsia="KaiTi" w:hAnsi="Times New Roman" w:cs="Times New Roman"/>
        </w:rPr>
      </w:pPr>
      <w:r>
        <w:rPr>
          <w:rFonts w:ascii="Times New Roman" w:eastAsia="KaiTi" w:hAnsi="Times New Roman" w:cs="Times New Roman" w:hint="eastAsia"/>
          <w:lang w:eastAsia="zh-CN"/>
        </w:rPr>
        <w:t>不同</w:t>
      </w:r>
      <w:r w:rsidR="00EF60D7">
        <w:rPr>
          <w:rFonts w:ascii="Times New Roman" w:eastAsia="KaiTi" w:hAnsi="Times New Roman" w:cs="Times New Roman" w:hint="eastAsia"/>
          <w:lang w:eastAsia="zh-CN"/>
        </w:rPr>
        <w:t>宇宙观</w:t>
      </w:r>
      <w:r>
        <w:rPr>
          <w:rFonts w:ascii="Times New Roman" w:eastAsia="KaiTi" w:hAnsi="Times New Roman" w:cs="Times New Roman" w:hint="eastAsia"/>
          <w:lang w:eastAsia="zh-CN"/>
        </w:rPr>
        <w:t>学说</w:t>
      </w:r>
    </w:p>
    <w:p w14:paraId="46CBFFAA" w14:textId="01CA702A" w:rsidR="00044184" w:rsidRDefault="005520AC" w:rsidP="00A319C5">
      <w:pPr>
        <w:ind w:firstLineChars="200" w:firstLine="480"/>
        <w:rPr>
          <w:rFonts w:ascii="Times New Roman" w:eastAsia="KaiTi" w:hAnsi="Times New Roman" w:cs="Times New Roman"/>
          <w:lang w:eastAsia="zh-CN"/>
        </w:rPr>
      </w:pPr>
      <w:r w:rsidRPr="005520AC">
        <w:rPr>
          <w:rFonts w:ascii="Times New Roman" w:eastAsia="KaiTi" w:hAnsi="Times New Roman" w:cs="Times New Roman" w:hint="eastAsia"/>
          <w:lang w:eastAsia="zh-CN"/>
        </w:rPr>
        <w:t>在本节中，我们首先回顾</w:t>
      </w:r>
      <w:r w:rsidR="00667E87">
        <w:rPr>
          <w:rFonts w:ascii="Times New Roman" w:eastAsia="KaiTi" w:hAnsi="Times New Roman" w:cs="Times New Roman" w:hint="eastAsia"/>
          <w:lang w:eastAsia="zh-CN"/>
        </w:rPr>
        <w:t>物理科学史上各种</w:t>
      </w:r>
      <w:r w:rsidR="006A62FB">
        <w:rPr>
          <w:rFonts w:ascii="Times New Roman" w:eastAsia="KaiTi" w:hAnsi="Times New Roman" w:cs="Times New Roman" w:hint="eastAsia"/>
          <w:lang w:eastAsia="zh-CN"/>
        </w:rPr>
        <w:t>宇宙观</w:t>
      </w:r>
      <w:r w:rsidR="00667E87">
        <w:rPr>
          <w:rFonts w:ascii="Times New Roman" w:eastAsia="KaiTi" w:hAnsi="Times New Roman" w:cs="Times New Roman" w:hint="eastAsia"/>
          <w:lang w:eastAsia="zh-CN"/>
        </w:rPr>
        <w:t>学说</w:t>
      </w:r>
      <w:r w:rsidR="00320E89">
        <w:rPr>
          <w:rFonts w:ascii="Times New Roman" w:eastAsia="KaiTi" w:hAnsi="Times New Roman" w:cs="Times New Roman" w:hint="eastAsia"/>
          <w:lang w:eastAsia="zh-CN"/>
        </w:rPr>
        <w:t>。</w:t>
      </w:r>
    </w:p>
    <w:p w14:paraId="7CDE6853" w14:textId="77777777" w:rsidR="00EF60D7" w:rsidRDefault="00EF60D7" w:rsidP="00A319C5">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古希腊哲学家认为，“以太”是空间中存在的一种介质。</w:t>
      </w:r>
    </w:p>
    <w:p w14:paraId="02266A79" w14:textId="75E4E9C5" w:rsidR="00357A00" w:rsidRPr="00ED5A14" w:rsidRDefault="00596856" w:rsidP="00357A00">
      <w:pPr>
        <w:ind w:firstLineChars="200" w:firstLine="480"/>
        <w:rPr>
          <w:rFonts w:ascii="Times New Roman" w:eastAsia="KaiTi" w:hAnsi="Times New Roman" w:cs="Times New Roman" w:hint="eastAsia"/>
          <w:lang w:eastAsia="zh-CN"/>
        </w:rPr>
      </w:pPr>
      <w:r>
        <w:rPr>
          <w:rFonts w:ascii="Times New Roman" w:eastAsia="KaiTi" w:hAnsi="Times New Roman" w:cs="Times New Roman" w:hint="eastAsia"/>
          <w:lang w:eastAsia="zh-CN"/>
        </w:rPr>
        <w:t>牛顿的“绝对时空观”认为，</w:t>
      </w:r>
      <w:r w:rsidR="006E11F6" w:rsidRPr="006E11F6">
        <w:rPr>
          <w:rFonts w:ascii="Times New Roman" w:eastAsia="KaiTi" w:hAnsi="Times New Roman" w:cs="Times New Roman"/>
          <w:lang w:eastAsia="zh-CN"/>
        </w:rPr>
        <w:t>宇宙是一个绝对的、精确的世界，所有物质、整个宇宙都由各种客观存在的粒子构成，时间以固定的速度流逝；因果关系</w:t>
      </w:r>
      <w:r>
        <w:rPr>
          <w:rFonts w:ascii="Times New Roman" w:eastAsia="KaiTi" w:hAnsi="Times New Roman" w:cs="Times New Roman" w:hint="eastAsia"/>
          <w:lang w:eastAsia="zh-CN"/>
        </w:rPr>
        <w:t>没有</w:t>
      </w:r>
      <w:r w:rsidR="006E11F6" w:rsidRPr="006E11F6">
        <w:rPr>
          <w:rFonts w:ascii="Times New Roman" w:eastAsia="KaiTi" w:hAnsi="Times New Roman" w:cs="Times New Roman"/>
          <w:lang w:eastAsia="zh-CN"/>
        </w:rPr>
        <w:t>例外，未来可以完全由过去来预测。</w:t>
      </w:r>
    </w:p>
    <w:p w14:paraId="531E4479" w14:textId="1DEECB86" w:rsidR="008E7636"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牛顿万有引力学说</w:t>
      </w:r>
    </w:p>
    <w:p w14:paraId="1813970D" w14:textId="513128F1" w:rsidR="004062FC" w:rsidRPr="004062FC" w:rsidRDefault="004062FC" w:rsidP="00A319C5">
      <w:pPr>
        <w:ind w:firstLine="200"/>
        <w:jc w:val="both"/>
        <w:rPr>
          <w:rFonts w:ascii="Times New Roman" w:eastAsia="KaiTi" w:hAnsi="Times New Roman" w:cs="Times New Roman"/>
          <w:lang w:eastAsia="zh-CN"/>
        </w:rPr>
      </w:pPr>
      <w:r w:rsidRPr="004062FC">
        <w:rPr>
          <w:rFonts w:ascii="Times New Roman" w:eastAsia="KaiTi" w:hAnsi="Times New Roman" w:cs="Times New Roman"/>
          <w:lang w:eastAsia="zh-CN"/>
        </w:rPr>
        <w:t>1687</w:t>
      </w:r>
      <w:r w:rsidRPr="004062FC">
        <w:rPr>
          <w:rFonts w:ascii="Times New Roman" w:eastAsia="KaiTi" w:hAnsi="Times New Roman" w:cs="Times New Roman"/>
          <w:lang w:eastAsia="zh-CN"/>
        </w:rPr>
        <w:t>年，艾萨克</w:t>
      </w:r>
      <w:r w:rsidRPr="004062FC">
        <w:rPr>
          <w:rFonts w:ascii="Times New Roman" w:eastAsia="KaiTi" w:hAnsi="Times New Roman" w:cs="Times New Roman"/>
          <w:lang w:eastAsia="zh-CN"/>
        </w:rPr>
        <w:t>·</w:t>
      </w:r>
      <w:r w:rsidRPr="004062FC">
        <w:rPr>
          <w:rFonts w:ascii="Times New Roman" w:eastAsia="KaiTi" w:hAnsi="Times New Roman" w:cs="Times New Roman"/>
          <w:lang w:eastAsia="zh-CN"/>
        </w:rPr>
        <w:t>牛顿在他的《自然哲学的数学原理》一书中发表了万有引力</w:t>
      </w:r>
      <w:r w:rsidR="00722B61">
        <w:rPr>
          <w:rFonts w:ascii="Times New Roman" w:eastAsia="KaiTi" w:hAnsi="Times New Roman" w:cs="Times New Roman" w:hint="eastAsia"/>
          <w:lang w:eastAsia="zh-CN"/>
        </w:rPr>
        <w:lastRenderedPageBreak/>
        <w:t>(</w:t>
      </w:r>
      <w:r w:rsidR="00722B61" w:rsidRPr="00ED5A14">
        <w:rPr>
          <w:rFonts w:ascii="Times New Roman" w:eastAsia="KaiTi" w:hAnsi="Times New Roman" w:cs="Times New Roman"/>
          <w:lang w:eastAsia="zh-CN"/>
        </w:rPr>
        <w:t>gravitation</w:t>
      </w:r>
      <w:r w:rsidR="00722B61">
        <w:rPr>
          <w:rFonts w:ascii="Times New Roman" w:eastAsia="KaiTi" w:hAnsi="Times New Roman" w:cs="Times New Roman"/>
          <w:lang w:eastAsia="zh-CN"/>
        </w:rPr>
        <w:t>)</w:t>
      </w:r>
      <w:r w:rsidRPr="004062FC">
        <w:rPr>
          <w:rFonts w:ascii="Times New Roman" w:eastAsia="KaiTi" w:hAnsi="Times New Roman" w:cs="Times New Roman"/>
          <w:lang w:eastAsia="zh-CN"/>
        </w:rPr>
        <w:t>定律：</w:t>
      </w:r>
    </w:p>
    <w:p w14:paraId="5109D478" w14:textId="77777777" w:rsidR="00722B61" w:rsidRPr="00722B61" w:rsidRDefault="004062FC" w:rsidP="00A319C5">
      <w:pPr>
        <w:jc w:val="both"/>
        <w:rPr>
          <w:rFonts w:ascii="Times New Roman" w:eastAsia="KaiTi" w:hAnsi="Times New Roman" w:cs="Times New Roman"/>
          <w:i/>
          <w:iCs/>
          <w:lang w:eastAsia="zh-CN"/>
        </w:rPr>
      </w:pPr>
      <w:r w:rsidRPr="00722B61">
        <w:rPr>
          <w:rFonts w:ascii="Times New Roman" w:eastAsia="KaiTi" w:hAnsi="Times New Roman" w:cs="Times New Roman"/>
          <w:i/>
          <w:iCs/>
          <w:lang w:eastAsia="zh-CN"/>
        </w:rPr>
        <w:t>宇宙中每个质点都以一种力吸引其他各个质点。这种力与各质点的质量的乘积成正比，与它们之间距离的平方成反比。</w:t>
      </w:r>
    </w:p>
    <w:p w14:paraId="4005AF4A" w14:textId="1D291F47" w:rsidR="00A319C5" w:rsidRPr="00722B61" w:rsidRDefault="00B02550" w:rsidP="00A319C5">
      <w:pPr>
        <w:jc w:val="both"/>
        <w:rPr>
          <w:rFonts w:eastAsia="KaiTi"/>
          <w:i/>
          <w:iCs/>
          <w:lang w:eastAsia="zh-CN"/>
        </w:rPr>
      </w:pPr>
      <w:r w:rsidRPr="00722B61">
        <w:rPr>
          <w:rFonts w:ascii="Times New Roman" w:eastAsia="KaiTi" w:hAnsi="Times New Roman" w:cs="Times New Roman" w:hint="eastAsia"/>
          <w:i/>
          <w:iCs/>
          <w:lang w:eastAsia="zh-CN"/>
        </w:rPr>
        <w:t>具体而言，</w:t>
      </w:r>
      <w:r w:rsidRPr="00722B61">
        <w:rPr>
          <w:rFonts w:eastAsia="KaiTi"/>
          <w:i/>
          <w:iCs/>
          <w:lang w:eastAsia="zh-CN"/>
        </w:rPr>
        <w:t>如果两个质点的质量分别为</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r>
          <w:rPr>
            <w:rFonts w:ascii="Cambria Math" w:eastAsia="KaiTi" w:hAnsi="Cambria Math"/>
            <w:lang w:eastAsia="zh-CN"/>
          </w:rPr>
          <m:t xml:space="preserve">, </m:t>
        </m:r>
      </m:oMath>
      <w:r w:rsidRPr="00722B61">
        <w:rPr>
          <w:rFonts w:eastAsia="KaiTi"/>
          <w:i/>
          <w:iCs/>
          <w:vanish/>
          <w:lang w:eastAsia="zh-CN"/>
        </w:rPr>
        <w:t>{\displaystyle m_{1}}</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oMath>
      <w:r w:rsidR="00A319C5" w:rsidRPr="00722B61">
        <w:rPr>
          <w:rFonts w:eastAsia="KaiTi"/>
          <w:i/>
          <w:iCs/>
          <w:vanish/>
          <w:lang w:eastAsia="zh-CN"/>
        </w:rPr>
        <w:t>{\displaystyle m_{2}}</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"https://wikimedia.org/api/rest_v1/media/math/render/svg/0ecebe334d5cadc3ffcf245eb02919034d7a2ec8" \* MERGEFORMATINET </w:instrText>
      </w:r>
      <w:r w:rsidR="00A319C5" w:rsidRPr="00722B61">
        <w:rPr>
          <w:rFonts w:eastAsia="KaiTi"/>
          <w:i/>
          <w:iCs/>
          <w:lang w:eastAsia="zh-CN"/>
        </w:rPr>
        <w:fldChar w:fldCharType="end"/>
      </w:r>
      <w:r w:rsidR="00A319C5" w:rsidRPr="00722B61">
        <w:rPr>
          <w:rFonts w:eastAsia="KaiTi"/>
          <w:i/>
          <w:iCs/>
          <w:lang w:eastAsia="zh-CN"/>
        </w:rPr>
        <w:t>，它们之间的距离为</w:t>
      </w:r>
      <m:oMath>
        <m:r>
          <w:rPr>
            <w:rFonts w:ascii="Cambria Math" w:eastAsia="KaiTi" w:hAnsi="Cambria Math"/>
            <w:lang w:eastAsia="zh-CN"/>
          </w:rPr>
          <m:t>r</m:t>
        </m:r>
      </m:oMath>
      <w:r w:rsidR="00A319C5" w:rsidRPr="00722B61">
        <w:rPr>
          <w:rFonts w:eastAsia="KaiTi"/>
          <w:i/>
          <w:iCs/>
          <w:vanish/>
          <w:lang w:eastAsia="zh-CN"/>
        </w:rPr>
        <w:t>{\displaystyle r}</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"https://wikimedia.org/api/rest_v1/media/math/render/svg/0d1ecb613aa2984f0576f70f86650b7c2a132538" \* MERGEFORMATINET </w:instrText>
      </w:r>
      <w:r w:rsidR="00A319C5" w:rsidRPr="00722B61">
        <w:rPr>
          <w:rFonts w:eastAsia="KaiTi"/>
          <w:i/>
          <w:iCs/>
          <w:lang w:eastAsia="zh-CN"/>
        </w:rPr>
        <w:fldChar w:fldCharType="end"/>
      </w:r>
      <w:r w:rsidR="00A319C5" w:rsidRPr="00722B61">
        <w:rPr>
          <w:rFonts w:eastAsia="KaiTi"/>
          <w:i/>
          <w:iCs/>
          <w:lang w:eastAsia="zh-CN"/>
        </w:rPr>
        <w:t>，则它们之间的万有引力</w:t>
      </w:r>
      <m:oMath>
        <m:r>
          <w:rPr>
            <w:rFonts w:ascii="Cambria Math" w:eastAsia="KaiTi" w:hAnsi="Cambria Math"/>
            <w:lang w:eastAsia="zh-CN"/>
          </w:rPr>
          <m:t>F</m:t>
        </m:r>
      </m:oMath>
      <w:r w:rsidR="00A319C5" w:rsidRPr="00722B61">
        <w:rPr>
          <w:rFonts w:eastAsia="KaiTi"/>
          <w:i/>
          <w:iCs/>
          <w:vanish/>
          <w:lang w:eastAsia="zh-CN"/>
        </w:rPr>
        <w:t>{\displaystyle F}</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"https://wikimedia.org/api/rest_v1/media/math/render/svg/545fd099af8541605f7ee55f08225526be88ce57" \* MERGEFORMATINET </w:instrText>
      </w:r>
      <w:r w:rsidR="00A319C5" w:rsidRPr="00722B61">
        <w:rPr>
          <w:rFonts w:eastAsia="KaiTi"/>
          <w:i/>
          <w:iCs/>
          <w:lang w:eastAsia="zh-CN"/>
        </w:rPr>
        <w:fldChar w:fldCharType="end"/>
      </w:r>
      <w:r w:rsidR="00A319C5" w:rsidRPr="00722B61">
        <w:rPr>
          <w:rFonts w:eastAsia="KaiTi"/>
          <w:i/>
          <w:iCs/>
          <w:lang w:eastAsia="zh-CN"/>
        </w:rPr>
        <w:t>为</w:t>
      </w:r>
    </w:p>
    <w:p w14:paraId="30EBD736" w14:textId="239E13EE" w:rsidR="004062FC" w:rsidRPr="00722B61" w:rsidRDefault="00722B61" w:rsidP="002B64EE">
      <w:pPr>
        <w:jc w:val="center"/>
        <w:rPr>
          <w:rFonts w:ascii="Times New Roman" w:eastAsia="KaiTi" w:hAnsi="Times New Roman" w:cs="Times New Roman"/>
          <w:i/>
          <w:iCs/>
          <w:lang w:eastAsia="zh-CN"/>
        </w:rPr>
      </w:pPr>
      <m:oMath>
        <m:r>
          <w:rPr>
            <w:rFonts w:ascii="Cambria Math" w:eastAsia="KaiTi" w:hAnsi="Cambria Math"/>
            <w:lang w:eastAsia="zh-CN"/>
          </w:rPr>
          <m:t>F=G</m:t>
        </m:r>
        <m:f>
          <m:fPr>
            <m:ctrlPr>
              <w:rPr>
                <w:rFonts w:ascii="Cambria Math" w:eastAsia="KaiTi" w:hAnsi="Cambria Math"/>
                <w:i/>
                <w:iCs/>
                <w:lang w:eastAsia="zh-CN"/>
              </w:rPr>
            </m:ctrlPr>
          </m:fPr>
          <m:num>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num>
          <m:den>
            <m:sSup>
              <m:sSupPr>
                <m:ctrlPr>
                  <w:rPr>
                    <w:rFonts w:ascii="Cambria Math" w:eastAsia="KaiTi" w:hAnsi="Cambria Math"/>
                    <w:i/>
                    <w:iCs/>
                    <w:lang w:eastAsia="zh-CN"/>
                  </w:rPr>
                </m:ctrlPr>
              </m:sSupPr>
              <m:e>
                <m:r>
                  <w:rPr>
                    <w:rFonts w:ascii="Cambria Math" w:eastAsia="KaiTi" w:hAnsi="Cambria Math"/>
                    <w:lang w:eastAsia="zh-CN"/>
                  </w:rPr>
                  <m:t>r</m:t>
                </m:r>
              </m:e>
              <m:sup>
                <m:r>
                  <w:rPr>
                    <w:rFonts w:ascii="Cambria Math" w:eastAsia="KaiTi" w:hAnsi="Cambria Math"/>
                    <w:lang w:eastAsia="zh-CN"/>
                  </w:rPr>
                  <m:t>2</m:t>
                </m:r>
              </m:sup>
            </m:sSup>
          </m:den>
        </m:f>
      </m:oMath>
      <w:r w:rsidR="00A319C5" w:rsidRPr="00722B61">
        <w:rPr>
          <w:rFonts w:ascii="Times New Roman" w:eastAsia="KaiTi" w:hAnsi="Times New Roman" w:cs="Times New Roman"/>
          <w:i/>
          <w:iCs/>
          <w:vanish/>
          <w:lang w:eastAsia="zh-CN"/>
        </w:rPr>
        <w:t>{\displaystyle F=G{\frac {m_{1}m_{2}}{r^{2}}}}</w:t>
      </w:r>
      <w:r w:rsidR="00A319C5" w:rsidRPr="00722B61">
        <w:rPr>
          <w:rFonts w:ascii="Times New Roman" w:eastAsia="KaiTi" w:hAnsi="Times New Roman" w:cs="Times New Roman"/>
          <w:i/>
          <w:iCs/>
          <w:lang w:eastAsia="zh-CN"/>
        </w:rPr>
        <w:fldChar w:fldCharType="begin"/>
      </w:r>
      <w:r w:rsidR="00A319C5" w:rsidRPr="00722B61">
        <w:rPr>
          <w:rFonts w:ascii="Times New Roman" w:eastAsia="KaiTi"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KaiTi" w:hAnsi="Times New Roman" w:cs="Times New Roman"/>
          <w:i/>
          <w:iCs/>
          <w:lang w:eastAsia="zh-CN"/>
        </w:rPr>
        <w:fldChar w:fldCharType="end"/>
      </w:r>
      <w:r w:rsidR="00A319C5" w:rsidRPr="00722B61">
        <w:rPr>
          <w:rFonts w:ascii="Times New Roman" w:eastAsia="KaiTi" w:hAnsi="Times New Roman" w:cs="Times New Roman" w:hint="eastAsia"/>
          <w:i/>
          <w:iCs/>
          <w:lang w:eastAsia="zh-CN"/>
        </w:rPr>
        <w:t>，其中</w:t>
      </w:r>
      <w:r w:rsidR="00A319C5" w:rsidRPr="00722B61">
        <w:rPr>
          <w:rFonts w:eastAsia="KaiTi" w:hint="eastAsia"/>
          <w:i/>
          <w:iCs/>
          <w:lang w:eastAsia="zh-CN"/>
        </w:rPr>
        <w:t>，</w:t>
      </w:r>
      <m:oMath>
        <m:r>
          <w:rPr>
            <w:rFonts w:ascii="Cambria Math" w:eastAsia="KaiTi" w:hAnsi="Cambria Math"/>
            <w:lang w:eastAsia="zh-CN"/>
          </w:rPr>
          <m:t>G</m:t>
        </m:r>
      </m:oMath>
      <w:r w:rsidR="00A319C5" w:rsidRPr="00722B61">
        <w:rPr>
          <w:rFonts w:eastAsia="KaiTi" w:hint="eastAsia"/>
          <w:i/>
          <w:iCs/>
          <w:lang w:eastAsia="zh-CN"/>
        </w:rPr>
        <w:t>被称作万有引力常数。</w:t>
      </w:r>
    </w:p>
    <w:p w14:paraId="31995889" w14:textId="7F7F496F" w:rsidR="0011336E" w:rsidRDefault="00E32E8C"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万有</w:t>
      </w:r>
      <w:r w:rsidRPr="00ED5A14">
        <w:rPr>
          <w:rFonts w:ascii="Times New Roman" w:eastAsia="KaiTi" w:hAnsi="Times New Roman" w:cs="Times New Roman"/>
          <w:lang w:eastAsia="zh-CN"/>
        </w:rPr>
        <w:t>引力是造成所有具质量或能量的物质之间相互吸引的作用。</w:t>
      </w:r>
      <w:r w:rsidR="003464C6" w:rsidRPr="00ED5A14">
        <w:rPr>
          <w:rFonts w:ascii="Times New Roman" w:eastAsia="KaiTi"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r w:rsidR="0011336E" w:rsidRPr="0011336E">
        <w:rPr>
          <w:rFonts w:ascii="Times New Roman" w:eastAsia="KaiTi"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广义相对论引力学说</w:t>
      </w:r>
    </w:p>
    <w:p w14:paraId="6F9A29EC" w14:textId="3805C206" w:rsidR="00F97926" w:rsidRDefault="00F67903" w:rsidP="00A319C5">
      <w:pPr>
        <w:ind w:firstLineChars="200" w:firstLine="480"/>
        <w:jc w:val="both"/>
        <w:rPr>
          <w:rFonts w:ascii="Times New Roman" w:eastAsia="KaiTi" w:hAnsi="Times New Roman" w:cs="Times New Roman"/>
          <w:lang w:eastAsia="zh-CN"/>
        </w:rPr>
      </w:pPr>
      <w:r w:rsidRPr="00F67903">
        <w:rPr>
          <w:rFonts w:ascii="Times New Roman" w:eastAsia="KaiTi" w:hAnsi="Times New Roman" w:cs="Times New Roman"/>
          <w:lang w:eastAsia="zh-CN"/>
        </w:rPr>
        <w:t>1916</w:t>
      </w:r>
      <w:r w:rsidRPr="00F67903">
        <w:rPr>
          <w:rFonts w:ascii="Times New Roman" w:eastAsia="KaiTi" w:hAnsi="Times New Roman" w:cs="Times New Roman" w:hint="eastAsia"/>
          <w:lang w:eastAsia="zh-CN"/>
        </w:rPr>
        <w:t>年，阿尔伯特·爱因斯坦发表广义相对论</w:t>
      </w:r>
      <w:r w:rsidR="00F97926">
        <w:rPr>
          <w:rFonts w:ascii="Times New Roman" w:eastAsia="KaiTi" w:hAnsi="Times New Roman" w:cs="Times New Roman" w:hint="eastAsia"/>
          <w:lang w:eastAsia="zh-CN"/>
        </w:rPr>
        <w:t>-</w:t>
      </w:r>
      <w:r w:rsidR="00F97926">
        <w:rPr>
          <w:rFonts w:ascii="Times New Roman" w:eastAsia="KaiTi" w:hAnsi="Times New Roman" w:cs="Times New Roman"/>
          <w:lang w:eastAsia="zh-CN"/>
        </w:rPr>
        <w:t>--</w:t>
      </w:r>
      <w:r w:rsidR="00F97926" w:rsidRPr="00F67903">
        <w:rPr>
          <w:rFonts w:ascii="Times New Roman" w:eastAsia="KaiTi" w:hAnsi="Times New Roman" w:cs="Times New Roman" w:hint="eastAsia"/>
          <w:lang w:eastAsia="zh-CN"/>
        </w:rPr>
        <w:t>用几何语言描述的引力理论</w:t>
      </w:r>
      <w:r w:rsidRPr="00F67903">
        <w:rPr>
          <w:rFonts w:ascii="Times New Roman" w:eastAsia="KaiTi" w:hAnsi="Times New Roman" w:cs="Times New Roman" w:hint="eastAsia"/>
          <w:lang w:eastAsia="zh-CN"/>
        </w:rPr>
        <w:t>。</w:t>
      </w:r>
      <w:r w:rsidR="00F97926">
        <w:rPr>
          <w:rFonts w:ascii="Times New Roman" w:eastAsia="KaiTi" w:hAnsi="Times New Roman" w:cs="Times New Roman" w:hint="eastAsia"/>
          <w:lang w:eastAsia="zh-CN"/>
        </w:rPr>
        <w:t>在广义相对论中，</w:t>
      </w:r>
      <w:r w:rsidR="00F97926" w:rsidRPr="00F67903">
        <w:rPr>
          <w:rFonts w:ascii="Times New Roman" w:eastAsia="KaiTi" w:hAnsi="Times New Roman" w:cs="Times New Roman" w:hint="eastAsia"/>
          <w:lang w:eastAsia="zh-CN"/>
        </w:rPr>
        <w:t>引力被描述为时空的一种几何属性（曲率）</w:t>
      </w:r>
      <w:r w:rsidR="00F97926">
        <w:rPr>
          <w:rFonts w:ascii="Times New Roman" w:eastAsia="KaiTi" w:hAnsi="Times New Roman" w:cs="Times New Roman" w:hint="eastAsia"/>
          <w:lang w:eastAsia="zh-CN"/>
        </w:rPr>
        <w:t>。</w:t>
      </w:r>
      <w:r w:rsidRPr="00F67903">
        <w:rPr>
          <w:rFonts w:ascii="Times New Roman" w:eastAsia="KaiTi" w:hAnsi="Times New Roman" w:cs="Times New Roman" w:hint="eastAsia"/>
          <w:lang w:eastAsia="zh-CN"/>
        </w:rPr>
        <w:t>广义相对论</w:t>
      </w:r>
      <w:r w:rsidR="00F97926">
        <w:rPr>
          <w:rFonts w:ascii="Times New Roman" w:eastAsia="KaiTi" w:hAnsi="Times New Roman" w:cs="Times New Roman" w:hint="eastAsia"/>
          <w:lang w:eastAsia="zh-CN"/>
        </w:rPr>
        <w:t>认为</w:t>
      </w:r>
      <w:r w:rsidRPr="00F67903">
        <w:rPr>
          <w:rFonts w:ascii="Times New Roman" w:eastAsia="KaiTi" w:hAnsi="Times New Roman" w:cs="Times New Roman" w:hint="eastAsia"/>
          <w:lang w:eastAsia="zh-CN"/>
        </w:rPr>
        <w:t>，</w:t>
      </w:r>
      <w:r w:rsidR="00F97926" w:rsidRPr="00540FEE">
        <w:rPr>
          <w:rFonts w:ascii="Times New Roman" w:eastAsia="KaiTi" w:hAnsi="Times New Roman" w:cs="Times New Roman"/>
          <w:lang w:eastAsia="zh-CN"/>
        </w:rPr>
        <w:t>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能量会影响弯曲周围的时空，而弯曲的时空又会影响质量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能量物体的运动方式，这种物体在弯曲时空中的运动变化，就表现出了引力</w:t>
      </w:r>
      <w:r w:rsidR="00F97926">
        <w:rPr>
          <w:rFonts w:ascii="Times New Roman" w:eastAsia="KaiTi" w:hAnsi="Times New Roman" w:cs="Times New Roman" w:hint="eastAsia"/>
          <w:lang w:eastAsia="zh-CN"/>
        </w:rPr>
        <w:t>，所以</w:t>
      </w:r>
      <w:r w:rsidR="00F97926" w:rsidRPr="00ED5A14">
        <w:rPr>
          <w:rFonts w:ascii="Times New Roman" w:eastAsia="KaiTi" w:hAnsi="Times New Roman" w:cs="Times New Roman"/>
          <w:lang w:eastAsia="zh-CN"/>
        </w:rPr>
        <w:t>引力反映了物体的惯性在弯曲时空中的表现</w:t>
      </w:r>
      <w:r w:rsidRPr="00F67903">
        <w:rPr>
          <w:rFonts w:ascii="Times New Roman" w:eastAsia="KaiTi" w:hAnsi="Times New Roman" w:cs="Times New Roman" w:hint="eastAsia"/>
          <w:lang w:eastAsia="zh-CN"/>
        </w:rPr>
        <w:t>。</w:t>
      </w:r>
      <w:r w:rsidR="00BB3F34" w:rsidRPr="00F67903">
        <w:rPr>
          <w:rFonts w:ascii="Times New Roman" w:eastAsia="KaiTi" w:hAnsi="Times New Roman" w:cs="Times New Roman" w:hint="eastAsia"/>
          <w:lang w:eastAsia="zh-CN"/>
        </w:rPr>
        <w:t>广义相对论将经典的牛顿万有引力定律包含在狭义相对论的框架中。</w:t>
      </w:r>
    </w:p>
    <w:p w14:paraId="1DA3F6BF" w14:textId="0434DE83" w:rsidR="00C2218A" w:rsidRPr="00C2218A" w:rsidRDefault="00011775" w:rsidP="00C2218A">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特斯拉的引力动力学说</w:t>
      </w:r>
    </w:p>
    <w:p w14:paraId="57E803E5" w14:textId="77777777" w:rsidR="00D83F1D" w:rsidRDefault="00D83F1D" w:rsidP="00D83F1D">
      <w:pPr>
        <w:ind w:firstLineChars="200" w:firstLine="480"/>
        <w:jc w:val="both"/>
        <w:rPr>
          <w:rFonts w:ascii="Times New Roman" w:eastAsia="KaiTi" w:hAnsi="Times New Roman" w:cs="Times New Roman"/>
          <w:lang w:eastAsia="zh-CN"/>
        </w:rPr>
      </w:pPr>
    </w:p>
    <w:p w14:paraId="31B39B05" w14:textId="2E589ED3" w:rsidR="00D83F1D" w:rsidRDefault="00011775" w:rsidP="00D626FE">
      <w:pPr>
        <w:ind w:firstLineChars="200" w:firstLine="480"/>
        <w:jc w:val="both"/>
        <w:rPr>
          <w:rFonts w:ascii="Times New Roman" w:eastAsia="KaiTi" w:hAnsi="Times New Roman" w:cs="Times New Roman"/>
          <w:lang w:eastAsia="zh-CN"/>
        </w:rPr>
      </w:pPr>
      <w:r w:rsidRPr="007441BF">
        <w:rPr>
          <w:rFonts w:ascii="Times New Roman" w:eastAsia="KaiTi" w:hAnsi="Times New Roman" w:cs="Times New Roman"/>
          <w:lang w:eastAsia="zh-CN"/>
        </w:rPr>
        <w:t>1894</w:t>
      </w:r>
      <w:r w:rsidRPr="007441BF">
        <w:rPr>
          <w:rFonts w:ascii="Times New Roman" w:eastAsia="KaiTi" w:hAnsi="Times New Roman" w:cs="Times New Roman" w:hint="eastAsia"/>
          <w:lang w:eastAsia="zh-CN"/>
        </w:rPr>
        <w:t>年，特斯拉在《纽约时报》上首次论述他的关于光、物质、以太和宇宙的理论</w:t>
      </w:r>
      <w:r>
        <w:rPr>
          <w:rFonts w:ascii="Times New Roman" w:eastAsia="KaiTi" w:hAnsi="Times New Roman" w:cs="Times New Roman" w:hint="eastAsia"/>
          <w:lang w:eastAsia="zh-CN"/>
        </w:rPr>
        <w:t>，并于</w:t>
      </w:r>
      <w:r w:rsidRPr="007441BF">
        <w:rPr>
          <w:rFonts w:ascii="Times New Roman" w:eastAsia="KaiTi" w:hAnsi="Times New Roman" w:cs="Times New Roman"/>
          <w:lang w:eastAsia="zh-CN"/>
        </w:rPr>
        <w:t>1936</w:t>
      </w:r>
      <w:r w:rsidRPr="007441BF">
        <w:rPr>
          <w:rFonts w:ascii="Times New Roman" w:eastAsia="KaiTi" w:hAnsi="Times New Roman" w:cs="Times New Roman" w:hint="eastAsia"/>
          <w:lang w:eastAsia="zh-CN"/>
        </w:rPr>
        <w:t>年完成理论框架《引力的动</w:t>
      </w:r>
      <w:r>
        <w:rPr>
          <w:rFonts w:ascii="Times New Roman" w:eastAsia="KaiTi" w:hAnsi="Times New Roman" w:cs="Times New Roman" w:hint="eastAsia"/>
          <w:lang w:eastAsia="zh-CN"/>
        </w:rPr>
        <w:t>力学</w:t>
      </w:r>
      <w:r w:rsidRPr="007441BF">
        <w:rPr>
          <w:rFonts w:ascii="Times New Roman" w:eastAsia="KaiTi" w:hAnsi="Times New Roman" w:cs="Times New Roman" w:hint="eastAsia"/>
          <w:lang w:eastAsia="zh-CN"/>
        </w:rPr>
        <w:t>理论》，被誉为是大统一场理论的先驱。</w:t>
      </w:r>
      <w:r w:rsidR="001577EE">
        <w:rPr>
          <w:rFonts w:ascii="Times New Roman" w:eastAsia="KaiTi" w:hAnsi="Times New Roman" w:cs="Times New Roman" w:hint="eastAsia"/>
          <w:lang w:eastAsia="zh-CN"/>
        </w:rPr>
        <w:t>然而，</w:t>
      </w:r>
      <w:r w:rsidR="001577EE" w:rsidRPr="0034221C">
        <w:rPr>
          <w:rFonts w:ascii="Times New Roman" w:eastAsia="KaiTi" w:hAnsi="Times New Roman" w:cs="Times New Roman" w:hint="eastAsia"/>
          <w:lang w:eastAsia="zh-CN"/>
        </w:rPr>
        <w:t>这个理论从没被正式出版过。</w:t>
      </w:r>
      <w:r w:rsidR="00D626FE">
        <w:rPr>
          <w:rFonts w:ascii="Times New Roman" w:eastAsia="KaiTi" w:hAnsi="Times New Roman" w:cs="Times New Roman" w:hint="eastAsia"/>
          <w:lang w:eastAsia="zh-CN"/>
        </w:rPr>
        <w:t xml:space="preserve"> </w:t>
      </w:r>
    </w:p>
    <w:p w14:paraId="0671C8F3" w14:textId="473E909B" w:rsidR="00EA299B" w:rsidRPr="00D83F1D" w:rsidRDefault="00EA299B" w:rsidP="00EA299B">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与爱因斯坦的广义相对论不同，特斯拉的</w:t>
      </w:r>
      <w:r>
        <w:rPr>
          <w:rFonts w:ascii="Times New Roman" w:eastAsia="KaiTi" w:hAnsi="Times New Roman" w:cs="Times New Roman" w:hint="eastAsia"/>
          <w:lang w:eastAsia="zh-CN"/>
        </w:rPr>
        <w:t>引力动力学</w:t>
      </w:r>
      <w:r w:rsidRPr="0094030C">
        <w:rPr>
          <w:rFonts w:ascii="Times New Roman" w:eastAsia="KaiTi" w:hAnsi="Times New Roman" w:cs="Times New Roman" w:hint="eastAsia"/>
          <w:lang w:eastAsia="zh-CN"/>
        </w:rPr>
        <w:t>理论是基于牛顿的万有引力延伸出来的理论。</w:t>
      </w:r>
      <w:r w:rsidR="00B37574">
        <w:rPr>
          <w:rFonts w:ascii="Times New Roman" w:eastAsia="KaiTi" w:hAnsi="Times New Roman" w:cs="Times New Roman" w:hint="eastAsia"/>
          <w:lang w:eastAsia="zh-CN"/>
        </w:rPr>
        <w:t>特斯拉</w:t>
      </w:r>
      <w:r w:rsidR="00B37574" w:rsidRPr="00B37574">
        <w:rPr>
          <w:rFonts w:ascii="Times New Roman" w:eastAsia="KaiTi" w:hAnsi="Times New Roman" w:cs="Times New Roman"/>
          <w:lang w:eastAsia="zh-CN"/>
        </w:rPr>
        <w:t>解释了引力</w:t>
      </w:r>
      <w:r w:rsidR="00B37574" w:rsidRPr="00B37574">
        <w:rPr>
          <w:rFonts w:ascii="Times New Roman" w:eastAsia="KaiTi" w:hAnsi="Times New Roman" w:cs="Times New Roman" w:hint="eastAsia"/>
          <w:lang w:eastAsia="zh-CN"/>
        </w:rPr>
        <w:t>，并将其与</w:t>
      </w:r>
      <w:r w:rsidR="00B37574" w:rsidRPr="00B37574">
        <w:rPr>
          <w:rFonts w:ascii="Times New Roman" w:eastAsia="KaiTi" w:hAnsi="Times New Roman" w:cs="Times New Roman"/>
          <w:lang w:eastAsia="zh-CN"/>
        </w:rPr>
        <w:t>电磁现象</w:t>
      </w:r>
      <w:r w:rsidR="00B37574" w:rsidRPr="00B37574">
        <w:rPr>
          <w:rFonts w:ascii="Times New Roman" w:eastAsia="KaiTi" w:hAnsi="Times New Roman" w:cs="Times New Roman" w:hint="eastAsia"/>
          <w:lang w:eastAsia="zh-CN"/>
        </w:rPr>
        <w:t>直接</w:t>
      </w:r>
      <w:r w:rsidR="00B37574" w:rsidRPr="00B37574">
        <w:rPr>
          <w:rFonts w:ascii="Times New Roman" w:eastAsia="KaiTi" w:hAnsi="Times New Roman" w:cs="Times New Roman"/>
          <w:lang w:eastAsia="zh-CN"/>
        </w:rPr>
        <w:t>联系</w:t>
      </w:r>
      <w:r w:rsidR="00B37574" w:rsidRPr="00B37574">
        <w:rPr>
          <w:rFonts w:ascii="Times New Roman" w:eastAsia="KaiTi" w:hAnsi="Times New Roman" w:cs="Times New Roman" w:hint="eastAsia"/>
          <w:lang w:eastAsia="zh-CN"/>
        </w:rPr>
        <w:t>起来</w:t>
      </w:r>
      <w:r w:rsidR="00B37574">
        <w:rPr>
          <w:rFonts w:ascii="Times New Roman" w:eastAsia="KaiTi" w:hAnsi="Times New Roman" w:cs="Times New Roman" w:hint="eastAsia"/>
          <w:lang w:eastAsia="zh-CN"/>
        </w:rPr>
        <w:t>。</w:t>
      </w:r>
    </w:p>
    <w:p w14:paraId="5F1DFE1F" w14:textId="0B094CCB" w:rsidR="00D83F1D" w:rsidRPr="00D83F1D" w:rsidRDefault="00011775" w:rsidP="00D83F1D">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特斯拉</w:t>
      </w:r>
      <w:r w:rsidR="00F901A4">
        <w:rPr>
          <w:rFonts w:ascii="Times New Roman" w:eastAsia="KaiTi" w:hAnsi="Times New Roman" w:cs="Times New Roman" w:hint="eastAsia"/>
          <w:lang w:eastAsia="zh-CN"/>
        </w:rPr>
        <w:t>认为，</w:t>
      </w:r>
      <w:r w:rsidRPr="0094030C">
        <w:rPr>
          <w:rFonts w:ascii="Times New Roman" w:eastAsia="KaiTi" w:hAnsi="Times New Roman" w:cs="Times New Roman" w:hint="eastAsia"/>
          <w:lang w:eastAsia="zh-CN"/>
        </w:rPr>
        <w:t>真空不空，宇宙中遍布了以太</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特斯拉的以太是一种极富弹性</w:t>
      </w:r>
      <w:r w:rsidR="00F0297B" w:rsidRPr="00F0297B">
        <w:rPr>
          <w:rFonts w:ascii="Times New Roman" w:eastAsia="KaiTi" w:hAnsi="Times New Roman" w:cs="Times New Roman" w:hint="eastAsia"/>
          <w:lang w:eastAsia="zh-CN"/>
        </w:rPr>
        <w:t>的</w:t>
      </w:r>
      <w:r w:rsidR="00F0297B" w:rsidRPr="00F0297B">
        <w:rPr>
          <w:rFonts w:ascii="Times New Roman" w:eastAsia="KaiTi" w:hAnsi="Times New Roman" w:cs="Times New Roman"/>
          <w:lang w:eastAsia="zh-CN"/>
        </w:rPr>
        <w:t>稀薄气体</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允许</w:t>
      </w:r>
      <w:r w:rsidR="00F0297B" w:rsidRPr="00F0297B">
        <w:rPr>
          <w:rFonts w:ascii="Times New Roman" w:eastAsia="KaiTi" w:hAnsi="Times New Roman" w:cs="Times New Roman" w:hint="eastAsia"/>
          <w:lang w:eastAsia="zh-CN"/>
        </w:rPr>
        <w:t>有质</w:t>
      </w:r>
      <w:r w:rsidR="00F0297B" w:rsidRPr="00F0297B">
        <w:rPr>
          <w:rFonts w:ascii="Times New Roman" w:eastAsia="KaiTi" w:hAnsi="Times New Roman" w:cs="Times New Roman"/>
          <w:lang w:eastAsia="zh-CN"/>
        </w:rPr>
        <w:t>量的物质</w:t>
      </w:r>
      <w:r w:rsidR="00F0297B" w:rsidRPr="00F0297B">
        <w:rPr>
          <w:rFonts w:ascii="Times New Roman" w:eastAsia="KaiTi" w:hAnsi="Times New Roman" w:cs="Times New Roman" w:hint="eastAsia"/>
          <w:lang w:eastAsia="zh-CN"/>
        </w:rPr>
        <w:t>几乎</w:t>
      </w:r>
      <w:r w:rsidR="00F0297B" w:rsidRPr="00F0297B">
        <w:rPr>
          <w:rFonts w:ascii="Times New Roman" w:eastAsia="KaiTi" w:hAnsi="Times New Roman" w:cs="Times New Roman"/>
          <w:lang w:eastAsia="zh-CN"/>
        </w:rPr>
        <w:t>自由地穿过，</w:t>
      </w:r>
      <w:r w:rsidR="00F0297B" w:rsidRPr="00F0297B">
        <w:rPr>
          <w:rFonts w:ascii="Times New Roman" w:eastAsia="KaiTi" w:hAnsi="Times New Roman" w:cs="Times New Roman" w:hint="eastAsia"/>
          <w:lang w:eastAsia="zh-CN"/>
        </w:rPr>
        <w:t>其中</w:t>
      </w:r>
      <w:r w:rsidR="00F0297B" w:rsidRPr="00F0297B">
        <w:rPr>
          <w:rFonts w:ascii="Times New Roman" w:eastAsia="KaiTi" w:hAnsi="Times New Roman" w:cs="Times New Roman"/>
          <w:lang w:eastAsia="zh-CN"/>
        </w:rPr>
        <w:t>的波动形成了电磁波和静电，重力和磁力都与以太</w:t>
      </w:r>
      <w:r w:rsidR="00F0297B" w:rsidRPr="00F0297B">
        <w:rPr>
          <w:rFonts w:ascii="Times New Roman" w:eastAsia="KaiTi" w:hAnsi="Times New Roman" w:cs="Times New Roman" w:hint="eastAsia"/>
          <w:lang w:eastAsia="zh-CN"/>
        </w:rPr>
        <w:t>直接</w:t>
      </w:r>
      <w:r w:rsidR="00F0297B" w:rsidRPr="00F0297B">
        <w:rPr>
          <w:rFonts w:ascii="Times New Roman" w:eastAsia="KaiTi" w:hAnsi="Times New Roman" w:cs="Times New Roman"/>
          <w:lang w:eastAsia="zh-CN"/>
        </w:rPr>
        <w:t>相关。</w:t>
      </w:r>
      <w:r w:rsidR="0068125B" w:rsidRPr="0068125B">
        <w:rPr>
          <w:rFonts w:ascii="Times New Roman" w:eastAsia="KaiTi" w:hAnsi="Times New Roman" w:cs="Times New Roman" w:hint="eastAsia"/>
          <w:lang w:eastAsia="zh-CN"/>
        </w:rPr>
        <w:t>在</w:t>
      </w:r>
      <w:r w:rsidR="0068125B" w:rsidRPr="0068125B">
        <w:rPr>
          <w:rFonts w:ascii="Times New Roman" w:eastAsia="KaiTi" w:hAnsi="Times New Roman" w:cs="Times New Roman"/>
          <w:lang w:eastAsia="zh-CN"/>
        </w:rPr>
        <w:t>空间</w:t>
      </w:r>
      <w:r w:rsidR="0068125B" w:rsidRPr="0068125B">
        <w:rPr>
          <w:rFonts w:ascii="Times New Roman" w:eastAsia="KaiTi" w:hAnsi="Times New Roman" w:cs="Times New Roman" w:hint="eastAsia"/>
          <w:lang w:eastAsia="zh-CN"/>
        </w:rPr>
        <w:t>中</w:t>
      </w:r>
      <w:r w:rsidR="0068125B" w:rsidRPr="0068125B">
        <w:rPr>
          <w:rFonts w:ascii="Times New Roman" w:eastAsia="KaiTi" w:hAnsi="Times New Roman" w:cs="Times New Roman"/>
          <w:lang w:eastAsia="zh-CN"/>
        </w:rPr>
        <w:t>的运动产生了</w:t>
      </w:r>
      <w:r w:rsidR="0068125B" w:rsidRPr="0068125B">
        <w:rPr>
          <w:rFonts w:ascii="Times New Roman" w:eastAsia="KaiTi" w:hAnsi="Times New Roman" w:cs="Times New Roman"/>
          <w:lang w:eastAsia="zh-CN"/>
        </w:rPr>
        <w:t>“</w:t>
      </w:r>
      <w:r w:rsidR="0068125B" w:rsidRPr="0068125B">
        <w:rPr>
          <w:rFonts w:ascii="Times New Roman" w:eastAsia="KaiTi" w:hAnsi="Times New Roman" w:cs="Times New Roman"/>
          <w:lang w:eastAsia="zh-CN"/>
        </w:rPr>
        <w:t>时间幻觉</w:t>
      </w:r>
      <w:r w:rsidR="0068125B" w:rsidRPr="0068125B">
        <w:rPr>
          <w:rFonts w:ascii="Times New Roman" w:eastAsia="KaiTi" w:hAnsi="Times New Roman" w:cs="Times New Roman"/>
          <w:lang w:eastAsia="zh-CN"/>
        </w:rPr>
        <w:t>”</w:t>
      </w:r>
      <w:r w:rsidR="0068125B">
        <w:rPr>
          <w:rFonts w:ascii="Times New Roman" w:eastAsia="KaiTi" w:hAnsi="Times New Roman" w:cs="Times New Roman" w:hint="eastAsia"/>
          <w:lang w:eastAsia="zh-CN"/>
        </w:rPr>
        <w:t>，</w:t>
      </w:r>
      <w:r w:rsidR="00D83F1D" w:rsidRPr="00D83F1D">
        <w:rPr>
          <w:rFonts w:ascii="Times New Roman" w:eastAsia="KaiTi" w:hAnsi="Times New Roman" w:cs="Times New Roman"/>
          <w:lang w:eastAsia="zh-CN"/>
        </w:rPr>
        <w:t>时间只不过是一个人为的参照物</w:t>
      </w:r>
      <w:r w:rsidR="00EA299B">
        <w:rPr>
          <w:rFonts w:ascii="Times New Roman" w:eastAsia="KaiTi" w:hAnsi="Times New Roman" w:cs="Times New Roman" w:hint="eastAsia"/>
          <w:lang w:eastAsia="zh-CN"/>
        </w:rPr>
        <w:t>，时</w:t>
      </w:r>
      <w:r w:rsidR="00EA299B" w:rsidRPr="0094030C">
        <w:rPr>
          <w:rFonts w:ascii="Times New Roman" w:eastAsia="KaiTi" w:hAnsi="Times New Roman" w:cs="Times New Roman" w:hint="eastAsia"/>
          <w:lang w:eastAsia="zh-CN"/>
        </w:rPr>
        <w:t>空不可能弯曲</w:t>
      </w:r>
      <w:r w:rsidR="00D83F1D" w:rsidRPr="00D83F1D">
        <w:rPr>
          <w:rFonts w:ascii="Times New Roman" w:eastAsia="KaiTi" w:hAnsi="Times New Roman" w:cs="Times New Roman"/>
          <w:lang w:eastAsia="zh-CN"/>
        </w:rPr>
        <w:t>。</w:t>
      </w:r>
      <w:r w:rsidR="00EA299B" w:rsidRPr="0094030C">
        <w:rPr>
          <w:rFonts w:ascii="Times New Roman" w:eastAsia="KaiTi" w:hAnsi="Times New Roman" w:cs="Times New Roman" w:hint="eastAsia"/>
          <w:lang w:eastAsia="zh-CN"/>
        </w:rPr>
        <w:t>除了从环境中获取能量以外，物质内部并没有能量。</w:t>
      </w:r>
    </w:p>
    <w:p w14:paraId="48A201A2" w14:textId="1824E579" w:rsidR="00C2301D" w:rsidRPr="00C2301D" w:rsidRDefault="00101D59" w:rsidP="00C2301D">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lastRenderedPageBreak/>
        <w:t>宇宙大爆炸学说</w:t>
      </w:r>
    </w:p>
    <w:p w14:paraId="53029277" w14:textId="6BC5ECC9" w:rsidR="00733E3D" w:rsidRPr="002B64EE" w:rsidRDefault="00011775" w:rsidP="00C628CC">
      <w:pPr>
        <w:ind w:firstLine="420"/>
        <w:jc w:val="both"/>
        <w:rPr>
          <w:rFonts w:ascii="Times New Roman" w:eastAsia="KaiTi" w:hAnsi="Times New Roman" w:cs="Times New Roman"/>
          <w:lang w:eastAsia="zh-CN"/>
        </w:rPr>
      </w:pPr>
      <w:r w:rsidRPr="00011775">
        <w:rPr>
          <w:rFonts w:ascii="Times New Roman" w:eastAsia="KaiTi" w:hAnsi="Times New Roman" w:cs="Times New Roman"/>
          <w:lang w:eastAsia="zh-CN"/>
        </w:rPr>
        <w:t>19</w:t>
      </w:r>
      <w:r w:rsidR="00C628CC">
        <w:rPr>
          <w:rFonts w:ascii="Times New Roman" w:eastAsia="KaiTi" w:hAnsi="Times New Roman" w:cs="Times New Roman"/>
          <w:lang w:eastAsia="zh-CN"/>
        </w:rPr>
        <w:t>48</w:t>
      </w:r>
      <w:r w:rsidR="00C628CC">
        <w:rPr>
          <w:rFonts w:ascii="Times New Roman" w:eastAsia="KaiTi" w:hAnsi="Times New Roman" w:cs="Times New Roman" w:hint="eastAsia"/>
          <w:lang w:eastAsia="zh-CN"/>
        </w:rPr>
        <w:t>年，</w:t>
      </w:r>
      <w:r w:rsidRPr="00011775">
        <w:rPr>
          <w:rFonts w:ascii="Times New Roman" w:eastAsia="KaiTi" w:hAnsi="Times New Roman" w:cs="Times New Roman"/>
          <w:lang w:eastAsia="zh-CN"/>
        </w:rPr>
        <w:t>美国天文学家伽莫夫提出了宇宙起源的大爆炸学说</w:t>
      </w:r>
      <w:r w:rsidR="00C628CC">
        <w:rPr>
          <w:rFonts w:ascii="Times New Roman" w:eastAsia="KaiTi" w:hAnsi="Times New Roman" w:cs="Times New Roman" w:hint="eastAsia"/>
          <w:lang w:eastAsia="zh-CN"/>
        </w:rPr>
        <w:t>-</w:t>
      </w:r>
      <w:r w:rsidR="00C628CC">
        <w:rPr>
          <w:rFonts w:ascii="Times New Roman" w:eastAsia="KaiTi" w:hAnsi="Times New Roman" w:cs="Times New Roman"/>
          <w:lang w:eastAsia="zh-CN"/>
        </w:rPr>
        <w:t>--</w:t>
      </w:r>
      <w:r w:rsidR="00101D59" w:rsidRPr="005E1880">
        <w:rPr>
          <w:rFonts w:ascii="Times New Roman" w:eastAsia="KaiTi" w:hAnsi="Times New Roman" w:cs="Times New Roman" w:hint="eastAsia"/>
          <w:lang w:eastAsia="zh-CN"/>
        </w:rPr>
        <w:t>我们的宇宙诞生</w:t>
      </w:r>
      <w:r w:rsidR="00733E3D" w:rsidRPr="002B64EE">
        <w:rPr>
          <w:rFonts w:ascii="Times New Roman" w:eastAsia="KaiTi" w:hAnsi="Times New Roman" w:cs="Times New Roman" w:hint="eastAsia"/>
          <w:lang w:eastAsia="zh-CN"/>
        </w:rPr>
        <w:t>于</w:t>
      </w:r>
      <w:r w:rsidR="00101D59" w:rsidRPr="005E1880">
        <w:rPr>
          <w:rFonts w:ascii="Times New Roman" w:eastAsia="KaiTi" w:hAnsi="Times New Roman" w:cs="Times New Roman" w:hint="eastAsia"/>
          <w:lang w:eastAsia="zh-CN"/>
        </w:rPr>
        <w:t>1</w:t>
      </w:r>
      <w:r w:rsidR="00101D59" w:rsidRPr="005E1880">
        <w:rPr>
          <w:rFonts w:ascii="Times New Roman" w:eastAsia="KaiTi" w:hAnsi="Times New Roman" w:cs="Times New Roman"/>
          <w:lang w:eastAsia="zh-CN"/>
        </w:rPr>
        <w:t>38</w:t>
      </w:r>
      <w:r w:rsidR="00101D59" w:rsidRPr="005E1880">
        <w:rPr>
          <w:rFonts w:ascii="Times New Roman" w:eastAsia="KaiTi" w:hAnsi="Times New Roman" w:cs="Times New Roman" w:hint="eastAsia"/>
          <w:lang w:eastAsia="zh-CN"/>
        </w:rPr>
        <w:t>亿年</w:t>
      </w:r>
      <w:r w:rsidR="008265A0">
        <w:rPr>
          <w:rFonts w:ascii="Times New Roman" w:eastAsia="KaiTi" w:hAnsi="Times New Roman" w:cs="Times New Roman" w:hint="eastAsia"/>
          <w:lang w:eastAsia="zh-CN"/>
        </w:rPr>
        <w:t>前</w:t>
      </w:r>
      <w:r w:rsidR="00101D59" w:rsidRPr="005E1880">
        <w:rPr>
          <w:rFonts w:ascii="Times New Roman" w:eastAsia="KaiTi"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KaiTi"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1B2791">
      <w:pPr>
        <w:ind w:firstLineChars="200" w:firstLine="480"/>
        <w:jc w:val="both"/>
        <w:rPr>
          <w:rFonts w:ascii="Times New Roman" w:eastAsia="KaiTi" w:hAnsi="Times New Roman" w:cs="Times New Roman"/>
          <w:lang w:eastAsia="zh-CN"/>
        </w:rPr>
      </w:pPr>
      <w:r w:rsidRPr="005E1880">
        <w:rPr>
          <w:rFonts w:ascii="Times New Roman" w:eastAsia="KaiTi" w:hAnsi="Times New Roman" w:cs="Times New Roman" w:hint="eastAsia"/>
          <w:lang w:eastAsia="zh-CN"/>
        </w:rPr>
        <w:t>宇宙大爆炸理论发展至今，已经相当成熟完整，但仍有一个重大瑕疵，那就是</w:t>
      </w:r>
      <w:r w:rsidR="001B2791" w:rsidRPr="005E1880">
        <w:rPr>
          <w:rFonts w:ascii="Times New Roman" w:eastAsia="KaiTi" w:hAnsi="Times New Roman" w:cs="Times New Roman" w:hint="eastAsia"/>
          <w:lang w:eastAsia="zh-CN"/>
        </w:rPr>
        <w:t>无法解释奇点的诞生。</w:t>
      </w:r>
      <w:r w:rsidR="001B2791" w:rsidRPr="002B64EE">
        <w:rPr>
          <w:rFonts w:ascii="Times New Roman" w:eastAsia="KaiTi" w:hAnsi="Times New Roman" w:cs="Times New Roman" w:hint="eastAsia"/>
          <w:lang w:eastAsia="zh-CN"/>
        </w:rPr>
        <w:t>这个最原始的</w:t>
      </w:r>
      <w:r w:rsidR="001B2791" w:rsidRPr="005E1880">
        <w:rPr>
          <w:rFonts w:ascii="Times New Roman" w:eastAsia="KaiTi" w:hAnsi="Times New Roman" w:cs="Times New Roman" w:hint="eastAsia"/>
          <w:lang w:eastAsia="zh-CN"/>
        </w:rPr>
        <w:t>奇点到底</w:t>
      </w:r>
      <w:r w:rsidR="001B2791" w:rsidRPr="002B64EE">
        <w:rPr>
          <w:rFonts w:ascii="Times New Roman" w:eastAsia="KaiTi" w:hAnsi="Times New Roman" w:cs="Times New Roman" w:hint="eastAsia"/>
          <w:lang w:eastAsia="zh-CN"/>
        </w:rPr>
        <w:t>从而何来，</w:t>
      </w:r>
      <w:r w:rsidR="001B2791" w:rsidRPr="005E1880">
        <w:rPr>
          <w:rFonts w:ascii="Times New Roman" w:eastAsia="KaiTi" w:hAnsi="Times New Roman" w:cs="Times New Roman" w:hint="eastAsia"/>
          <w:lang w:eastAsia="zh-CN"/>
        </w:rPr>
        <w:t>用经典物理学很难解释，因为热力学定律</w:t>
      </w:r>
      <w:r w:rsidR="001B2791" w:rsidRPr="002B64EE">
        <w:rPr>
          <w:rFonts w:ascii="Times New Roman" w:eastAsia="KaiTi" w:hAnsi="Times New Roman" w:cs="Times New Roman" w:hint="eastAsia"/>
          <w:lang w:eastAsia="zh-CN"/>
        </w:rPr>
        <w:t>阐明</w:t>
      </w:r>
      <w:r w:rsidR="001B2791" w:rsidRPr="005E1880">
        <w:rPr>
          <w:rFonts w:ascii="Times New Roman" w:eastAsia="KaiTi" w:hAnsi="Times New Roman" w:cs="Times New Roman" w:hint="eastAsia"/>
          <w:lang w:eastAsia="zh-CN"/>
        </w:rPr>
        <w:t>，能量和物质是守恒的</w:t>
      </w:r>
      <w:r w:rsidR="001B2791" w:rsidRPr="002B64EE">
        <w:rPr>
          <w:rFonts w:ascii="Times New Roman" w:eastAsia="KaiTi" w:hAnsi="Times New Roman" w:cs="Times New Roman" w:hint="eastAsia"/>
          <w:lang w:eastAsia="zh-CN"/>
        </w:rPr>
        <w:t>，</w:t>
      </w:r>
      <w:r w:rsidR="001B2791" w:rsidRPr="005E1880">
        <w:rPr>
          <w:rFonts w:ascii="Times New Roman" w:eastAsia="KaiTi" w:hAnsi="Times New Roman" w:cs="Times New Roman" w:hint="eastAsia"/>
          <w:lang w:eastAsia="zh-CN"/>
        </w:rPr>
        <w:t>物质不能“无中生有”</w:t>
      </w:r>
      <w:r w:rsidR="001B2791" w:rsidRPr="002B64EE">
        <w:rPr>
          <w:rFonts w:ascii="Times New Roman" w:eastAsia="KaiTi" w:hAnsi="Times New Roman" w:cs="Times New Roman" w:hint="eastAsia"/>
          <w:lang w:eastAsia="zh-CN"/>
        </w:rPr>
        <w:t>。</w:t>
      </w:r>
    </w:p>
    <w:p w14:paraId="6A0FDC8A" w14:textId="45BBBAD6" w:rsidR="00E50FAD" w:rsidRPr="00FA5A10" w:rsidRDefault="005E1880" w:rsidP="00FA5A10">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量子</w:t>
      </w:r>
      <w:r w:rsidR="001034F5">
        <w:rPr>
          <w:rFonts w:ascii="Times New Roman" w:eastAsia="KaiTi" w:hAnsi="Times New Roman" w:cs="Times New Roman" w:hint="eastAsia"/>
          <w:lang w:eastAsia="zh-CN"/>
        </w:rPr>
        <w:t>场论</w:t>
      </w:r>
    </w:p>
    <w:p w14:paraId="552ED385" w14:textId="4DFB8BAB" w:rsidR="009E6EC6" w:rsidRDefault="009E6EC6" w:rsidP="009E6EC6">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2</w:t>
      </w:r>
      <w:r>
        <w:rPr>
          <w:rFonts w:ascii="Times New Roman" w:eastAsia="KaiTi" w:hAnsi="Times New Roman" w:cs="Times New Roman"/>
          <w:lang w:eastAsia="zh-CN"/>
        </w:rPr>
        <w:t>0</w:t>
      </w:r>
      <w:r w:rsidRPr="001034F5">
        <w:rPr>
          <w:rFonts w:ascii="Times New Roman" w:eastAsia="KaiTi" w:hAnsi="Times New Roman" w:cs="Times New Roman" w:hint="eastAsia"/>
          <w:lang w:eastAsia="zh-CN"/>
        </w:rPr>
        <w:t>世纪</w:t>
      </w:r>
      <w:r w:rsidRPr="001034F5">
        <w:rPr>
          <w:rFonts w:ascii="Times New Roman" w:eastAsia="KaiTi" w:hAnsi="Times New Roman" w:cs="Times New Roman" w:hint="eastAsia"/>
          <w:lang w:eastAsia="zh-CN"/>
        </w:rPr>
        <w:t>20</w:t>
      </w:r>
      <w:r w:rsidRPr="001034F5">
        <w:rPr>
          <w:rFonts w:ascii="Times New Roman" w:eastAsia="KaiTi" w:hAnsi="Times New Roman" w:cs="Times New Roman" w:hint="eastAsia"/>
          <w:lang w:eastAsia="zh-CN"/>
        </w:rPr>
        <w:t>年代</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量子力学</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狭义相对论</w:t>
      </w:r>
      <w:r>
        <w:rPr>
          <w:rFonts w:ascii="Times New Roman" w:eastAsia="KaiTi" w:hAnsi="Times New Roman" w:cs="Times New Roman" w:hint="eastAsia"/>
          <w:lang w:eastAsia="zh-CN"/>
        </w:rPr>
        <w:t>、经典场论</w:t>
      </w:r>
      <w:r w:rsidRPr="001034F5">
        <w:rPr>
          <w:rFonts w:ascii="Times New Roman" w:eastAsia="KaiTi" w:hAnsi="Times New Roman" w:cs="Times New Roman" w:hint="eastAsia"/>
          <w:lang w:eastAsia="zh-CN"/>
        </w:rPr>
        <w:t>的融合</w:t>
      </w:r>
      <w:r>
        <w:rPr>
          <w:rFonts w:ascii="Times New Roman" w:eastAsia="KaiTi" w:hAnsi="Times New Roman" w:cs="Times New Roman" w:hint="eastAsia"/>
          <w:lang w:eastAsia="zh-CN"/>
        </w:rPr>
        <w:t>产生了一套</w:t>
      </w:r>
      <w:r w:rsidRPr="001034F5">
        <w:rPr>
          <w:rFonts w:ascii="Times New Roman" w:eastAsia="KaiTi" w:hAnsi="Times New Roman" w:cs="Times New Roman"/>
          <w:lang w:eastAsia="zh-CN"/>
        </w:rPr>
        <w:t>自洽的概念和工具</w:t>
      </w:r>
      <w:r w:rsidR="000A588F">
        <w:rPr>
          <w:rFonts w:ascii="Times New Roman" w:eastAsia="KaiTi" w:hAnsi="Times New Roman" w:cs="Times New Roman" w:hint="eastAsia"/>
          <w:lang w:eastAsia="zh-CN"/>
        </w:rPr>
        <w:t>-</w:t>
      </w:r>
      <w:r w:rsidR="000A588F">
        <w:rPr>
          <w:rFonts w:ascii="Times New Roman" w:eastAsia="KaiTi" w:hAnsi="Times New Roman" w:cs="Times New Roman"/>
          <w:lang w:eastAsia="zh-CN"/>
        </w:rPr>
        <w:t>--</w:t>
      </w:r>
      <w:r w:rsidR="001034F5" w:rsidRPr="001034F5">
        <w:rPr>
          <w:rFonts w:ascii="Times New Roman" w:eastAsia="KaiTi" w:hAnsi="Times New Roman" w:cs="Times New Roman" w:hint="eastAsia"/>
          <w:lang w:eastAsia="zh-CN"/>
        </w:rPr>
        <w:t>量子场论</w:t>
      </w:r>
      <w:r w:rsidR="00A74281" w:rsidRPr="001034F5">
        <w:rPr>
          <w:rFonts w:ascii="Times New Roman" w:eastAsia="KaiTi" w:hAnsi="Times New Roman" w:cs="Times New Roman"/>
          <w:lang w:eastAsia="zh-CN"/>
        </w:rPr>
        <w:t>（</w:t>
      </w:r>
      <w:r w:rsidR="00A74281" w:rsidRPr="001034F5">
        <w:rPr>
          <w:rFonts w:ascii="Times New Roman" w:eastAsia="KaiTi" w:hAnsi="Times New Roman" w:cs="Times New Roman"/>
          <w:lang w:eastAsia="zh-CN"/>
        </w:rPr>
        <w:t xml:space="preserve">Quantum </w:t>
      </w:r>
      <w:r w:rsidR="00A74281">
        <w:rPr>
          <w:rFonts w:ascii="Times New Roman" w:eastAsia="KaiTi" w:hAnsi="Times New Roman" w:cs="Times New Roman"/>
          <w:lang w:eastAsia="zh-CN"/>
        </w:rPr>
        <w:t>F</w:t>
      </w:r>
      <w:r w:rsidR="00A74281" w:rsidRPr="001034F5">
        <w:rPr>
          <w:rFonts w:ascii="Times New Roman" w:eastAsia="KaiTi" w:hAnsi="Times New Roman" w:cs="Times New Roman"/>
          <w:lang w:eastAsia="zh-CN"/>
        </w:rPr>
        <w:t xml:space="preserve">ield </w:t>
      </w:r>
      <w:r w:rsidR="00A74281">
        <w:rPr>
          <w:rFonts w:ascii="Times New Roman" w:eastAsia="KaiTi" w:hAnsi="Times New Roman" w:cs="Times New Roman"/>
          <w:lang w:eastAsia="zh-CN"/>
        </w:rPr>
        <w:t>T</w:t>
      </w:r>
      <w:r w:rsidR="00A74281" w:rsidRPr="001034F5">
        <w:rPr>
          <w:rFonts w:ascii="Times New Roman" w:eastAsia="KaiTi" w:hAnsi="Times New Roman" w:cs="Times New Roman"/>
          <w:lang w:eastAsia="zh-CN"/>
        </w:rPr>
        <w:t>heory</w:t>
      </w:r>
      <w:r w:rsidR="00A74281">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w:t>
      </w:r>
    </w:p>
    <w:p w14:paraId="1194FA4A" w14:textId="5821C293" w:rsidR="000A588F" w:rsidRPr="00B946FB" w:rsidRDefault="00264504" w:rsidP="00B946FB">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量子</w:t>
      </w:r>
      <w:r w:rsidRPr="005E1880">
        <w:rPr>
          <w:rFonts w:ascii="Times New Roman" w:eastAsia="KaiTi" w:hAnsi="Times New Roman" w:cs="Times New Roman" w:hint="eastAsia"/>
          <w:lang w:eastAsia="zh-CN"/>
        </w:rPr>
        <w:t>场论</w:t>
      </w:r>
      <w:r w:rsidR="000A588F" w:rsidRPr="005E1880">
        <w:rPr>
          <w:rFonts w:ascii="Times New Roman" w:eastAsia="KaiTi" w:hAnsi="Times New Roman" w:cs="Times New Roman" w:hint="eastAsia"/>
          <w:lang w:eastAsia="zh-CN"/>
        </w:rPr>
        <w:t>用处于基态的场来描述宇宙诞生时的状态，用宇宙的波函数描述宇宙诞生之前的状态</w:t>
      </w:r>
      <w:r w:rsidR="000A588F">
        <w:rPr>
          <w:rFonts w:ascii="Times New Roman" w:eastAsia="KaiTi" w:hAnsi="Times New Roman" w:cs="Times New Roman" w:hint="eastAsia"/>
          <w:lang w:eastAsia="zh-CN"/>
        </w:rPr>
        <w:t>（</w:t>
      </w:r>
      <w:r w:rsidR="000A588F" w:rsidRPr="005E1880">
        <w:rPr>
          <w:rFonts w:ascii="Times New Roman" w:eastAsia="KaiTi" w:hAnsi="Times New Roman" w:cs="Times New Roman" w:hint="eastAsia"/>
          <w:lang w:eastAsia="zh-CN"/>
        </w:rPr>
        <w:t>量子状态</w:t>
      </w:r>
      <w:r w:rsidR="000A588F">
        <w:rPr>
          <w:rFonts w:ascii="Times New Roman" w:eastAsia="KaiTi" w:hAnsi="Times New Roman" w:cs="Times New Roman" w:hint="eastAsia"/>
          <w:lang w:eastAsia="zh-CN"/>
        </w:rPr>
        <w:t>），</w:t>
      </w:r>
      <w:r w:rsidR="000A588F" w:rsidRPr="000A588F">
        <w:rPr>
          <w:rFonts w:ascii="Times New Roman" w:eastAsia="KaiTi" w:hAnsi="Times New Roman" w:cs="Times New Roman"/>
          <w:lang w:eastAsia="zh-CN"/>
        </w:rPr>
        <w:t>粒子就是场的量子激发</w:t>
      </w:r>
      <w:r w:rsidR="006D3E7C">
        <w:rPr>
          <w:rFonts w:ascii="Times New Roman" w:eastAsia="KaiTi" w:hAnsi="Times New Roman" w:cs="Times New Roman" w:hint="eastAsia"/>
          <w:lang w:eastAsia="zh-CN"/>
        </w:rPr>
        <w:t>。</w:t>
      </w:r>
    </w:p>
    <w:p w14:paraId="005A9F73" w14:textId="223260DD" w:rsidR="005E1880" w:rsidRDefault="000A588F" w:rsidP="00B946FB">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量子场论认为，</w:t>
      </w:r>
      <w:r w:rsidRPr="005E1880">
        <w:rPr>
          <w:rFonts w:ascii="Times New Roman" w:eastAsia="KaiTi" w:hAnsi="Times New Roman" w:cs="Times New Roman" w:hint="eastAsia"/>
          <w:lang w:eastAsia="zh-CN"/>
        </w:rPr>
        <w:t>世界并不存在绝对的“无”。</w:t>
      </w:r>
      <w:r w:rsidR="00B946FB" w:rsidRPr="00B946FB">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所谓的“真空”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并不是什么都没有，空间里</w:t>
      </w:r>
      <w:r w:rsidR="00B946FB">
        <w:rPr>
          <w:rFonts w:ascii="Times New Roman" w:eastAsia="KaiTi" w:hAnsi="Times New Roman" w:cs="Times New Roman" w:hint="eastAsia"/>
          <w:lang w:eastAsia="zh-CN"/>
        </w:rPr>
        <w:t>交织着</w:t>
      </w:r>
      <w:r w:rsidR="00B946FB" w:rsidRPr="005E1880">
        <w:rPr>
          <w:rFonts w:ascii="Times New Roman" w:eastAsia="KaiTi" w:hAnsi="Times New Roman" w:cs="Times New Roman" w:hint="eastAsia"/>
          <w:lang w:eastAsia="zh-CN"/>
        </w:rPr>
        <w:t>各式各样的场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当所有的场都处于基态时，没有</w:t>
      </w:r>
      <w:r w:rsidR="00B946FB">
        <w:rPr>
          <w:rFonts w:ascii="Times New Roman" w:eastAsia="KaiTi" w:hAnsi="Times New Roman" w:cs="Times New Roman" w:hint="eastAsia"/>
          <w:lang w:eastAsia="zh-CN"/>
        </w:rPr>
        <w:t>受到</w:t>
      </w:r>
      <w:r w:rsidR="00B946FB" w:rsidRPr="005E1880">
        <w:rPr>
          <w:rFonts w:ascii="Times New Roman" w:eastAsia="KaiTi" w:hAnsi="Times New Roman" w:cs="Times New Roman" w:hint="eastAsia"/>
          <w:lang w:eastAsia="zh-CN"/>
        </w:rPr>
        <w:t>扰动</w:t>
      </w:r>
      <w:r w:rsidR="00B946FB">
        <w:rPr>
          <w:rFonts w:ascii="Times New Roman" w:eastAsia="KaiTi" w:hAnsi="Times New Roman" w:cs="Times New Roman" w:hint="eastAsia"/>
          <w:lang w:eastAsia="zh-CN"/>
        </w:rPr>
        <w:t>时</w:t>
      </w:r>
      <w:r w:rsidR="00B946FB" w:rsidRPr="005E1880">
        <w:rPr>
          <w:rFonts w:ascii="Times New Roman" w:eastAsia="KaiTi" w:hAnsi="Times New Roman" w:cs="Times New Roman" w:hint="eastAsia"/>
          <w:lang w:eastAsia="zh-CN"/>
        </w:rPr>
        <w:t>，</w:t>
      </w:r>
      <w:r w:rsidR="00B946FB">
        <w:rPr>
          <w:rFonts w:ascii="Times New Roman" w:eastAsia="KaiTi" w:hAnsi="Times New Roman" w:cs="Times New Roman" w:hint="eastAsia"/>
          <w:lang w:eastAsia="zh-CN"/>
        </w:rPr>
        <w:t>没有</w:t>
      </w:r>
      <w:r w:rsidR="00B946FB" w:rsidRPr="005E1880">
        <w:rPr>
          <w:rFonts w:ascii="Times New Roman" w:eastAsia="KaiTi" w:hAnsi="Times New Roman" w:cs="Times New Roman" w:hint="eastAsia"/>
          <w:lang w:eastAsia="zh-CN"/>
        </w:rPr>
        <w:t>任何粒子</w:t>
      </w:r>
      <w:r w:rsidR="00B946FB">
        <w:rPr>
          <w:rFonts w:ascii="Times New Roman" w:eastAsia="KaiTi" w:hAnsi="Times New Roman" w:cs="Times New Roman" w:hint="eastAsia"/>
          <w:lang w:eastAsia="zh-CN"/>
        </w:rPr>
        <w:t>存在</w:t>
      </w:r>
      <w:r w:rsidR="00B946FB" w:rsidRPr="005E1880">
        <w:rPr>
          <w:rFonts w:ascii="Times New Roman" w:eastAsia="KaiTi" w:hAnsi="Times New Roman" w:cs="Times New Roman" w:hint="eastAsia"/>
          <w:lang w:eastAsia="zh-CN"/>
        </w:rPr>
        <w:t>。基态是能量的最低形态。宇宙中可能会随时出现能量波动，受到扰动的基态场转变为激发态，从而产生了相应的基本粒子，</w:t>
      </w:r>
      <w:r w:rsidR="00B946FB" w:rsidRPr="00B946FB">
        <w:rPr>
          <w:rFonts w:ascii="Times New Roman" w:eastAsia="KaiTi" w:hAnsi="Times New Roman" w:cs="Times New Roman"/>
          <w:lang w:eastAsia="zh-CN"/>
        </w:rPr>
        <w:t>每一种</w:t>
      </w:r>
      <w:r w:rsidR="00B946FB" w:rsidRPr="00B946FB">
        <w:rPr>
          <w:rFonts w:ascii="Times New Roman" w:eastAsia="KaiTi" w:hAnsi="Times New Roman" w:cs="Times New Roman" w:hint="eastAsia"/>
          <w:lang w:eastAsia="zh-CN"/>
        </w:rPr>
        <w:t>基本</w:t>
      </w:r>
      <w:r w:rsidR="00B946FB" w:rsidRPr="00B946FB">
        <w:rPr>
          <w:rFonts w:ascii="Times New Roman" w:eastAsia="KaiTi" w:hAnsi="Times New Roman" w:cs="Times New Roman"/>
          <w:lang w:eastAsia="zh-CN"/>
        </w:rPr>
        <w:t>粒子</w:t>
      </w:r>
      <w:r w:rsidR="00B946FB" w:rsidRPr="00B946FB">
        <w:rPr>
          <w:rFonts w:ascii="Times New Roman" w:eastAsia="KaiTi" w:hAnsi="Times New Roman" w:cs="Times New Roman" w:hint="eastAsia"/>
          <w:lang w:eastAsia="zh-CN"/>
        </w:rPr>
        <w:t>都可以看作某种场的量子化体现。</w:t>
      </w:r>
      <w:r w:rsidR="00B946FB" w:rsidRPr="005E1880">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然后</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基本粒子形成了宇宙万物</w:t>
      </w:r>
      <w:r w:rsidR="00B946FB">
        <w:rPr>
          <w:rFonts w:ascii="Times New Roman" w:eastAsia="KaiTi" w:hAnsi="Times New Roman" w:cs="Times New Roman" w:hint="eastAsia"/>
          <w:lang w:eastAsia="zh-CN"/>
        </w:rPr>
        <w:t>。</w:t>
      </w:r>
      <w:r w:rsidR="006D3E7C">
        <w:rPr>
          <w:rFonts w:ascii="Times New Roman" w:eastAsia="KaiTi" w:hAnsi="Times New Roman" w:cs="Times New Roman" w:hint="eastAsia"/>
          <w:lang w:eastAsia="zh-CN"/>
        </w:rPr>
        <w:t>根据</w:t>
      </w:r>
      <w:r w:rsidR="006D3E7C" w:rsidRPr="005E1880">
        <w:rPr>
          <w:rFonts w:ascii="Times New Roman" w:eastAsia="KaiTi" w:hAnsi="Times New Roman" w:cs="Times New Roman" w:hint="eastAsia"/>
          <w:lang w:eastAsia="zh-CN"/>
        </w:rPr>
        <w:t>量子场论</w:t>
      </w:r>
      <w:r w:rsidR="006D3E7C">
        <w:rPr>
          <w:rFonts w:ascii="Times New Roman" w:eastAsia="KaiTi" w:hAnsi="Times New Roman" w:cs="Times New Roman" w:hint="eastAsia"/>
          <w:lang w:eastAsia="zh-CN"/>
        </w:rPr>
        <w:t>，所谓的</w:t>
      </w:r>
      <w:r w:rsidR="006D3E7C" w:rsidRPr="005E1880">
        <w:rPr>
          <w:rFonts w:ascii="Times New Roman" w:eastAsia="KaiTi" w:hAnsi="Times New Roman" w:cs="Times New Roman" w:hint="eastAsia"/>
          <w:lang w:eastAsia="zh-CN"/>
        </w:rPr>
        <w:t xml:space="preserve"> </w:t>
      </w:r>
      <w:r w:rsidR="006D3E7C" w:rsidRPr="005E1880">
        <w:rPr>
          <w:rFonts w:ascii="Times New Roman" w:eastAsia="KaiTi" w:hAnsi="Times New Roman" w:cs="Times New Roman" w:hint="eastAsia"/>
          <w:lang w:eastAsia="zh-CN"/>
        </w:rPr>
        <w:t>“无中生有”</w:t>
      </w:r>
      <w:r w:rsidR="006D3E7C">
        <w:rPr>
          <w:rFonts w:ascii="Times New Roman" w:eastAsia="KaiTi" w:hAnsi="Times New Roman" w:cs="Times New Roman" w:hint="eastAsia"/>
          <w:lang w:eastAsia="zh-CN"/>
        </w:rPr>
        <w:t>，</w:t>
      </w:r>
      <w:r w:rsidR="006D3E7C" w:rsidRPr="005E1880">
        <w:rPr>
          <w:rFonts w:ascii="Times New Roman" w:eastAsia="KaiTi" w:hAnsi="Times New Roman" w:cs="Times New Roman" w:hint="eastAsia"/>
          <w:lang w:eastAsia="zh-CN"/>
        </w:rPr>
        <w:t>本质上只是</w:t>
      </w:r>
      <w:r w:rsidR="006D3E7C">
        <w:rPr>
          <w:rFonts w:ascii="Times New Roman" w:eastAsia="KaiTi" w:hAnsi="Times New Roman" w:cs="Times New Roman" w:hint="eastAsia"/>
          <w:lang w:eastAsia="zh-CN"/>
        </w:rPr>
        <w:t>基态场受激发产生</w:t>
      </w:r>
      <w:r w:rsidR="006D3E7C" w:rsidRPr="005E1880">
        <w:rPr>
          <w:rFonts w:ascii="Times New Roman" w:eastAsia="KaiTi" w:hAnsi="Times New Roman" w:cs="Times New Roman" w:hint="eastAsia"/>
          <w:lang w:eastAsia="zh-CN"/>
        </w:rPr>
        <w:t>基本粒子。</w:t>
      </w:r>
    </w:p>
    <w:p w14:paraId="5B990339" w14:textId="68A051D4" w:rsidR="00CD7930" w:rsidRPr="002837FE" w:rsidRDefault="002837FE" w:rsidP="00A319C5">
      <w:pPr>
        <w:pStyle w:val="6"/>
        <w:numPr>
          <w:ilvl w:val="0"/>
          <w:numId w:val="18"/>
        </w:numPr>
        <w:spacing w:line="240" w:lineRule="auto"/>
        <w:ind w:firstLine="200"/>
        <w:jc w:val="both"/>
        <w:rPr>
          <w:rFonts w:ascii="Times New Roman" w:eastAsia="KaiTi" w:hAnsi="Times New Roman" w:cs="Times New Roman"/>
          <w:shd w:val="clear" w:color="auto" w:fill="F7CAAC" w:themeFill="accent2" w:themeFillTint="66"/>
          <w:lang w:eastAsia="zh-CN"/>
        </w:rPr>
      </w:pPr>
      <w:r w:rsidRPr="002837FE">
        <w:rPr>
          <w:rFonts w:ascii="Times New Roman" w:eastAsiaTheme="minorEastAsia" w:hAnsi="Times New Roman" w:cs="Times New Roman" w:hint="eastAsia"/>
          <w:shd w:val="clear" w:color="auto" w:fill="F7CAAC" w:themeFill="accent2" w:themeFillTint="66"/>
          <w:lang w:eastAsia="zh-CN"/>
        </w:rPr>
        <w:t>俄国</w:t>
      </w:r>
      <w:r w:rsidR="00A20B78" w:rsidRPr="002837FE">
        <w:rPr>
          <w:rFonts w:ascii="Times New Roman" w:eastAsia="KaiTi" w:hAnsi="Times New Roman" w:cs="Times New Roman" w:hint="eastAsia"/>
          <w:shd w:val="clear" w:color="auto" w:fill="F7CAAC" w:themeFill="accent2" w:themeFillTint="66"/>
          <w:lang w:eastAsia="zh-CN"/>
        </w:rPr>
        <w:t>的挠场</w:t>
      </w:r>
      <w:r w:rsidRPr="002837FE">
        <w:rPr>
          <w:rFonts w:ascii="Times New Roman" w:eastAsiaTheme="minorEastAsia" w:hAnsi="Times New Roman" w:cs="Times New Roman" w:hint="eastAsia"/>
          <w:shd w:val="clear" w:color="auto" w:fill="F7CAAC" w:themeFill="accent2" w:themeFillTint="66"/>
          <w:lang w:eastAsia="zh-CN"/>
        </w:rPr>
        <w:t>研究</w:t>
      </w:r>
      <w:r w:rsidR="00336482" w:rsidRPr="002837FE">
        <w:rPr>
          <w:rFonts w:ascii="Times New Roman" w:eastAsia="KaiTi" w:hAnsi="Times New Roman" w:cs="Times New Roman" w:hint="eastAsia"/>
          <w:shd w:val="clear" w:color="auto" w:fill="F7CAAC" w:themeFill="accent2" w:themeFillTint="66"/>
          <w:lang w:eastAsia="zh-CN"/>
        </w:rPr>
        <w:t xml:space="preserve"> </w:t>
      </w:r>
      <w:r w:rsidR="00336482" w:rsidRPr="002837FE">
        <w:rPr>
          <w:rFonts w:ascii="Times New Roman" w:eastAsia="KaiTi" w:hAnsi="Times New Roman" w:cs="Times New Roman" w:hint="eastAsia"/>
          <w:shd w:val="clear" w:color="auto" w:fill="F7CAAC" w:themeFill="accent2" w:themeFillTint="66"/>
          <w:lang w:eastAsia="zh-CN"/>
        </w:rPr>
        <w:t>（</w:t>
      </w:r>
      <w:r w:rsidR="00A51F2C" w:rsidRPr="002837FE">
        <w:rPr>
          <w:rFonts w:ascii="Times New Roman" w:eastAsia="KaiTi" w:hAnsi="Times New Roman" w:cs="Times New Roman" w:hint="eastAsia"/>
          <w:shd w:val="clear" w:color="auto" w:fill="F7CAAC" w:themeFill="accent2" w:themeFillTint="66"/>
          <w:lang w:eastAsia="zh-CN"/>
        </w:rPr>
        <w:t>还没有想好，</w:t>
      </w:r>
      <w:r w:rsidR="00336482" w:rsidRPr="002837FE">
        <w:rPr>
          <w:rFonts w:ascii="Times New Roman" w:eastAsia="KaiTi" w:hAnsi="Times New Roman" w:cs="Times New Roman" w:hint="eastAsia"/>
          <w:shd w:val="clear" w:color="auto" w:fill="F7CAAC" w:themeFill="accent2" w:themeFillTint="66"/>
          <w:lang w:eastAsia="zh-CN"/>
        </w:rPr>
        <w:t>暂时不提）</w:t>
      </w:r>
    </w:p>
    <w:p w14:paraId="777AD9FC" w14:textId="7E185DA8" w:rsidR="00784DAB" w:rsidRPr="00784DAB" w:rsidRDefault="002F0260" w:rsidP="00784DAB">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共</w:t>
      </w:r>
      <w:r w:rsidR="00784DAB">
        <w:rPr>
          <w:rFonts w:ascii="Times New Roman" w:eastAsia="KaiTi" w:hAnsi="Times New Roman" w:cs="Times New Roman" w:hint="eastAsia"/>
          <w:lang w:eastAsia="zh-CN"/>
        </w:rPr>
        <w:t>同物理起源的探寻</w:t>
      </w:r>
    </w:p>
    <w:p w14:paraId="6BA94CC7" w14:textId="33786ECE" w:rsidR="00784DAB" w:rsidRPr="00784DAB" w:rsidRDefault="00784DAB" w:rsidP="00784DAB">
      <w:pPr>
        <w:ind w:firstLineChars="200" w:firstLine="480"/>
        <w:jc w:val="both"/>
        <w:rPr>
          <w:rFonts w:ascii="Times New Roman" w:eastAsia="KaiTi" w:hAnsi="Times New Roman" w:cs="Times New Roman"/>
          <w:lang w:eastAsia="zh-CN"/>
        </w:rPr>
      </w:pPr>
      <w:r w:rsidRPr="00784DAB">
        <w:rPr>
          <w:rFonts w:ascii="Times New Roman" w:eastAsia="KaiTi" w:hAnsi="Times New Roman" w:cs="Times New Roman"/>
          <w:lang w:eastAsia="zh-CN"/>
        </w:rPr>
        <w:t xml:space="preserve">1931 </w:t>
      </w:r>
      <w:r w:rsidRPr="00784DAB">
        <w:rPr>
          <w:rFonts w:ascii="Times New Roman" w:eastAsia="KaiTi" w:hAnsi="Times New Roman" w:cs="Times New Roman"/>
          <w:lang w:eastAsia="zh-CN"/>
        </w:rPr>
        <w:t>年，奥地利裔美国著名数学家库尔特</w:t>
      </w:r>
      <w:r w:rsidRPr="00784DAB">
        <w:rPr>
          <w:rFonts w:ascii="Times New Roman" w:eastAsia="KaiTi" w:hAnsi="Times New Roman" w:cs="Times New Roman"/>
          <w:lang w:eastAsia="zh-CN"/>
        </w:rPr>
        <w:t>·</w:t>
      </w:r>
      <w:r w:rsidRPr="00784DAB">
        <w:rPr>
          <w:rFonts w:ascii="Times New Roman" w:eastAsia="KaiTi" w:hAnsi="Times New Roman" w:cs="Times New Roman"/>
          <w:lang w:eastAsia="zh-CN"/>
        </w:rPr>
        <w:t>哥德尔（</w:t>
      </w:r>
      <w:r w:rsidRPr="00784DAB">
        <w:rPr>
          <w:rFonts w:ascii="Times New Roman" w:eastAsia="KaiTi" w:hAnsi="Times New Roman" w:cs="Times New Roman"/>
          <w:lang w:eastAsia="zh-CN"/>
        </w:rPr>
        <w:t>Kurt Gödel</w:t>
      </w:r>
      <w:r w:rsidRPr="00784DAB">
        <w:rPr>
          <w:rFonts w:ascii="Times New Roman" w:eastAsia="KaiTi" w:hAnsi="Times New Roman" w:cs="Times New Roman"/>
          <w:lang w:eastAsia="zh-CN"/>
        </w:rPr>
        <w:t>）在一篇论文中正式发表了不完备性定理</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参考文献</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。哥德尔证明了，任</w:t>
      </w:r>
      <w:r w:rsidRPr="00784DAB">
        <w:rPr>
          <w:rFonts w:ascii="Times New Roman" w:eastAsia="KaiTi" w:hAnsi="Times New Roman" w:cs="Times New Roman"/>
          <w:lang w:eastAsia="zh-CN"/>
        </w:rPr>
        <w:t>何一个形式系统，只要包括了简单的初等数论描述，而且是自洽的，</w:t>
      </w:r>
      <w:r w:rsidRPr="00784DAB">
        <w:rPr>
          <w:rFonts w:ascii="Times New Roman" w:eastAsia="KaiTi" w:hAnsi="Times New Roman" w:cs="Times New Roman" w:hint="eastAsia"/>
          <w:lang w:eastAsia="zh-CN"/>
        </w:rPr>
        <w:t>则</w:t>
      </w:r>
      <w:r w:rsidRPr="00784DAB">
        <w:rPr>
          <w:rFonts w:ascii="Times New Roman" w:eastAsia="KaiTi" w:hAnsi="Times New Roman" w:cs="Times New Roman"/>
          <w:lang w:eastAsia="zh-CN"/>
        </w:rPr>
        <w:t>必定包含某些系统内所允许的方法既不能证明真也不能证伪的命题。</w:t>
      </w:r>
      <w:r w:rsidRPr="00784DAB">
        <w:rPr>
          <w:rFonts w:ascii="Times New Roman" w:eastAsia="KaiTi" w:hAnsi="Times New Roman" w:cs="Times New Roman" w:hint="eastAsia"/>
          <w:lang w:eastAsia="zh-CN"/>
        </w:rPr>
        <w:t>哥德尔不完备定理的深远含义揭示了，</w:t>
      </w:r>
      <w:r w:rsidRPr="00784DAB">
        <w:rPr>
          <w:rFonts w:ascii="Times New Roman" w:eastAsia="KaiTi" w:hAnsi="Times New Roman" w:cs="Times New Roman"/>
          <w:lang w:eastAsia="zh-CN"/>
        </w:rPr>
        <w:t>不同的科学理论，都在试图阐明不同系统中，或者说在不同条件下，所适用的规律。</w:t>
      </w:r>
    </w:p>
    <w:p w14:paraId="2D449EA5" w14:textId="563BA13D" w:rsidR="00B56B6D" w:rsidRPr="00DC54D6" w:rsidRDefault="00EC5BD9"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纵观人类历史长河</w:t>
      </w:r>
      <w:r w:rsidR="0036134C">
        <w:rPr>
          <w:rFonts w:ascii="Times New Roman" w:eastAsia="KaiTi" w:hAnsi="Times New Roman" w:cs="Times New Roman" w:hint="eastAsia"/>
          <w:lang w:eastAsia="zh-CN"/>
        </w:rPr>
        <w:t>，</w:t>
      </w:r>
      <w:r w:rsidR="00D42F61">
        <w:rPr>
          <w:rFonts w:ascii="Times New Roman" w:eastAsia="KaiTi" w:hAnsi="Times New Roman" w:cs="Times New Roman" w:hint="eastAsia"/>
          <w:lang w:eastAsia="zh-CN"/>
        </w:rPr>
        <w:t>凝结了</w:t>
      </w:r>
      <w:r w:rsidR="0036134C">
        <w:rPr>
          <w:rFonts w:ascii="Times New Roman" w:eastAsia="KaiTi" w:hAnsi="Times New Roman" w:cs="Times New Roman" w:hint="eastAsia"/>
          <w:lang w:eastAsia="zh-CN"/>
        </w:rPr>
        <w:t>一代代科学家</w:t>
      </w:r>
      <w:r w:rsidR="00D42F61">
        <w:rPr>
          <w:rFonts w:ascii="Times New Roman" w:eastAsia="KaiTi" w:hAnsi="Times New Roman" w:cs="Times New Roman" w:hint="eastAsia"/>
          <w:lang w:eastAsia="zh-CN"/>
        </w:rPr>
        <w:t>集体智慧的各种</w:t>
      </w:r>
      <w:r>
        <w:rPr>
          <w:rFonts w:ascii="Times New Roman" w:eastAsia="KaiTi" w:hAnsi="Times New Roman" w:cs="Times New Roman" w:hint="eastAsia"/>
          <w:lang w:eastAsia="zh-CN"/>
        </w:rPr>
        <w:t>宇宙学说</w:t>
      </w:r>
      <w:r w:rsidR="0036134C">
        <w:rPr>
          <w:rFonts w:ascii="Times New Roman" w:eastAsia="KaiTi" w:hAnsi="Times New Roman" w:cs="Times New Roman" w:hint="eastAsia"/>
          <w:lang w:eastAsia="zh-CN"/>
        </w:rPr>
        <w:t>被提出</w:t>
      </w:r>
      <w:r>
        <w:rPr>
          <w:rFonts w:ascii="Times New Roman" w:eastAsia="KaiTi" w:hAnsi="Times New Roman" w:cs="Times New Roman" w:hint="eastAsia"/>
          <w:lang w:eastAsia="zh-CN"/>
        </w:rPr>
        <w:t>，</w:t>
      </w:r>
      <w:r w:rsidR="003131D4" w:rsidRPr="00ED5A14">
        <w:rPr>
          <w:rFonts w:ascii="Times New Roman" w:eastAsia="KaiTi" w:hAnsi="Times New Roman" w:cs="Times New Roman" w:hint="eastAsia"/>
          <w:lang w:eastAsia="zh-CN"/>
        </w:rPr>
        <w:t>牛</w:t>
      </w:r>
      <w:r w:rsidR="003131D4" w:rsidRPr="00ED5A14">
        <w:rPr>
          <w:rFonts w:ascii="Times New Roman" w:eastAsia="KaiTi" w:hAnsi="Times New Roman" w:cs="Times New Roman"/>
          <w:lang w:eastAsia="zh-CN"/>
        </w:rPr>
        <w:t>顿万有引力学说、</w:t>
      </w:r>
      <w:r>
        <w:rPr>
          <w:rFonts w:ascii="Times New Roman" w:eastAsia="KaiTi" w:hAnsi="Times New Roman" w:cs="Times New Roman" w:hint="eastAsia"/>
          <w:lang w:eastAsia="zh-CN"/>
        </w:rPr>
        <w:t>广义相对论引力学说、特斯拉引力动力学学说、宇宙大爆炸学说、</w:t>
      </w:r>
      <w:r w:rsidR="003131D4" w:rsidRPr="00ED5A14">
        <w:rPr>
          <w:rFonts w:ascii="Times New Roman" w:eastAsia="KaiTi" w:hAnsi="Times New Roman" w:cs="Times New Roman"/>
          <w:lang w:eastAsia="zh-CN"/>
        </w:rPr>
        <w:t>量子</w:t>
      </w:r>
      <w:r>
        <w:rPr>
          <w:rFonts w:ascii="Times New Roman" w:eastAsia="KaiTi" w:hAnsi="Times New Roman" w:cs="Times New Roman" w:hint="eastAsia"/>
          <w:lang w:eastAsia="zh-CN"/>
        </w:rPr>
        <w:t>场论</w:t>
      </w:r>
      <w:r>
        <w:rPr>
          <w:rFonts w:ascii="Times New Roman" w:eastAsia="KaiTi" w:hAnsi="Times New Roman" w:cs="Times New Roman"/>
          <w:lang w:eastAsia="zh-CN"/>
        </w:rPr>
        <w:t>……</w:t>
      </w:r>
      <w:r w:rsidR="003131D4" w:rsidRPr="00ED5A14">
        <w:rPr>
          <w:rFonts w:ascii="Times New Roman" w:eastAsia="KaiTi" w:hAnsi="Times New Roman" w:cs="Times New Roman"/>
          <w:lang w:eastAsia="zh-CN"/>
        </w:rPr>
        <w:t>这些学说或理论</w:t>
      </w:r>
      <w:r w:rsidR="003131D4">
        <w:rPr>
          <w:rFonts w:ascii="Times New Roman" w:eastAsia="KaiTi" w:hAnsi="Times New Roman" w:cs="Times New Roman"/>
          <w:lang w:eastAsia="zh-CN"/>
        </w:rPr>
        <w:t>，</w:t>
      </w:r>
      <w:r w:rsidR="003131D4" w:rsidRPr="00ED5A14">
        <w:rPr>
          <w:rFonts w:ascii="Times New Roman" w:eastAsia="KaiTi" w:hAnsi="Times New Roman" w:cs="Times New Roman"/>
          <w:lang w:eastAsia="zh-CN"/>
        </w:rPr>
        <w:t>看</w:t>
      </w:r>
      <w:r w:rsidR="008332C3">
        <w:rPr>
          <w:rFonts w:ascii="Times New Roman" w:eastAsia="KaiTi" w:hAnsi="Times New Roman" w:cs="Times New Roman" w:hint="eastAsia"/>
          <w:lang w:eastAsia="zh-CN"/>
        </w:rPr>
        <w:t>似</w:t>
      </w:r>
      <w:r w:rsidR="003131D4" w:rsidRPr="00ED5A14">
        <w:rPr>
          <w:rFonts w:ascii="Times New Roman" w:eastAsia="KaiTi" w:hAnsi="Times New Roman" w:cs="Times New Roman"/>
          <w:lang w:eastAsia="zh-CN"/>
        </w:rPr>
        <w:t>自相矛盾</w:t>
      </w:r>
      <w:r w:rsidR="008332C3">
        <w:rPr>
          <w:rFonts w:ascii="Times New Roman" w:eastAsia="KaiTi" w:hAnsi="Times New Roman" w:cs="Times New Roman" w:hint="eastAsia"/>
          <w:lang w:eastAsia="zh-CN"/>
        </w:rPr>
        <w:t>甚至</w:t>
      </w:r>
      <w:r w:rsidR="003131D4" w:rsidRPr="00ED5A14">
        <w:rPr>
          <w:rFonts w:ascii="Times New Roman" w:eastAsia="KaiTi" w:hAnsi="Times New Roman" w:cs="Times New Roman"/>
          <w:lang w:eastAsia="zh-CN"/>
        </w:rPr>
        <w:t>不可调和</w:t>
      </w:r>
      <w:r w:rsidR="008332C3">
        <w:rPr>
          <w:rFonts w:ascii="Times New Roman" w:eastAsia="KaiTi" w:hAnsi="Times New Roman" w:cs="Times New Roman" w:hint="eastAsia"/>
          <w:lang w:eastAsia="zh-CN"/>
        </w:rPr>
        <w:t>。然而，</w:t>
      </w:r>
      <w:r w:rsidR="003131D4" w:rsidRPr="00ED5A14">
        <w:rPr>
          <w:rFonts w:ascii="Times New Roman" w:eastAsia="KaiTi" w:hAnsi="Times New Roman" w:cs="Times New Roman"/>
          <w:lang w:eastAsia="zh-CN"/>
        </w:rPr>
        <w:t>如果从这些学说所适用的条件不同</w:t>
      </w:r>
      <w:r w:rsidR="008332C3">
        <w:rPr>
          <w:rFonts w:ascii="Times New Roman" w:eastAsia="KaiTi" w:hAnsi="Times New Roman" w:cs="Times New Roman" w:hint="eastAsia"/>
          <w:lang w:eastAsia="zh-CN"/>
        </w:rPr>
        <w:t>这一</w:t>
      </w:r>
      <w:r w:rsidR="003131D4" w:rsidRPr="00ED5A14">
        <w:rPr>
          <w:rFonts w:ascii="Times New Roman" w:eastAsia="KaiTi" w:hAnsi="Times New Roman" w:cs="Times New Roman"/>
          <w:lang w:eastAsia="zh-CN"/>
        </w:rPr>
        <w:t>立足点来看</w:t>
      </w:r>
      <w:r w:rsidR="003131D4">
        <w:rPr>
          <w:rFonts w:ascii="Times New Roman" w:eastAsia="KaiTi" w:hAnsi="Times New Roman" w:cs="Times New Roman"/>
          <w:lang w:eastAsia="zh-CN"/>
        </w:rPr>
        <w:t>，</w:t>
      </w:r>
      <w:r w:rsidR="008332C3" w:rsidRPr="00ED5A14">
        <w:rPr>
          <w:rFonts w:ascii="Times New Roman" w:eastAsia="KaiTi" w:hAnsi="Times New Roman" w:cs="Times New Roman"/>
          <w:lang w:eastAsia="zh-CN"/>
        </w:rPr>
        <w:t>所谓的不同学说</w:t>
      </w:r>
      <w:r w:rsidR="008332C3">
        <w:rPr>
          <w:rFonts w:ascii="Times New Roman" w:eastAsia="KaiTi" w:hAnsi="Times New Roman" w:cs="Times New Roman"/>
          <w:lang w:eastAsia="zh-CN"/>
        </w:rPr>
        <w:t>，</w:t>
      </w:r>
      <w:r w:rsidR="008332C3" w:rsidRPr="00ED5A14">
        <w:rPr>
          <w:rFonts w:ascii="Times New Roman" w:eastAsia="KaiTi" w:hAnsi="Times New Roman" w:cs="Times New Roman"/>
          <w:lang w:eastAsia="zh-CN"/>
        </w:rPr>
        <w:t>其实是在揭示</w:t>
      </w:r>
      <w:r w:rsidR="00784DAB">
        <w:rPr>
          <w:rFonts w:ascii="Times New Roman" w:eastAsia="KaiTi" w:hAnsi="Times New Roman" w:cs="Times New Roman" w:hint="eastAsia"/>
          <w:lang w:eastAsia="zh-CN"/>
        </w:rPr>
        <w:t>不同物理系统的</w:t>
      </w:r>
      <w:r w:rsidR="008332C3" w:rsidRPr="00ED5A14">
        <w:rPr>
          <w:rFonts w:ascii="Times New Roman" w:eastAsia="KaiTi" w:hAnsi="Times New Roman" w:cs="Times New Roman"/>
          <w:lang w:eastAsia="zh-CN"/>
        </w:rPr>
        <w:t>共性和特异性</w:t>
      </w:r>
      <w:r w:rsidR="008332C3">
        <w:rPr>
          <w:rFonts w:ascii="Times New Roman" w:eastAsia="KaiTi" w:hAnsi="Times New Roman" w:cs="Times New Roman" w:hint="eastAsia"/>
          <w:lang w:eastAsia="zh-CN"/>
        </w:rPr>
        <w:t>。</w:t>
      </w:r>
    </w:p>
    <w:p w14:paraId="15CADEFC" w14:textId="77777777" w:rsidR="00191C5D" w:rsidRDefault="00E4053B" w:rsidP="00191C5D">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我们</w:t>
      </w:r>
      <w:r w:rsidR="008737D8" w:rsidRPr="002B64EE">
        <w:rPr>
          <w:rFonts w:ascii="Times New Roman" w:eastAsia="KaiTi" w:hAnsi="Times New Roman" w:cs="Times New Roman"/>
          <w:lang w:eastAsia="zh-CN"/>
        </w:rPr>
        <w:t>一直相信</w:t>
      </w:r>
      <w:r w:rsidRPr="002B64EE">
        <w:rPr>
          <w:rFonts w:ascii="Times New Roman" w:eastAsia="KaiTi" w:hAnsi="Times New Roman" w:cs="Times New Roman" w:hint="eastAsia"/>
          <w:lang w:eastAsia="zh-CN"/>
        </w:rPr>
        <w:t>这些不同学说</w:t>
      </w:r>
      <w:r w:rsidR="008737D8" w:rsidRPr="002B64EE">
        <w:rPr>
          <w:rFonts w:ascii="Times New Roman" w:eastAsia="KaiTi" w:hAnsi="Times New Roman" w:cs="Times New Roman"/>
          <w:lang w:eastAsia="zh-CN"/>
        </w:rPr>
        <w:t>应有相同的</w:t>
      </w:r>
      <w:r w:rsidR="008332C3">
        <w:rPr>
          <w:rFonts w:ascii="Times New Roman" w:eastAsia="KaiTi" w:hAnsi="Times New Roman" w:cs="Times New Roman" w:hint="eastAsia"/>
          <w:lang w:eastAsia="zh-CN"/>
        </w:rPr>
        <w:t>数学起源和</w:t>
      </w:r>
      <w:r w:rsidR="008737D8" w:rsidRPr="002B64EE">
        <w:rPr>
          <w:rFonts w:ascii="Times New Roman" w:eastAsia="KaiTi" w:hAnsi="Times New Roman" w:cs="Times New Roman"/>
          <w:lang w:eastAsia="zh-CN"/>
        </w:rPr>
        <w:t>物理起源，它们在一定的条件下应能走到一起、相聚于同一个理论框架内。</w:t>
      </w:r>
      <w:r w:rsidRPr="002B64EE">
        <w:rPr>
          <w:rFonts w:ascii="Times New Roman" w:eastAsia="KaiTi" w:hAnsi="Times New Roman" w:cs="Times New Roman" w:hint="eastAsia"/>
          <w:lang w:eastAsia="zh-CN"/>
        </w:rPr>
        <w:t>在本文中，我们试图提出一个</w:t>
      </w:r>
      <w:r w:rsidR="008737D8" w:rsidRPr="002B64EE">
        <w:rPr>
          <w:rFonts w:ascii="Times New Roman" w:eastAsia="KaiTi" w:hAnsi="Times New Roman" w:cs="Times New Roman"/>
          <w:lang w:eastAsia="zh-CN"/>
        </w:rPr>
        <w:t>能统一说明这</w:t>
      </w:r>
      <w:r w:rsidRPr="002B64EE">
        <w:rPr>
          <w:rFonts w:ascii="Times New Roman" w:eastAsia="KaiTi" w:hAnsi="Times New Roman" w:cs="Times New Roman" w:hint="eastAsia"/>
          <w:lang w:eastAsia="zh-CN"/>
        </w:rPr>
        <w:t>些经典学说的</w:t>
      </w:r>
      <w:r w:rsidR="008737D8" w:rsidRPr="002B64EE">
        <w:rPr>
          <w:rFonts w:ascii="Times New Roman" w:eastAsia="KaiTi" w:hAnsi="Times New Roman" w:cs="Times New Roman"/>
          <w:lang w:eastAsia="zh-CN"/>
        </w:rPr>
        <w:t>模型</w:t>
      </w:r>
      <w:r w:rsidR="00784DAB">
        <w:rPr>
          <w:rFonts w:ascii="Times New Roman" w:eastAsia="KaiTi" w:hAnsi="Times New Roman" w:cs="Times New Roman" w:hint="eastAsia"/>
          <w:lang w:eastAsia="zh-CN"/>
        </w:rPr>
        <w:t>，通过这一模型，将不同经典学说看似无法调和的矛盾在更根本的层面加以</w:t>
      </w:r>
      <w:r w:rsidR="009F44E7">
        <w:rPr>
          <w:rFonts w:ascii="Times New Roman" w:eastAsia="KaiTi" w:hAnsi="Times New Roman" w:cs="Times New Roman" w:hint="eastAsia"/>
          <w:lang w:eastAsia="zh-CN"/>
        </w:rPr>
        <w:t>统一与</w:t>
      </w:r>
      <w:r w:rsidR="00784DAB" w:rsidRPr="00ED5A14">
        <w:rPr>
          <w:rFonts w:ascii="Times New Roman" w:eastAsia="KaiTi" w:hAnsi="Times New Roman" w:cs="Times New Roman"/>
          <w:lang w:eastAsia="zh-CN"/>
        </w:rPr>
        <w:t>整合</w:t>
      </w:r>
      <w:r w:rsidR="00784DAB">
        <w:rPr>
          <w:rFonts w:ascii="Times New Roman" w:eastAsia="KaiTi" w:hAnsi="Times New Roman" w:cs="Times New Roman" w:hint="eastAsia"/>
          <w:lang w:eastAsia="zh-CN"/>
        </w:rPr>
        <w:t>。这一学说，</w:t>
      </w:r>
      <w:r w:rsidRPr="002B64EE">
        <w:rPr>
          <w:rFonts w:ascii="Times New Roman" w:eastAsia="KaiTi" w:hAnsi="Times New Roman" w:cs="Times New Roman" w:hint="eastAsia"/>
          <w:lang w:eastAsia="zh-CN"/>
        </w:rPr>
        <w:t>我们称之为</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w:t>
      </w:r>
      <w:r w:rsidR="00144D4F" w:rsidRPr="004738A2">
        <w:rPr>
          <w:rFonts w:ascii="Times New Roman" w:eastAsia="KaiTi" w:hAnsi="Times New Roman" w:cs="Times New Roman"/>
          <w:lang w:eastAsia="zh-CN"/>
        </w:rPr>
        <w:lastRenderedPageBreak/>
        <w:t>one</w:t>
      </w:r>
      <w:r w:rsidR="00144D4F" w:rsidRPr="004738A2">
        <w:rPr>
          <w:rFonts w:ascii="Times New Roman" w:eastAsia="KaiTi" w:hAnsi="Times New Roman" w:cs="Times New Roman" w:hint="eastAsia"/>
          <w:lang w:eastAsia="zh-CN"/>
        </w:rPr>
        <w:t>”</w:t>
      </w:r>
      <w:r w:rsidR="00784DAB" w:rsidRPr="002B64EE">
        <w:rPr>
          <w:rFonts w:ascii="Times New Roman" w:eastAsia="KaiTi" w:hAnsi="Times New Roman" w:cs="Times New Roman" w:hint="eastAsia"/>
          <w:lang w:eastAsia="zh-CN"/>
        </w:rPr>
        <w:t>学说</w:t>
      </w:r>
      <w:r w:rsidR="008737D8" w:rsidRPr="002B64EE">
        <w:rPr>
          <w:rFonts w:ascii="Times New Roman" w:eastAsia="KaiTi" w:hAnsi="Times New Roman" w:cs="Times New Roman"/>
          <w:lang w:eastAsia="zh-CN"/>
        </w:rPr>
        <w:t>。</w:t>
      </w:r>
      <w:r w:rsidR="00784DAB" w:rsidRPr="00784DAB">
        <w:rPr>
          <w:rFonts w:ascii="Times New Roman" w:eastAsia="KaiTi" w:hAnsi="Times New Roman" w:cs="Times New Roman"/>
          <w:lang w:eastAsia="zh-CN"/>
        </w:rPr>
        <w:t xml:space="preserve"> </w:t>
      </w:r>
    </w:p>
    <w:p w14:paraId="6A4D3EDD" w14:textId="77777777" w:rsidR="00191C5D" w:rsidRDefault="00191C5D" w:rsidP="00191C5D">
      <w:pPr>
        <w:ind w:firstLineChars="200" w:firstLine="480"/>
        <w:jc w:val="both"/>
        <w:rPr>
          <w:rFonts w:ascii="Times New Roman" w:eastAsia="KaiTi" w:hAnsi="Times New Roman" w:cs="Times New Roman"/>
          <w:lang w:eastAsia="zh-CN"/>
        </w:rPr>
      </w:pPr>
      <w:r w:rsidRPr="009F44E7">
        <w:rPr>
          <w:rFonts w:ascii="Times New Roman" w:eastAsia="KaiTi" w:hAnsi="Times New Roman" w:cs="Times New Roman"/>
          <w:lang w:eastAsia="zh-CN"/>
        </w:rPr>
        <w:t>理论上</w:t>
      </w:r>
      <w:r>
        <w:rPr>
          <w:rFonts w:ascii="Times New Roman" w:eastAsia="KaiTi" w:hAnsi="Times New Roman" w:cs="Times New Roman" w:hint="eastAsia"/>
          <w:lang w:eastAsia="zh-CN"/>
        </w:rPr>
        <w:t>，</w:t>
      </w:r>
      <w:r w:rsidRPr="009F44E7">
        <w:rPr>
          <w:rFonts w:ascii="Times New Roman" w:eastAsia="KaiTi" w:hAnsi="Times New Roman" w:cs="Times New Roman"/>
          <w:lang w:eastAsia="zh-CN"/>
        </w:rPr>
        <w:t>宇宙间所有现象都可以</w:t>
      </w:r>
      <w:r>
        <w:rPr>
          <w:rFonts w:ascii="Times New Roman" w:eastAsia="KaiTi" w:hAnsi="Times New Roman" w:cs="Times New Roman" w:hint="eastAsia"/>
          <w:lang w:eastAsia="zh-CN"/>
        </w:rPr>
        <w:t>通过物质之间的</w:t>
      </w:r>
      <w:r w:rsidRPr="009F44E7">
        <w:rPr>
          <w:rFonts w:ascii="Times New Roman" w:eastAsia="KaiTi" w:hAnsi="Times New Roman" w:cs="Times New Roman"/>
          <w:lang w:eastAsia="zh-CN"/>
        </w:rPr>
        <w:t>万有引力、电磁力、强核力、弱核力这四种</w:t>
      </w:r>
      <w:r>
        <w:rPr>
          <w:rFonts w:ascii="Times New Roman" w:eastAsia="KaiTi" w:hAnsi="Times New Roman" w:cs="Times New Roman" w:hint="eastAsia"/>
          <w:lang w:eastAsia="zh-CN"/>
        </w:rPr>
        <w:t>基本</w:t>
      </w:r>
      <w:r w:rsidRPr="009F44E7">
        <w:rPr>
          <w:rFonts w:ascii="Times New Roman" w:eastAsia="KaiTi" w:hAnsi="Times New Roman" w:cs="Times New Roman"/>
          <w:lang w:eastAsia="zh-CN"/>
        </w:rPr>
        <w:t>作用力来解释。</w:t>
      </w:r>
      <w:r>
        <w:rPr>
          <w:rFonts w:ascii="Times New Roman" w:eastAsia="KaiTi" w:hAnsi="Times New Roman" w:cs="Times New Roman" w:hint="eastAsia"/>
          <w:lang w:eastAsia="zh-CN"/>
        </w:rPr>
        <w:t>因此，</w:t>
      </w:r>
      <w:r w:rsidR="009F44E7" w:rsidRPr="009F44E7">
        <w:rPr>
          <w:rFonts w:ascii="Times New Roman" w:eastAsia="KaiTi" w:hAnsi="Times New Roman" w:cs="Times New Roman"/>
          <w:lang w:eastAsia="zh-CN"/>
        </w:rPr>
        <w:t>构建</w:t>
      </w:r>
      <w:r w:rsidR="009F44E7" w:rsidRPr="009F44E7">
        <w:rPr>
          <w:rFonts w:ascii="Times New Roman" w:eastAsia="KaiTi" w:hAnsi="Times New Roman" w:cs="Times New Roman"/>
          <w:lang w:eastAsia="zh-CN"/>
        </w:rPr>
        <w:t>“</w:t>
      </w:r>
      <w:r w:rsidR="009F44E7" w:rsidRPr="009F44E7">
        <w:rPr>
          <w:rFonts w:ascii="Times New Roman" w:eastAsia="KaiTi" w:hAnsi="Times New Roman" w:cs="Times New Roman"/>
          <w:lang w:eastAsia="zh-CN"/>
        </w:rPr>
        <w:t>大统一理论</w:t>
      </w:r>
      <w:r w:rsidR="009F44E7" w:rsidRPr="009F44E7">
        <w:rPr>
          <w:rFonts w:ascii="Times New Roman" w:eastAsia="KaiTi" w:hAnsi="Times New Roman" w:cs="Times New Roman"/>
          <w:lang w:eastAsia="zh-CN"/>
        </w:rPr>
        <w:t>”</w:t>
      </w:r>
      <w:r>
        <w:rPr>
          <w:rFonts w:ascii="Times New Roman" w:eastAsia="KaiTi" w:hAnsi="Times New Roman" w:cs="Times New Roman" w:hint="eastAsia"/>
          <w:lang w:eastAsia="zh-CN"/>
        </w:rPr>
        <w:t>的</w:t>
      </w:r>
      <w:r w:rsidR="009F44E7" w:rsidRPr="009F44E7">
        <w:rPr>
          <w:rFonts w:ascii="Times New Roman" w:eastAsia="KaiTi" w:hAnsi="Times New Roman" w:cs="Times New Roman"/>
          <w:lang w:eastAsia="zh-CN"/>
        </w:rPr>
        <w:t>着手点是从最基础的粒子作用开始研究</w:t>
      </w:r>
      <w:r>
        <w:rPr>
          <w:rFonts w:ascii="Times New Roman" w:eastAsia="KaiTi" w:hAnsi="Times New Roman" w:cs="Times New Roman" w:hint="eastAsia"/>
          <w:lang w:eastAsia="zh-CN"/>
        </w:rPr>
        <w:t>。</w:t>
      </w:r>
    </w:p>
    <w:p w14:paraId="3159A7C0" w14:textId="27AE71B7" w:rsidR="00144D4F" w:rsidRPr="00F771DA" w:rsidRDefault="00144D4F" w:rsidP="00191C5D">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让我们从宇宙的最小组成单位</w:t>
      </w:r>
      <w:r>
        <w:rPr>
          <w:rFonts w:ascii="Times New Roman" w:eastAsia="KaiTi" w:hAnsi="Times New Roman" w:cs="Times New Roman" w:hint="eastAsia"/>
          <w:lang w:eastAsia="zh-CN"/>
        </w:rPr>
        <w:t>-</w:t>
      </w:r>
      <w:r>
        <w:rPr>
          <w:rFonts w:ascii="Times New Roman" w:eastAsia="KaiTi" w:hAnsi="Times New Roman" w:cs="Times New Roman"/>
          <w:lang w:eastAsia="zh-CN"/>
        </w:rPr>
        <w:t>--</w:t>
      </w:r>
      <w:r w:rsidRPr="004738A2">
        <w:rPr>
          <w:rFonts w:ascii="Times New Roman" w:eastAsia="KaiTi" w:hAnsi="Times New Roman" w:cs="Times New Roman" w:hint="eastAsia"/>
          <w:lang w:eastAsia="zh-CN"/>
        </w:rPr>
        <w:t>“</w:t>
      </w:r>
      <w:r w:rsidRPr="004738A2">
        <w:rPr>
          <w:rFonts w:ascii="Times New Roman" w:eastAsia="KaiTi" w:hAnsi="Times New Roman" w:cs="Times New Roman" w:hint="eastAsia"/>
          <w:lang w:eastAsia="zh-CN"/>
        </w:rPr>
        <w:t>The</w:t>
      </w:r>
      <w:r w:rsidRPr="004738A2">
        <w:rPr>
          <w:rFonts w:ascii="Times New Roman" w:eastAsia="KaiTi" w:hAnsi="Times New Roman" w:cs="Times New Roman"/>
          <w:lang w:eastAsia="zh-CN"/>
        </w:rPr>
        <w:t xml:space="preserve"> one</w:t>
      </w:r>
      <w:r w:rsidRPr="004738A2">
        <w:rPr>
          <w:rFonts w:ascii="Times New Roman" w:eastAsia="KaiTi" w:hAnsi="Times New Roman" w:cs="Times New Roman" w:hint="eastAsia"/>
          <w:lang w:eastAsia="zh-CN"/>
        </w:rPr>
        <w:t>”</w:t>
      </w:r>
      <w:r>
        <w:rPr>
          <w:rFonts w:ascii="Times New Roman" w:eastAsia="KaiTi" w:hAnsi="Times New Roman" w:cs="Times New Roman" w:hint="eastAsia"/>
          <w:lang w:eastAsia="zh-CN"/>
        </w:rPr>
        <w:t>，开始说起。</w:t>
      </w:r>
    </w:p>
    <w:p w14:paraId="34B0700B" w14:textId="4CB2354C" w:rsidR="00B45500" w:rsidRPr="00F54848" w:rsidRDefault="00863824" w:rsidP="00166DD3">
      <w:pPr>
        <w:pStyle w:val="5"/>
        <w:numPr>
          <w:ilvl w:val="0"/>
          <w:numId w:val="17"/>
        </w:numPr>
        <w:spacing w:line="240" w:lineRule="auto"/>
        <w:ind w:firstLine="200"/>
        <w:jc w:val="both"/>
        <w:rPr>
          <w:rFonts w:ascii="Times New Roman" w:eastAsia="KaiTi" w:hAnsi="Times New Roman" w:cs="Times New Roman"/>
          <w:highlight w:val="yellow"/>
          <w:lang w:eastAsia="zh-CN"/>
        </w:rPr>
      </w:pPr>
      <w:r w:rsidRPr="00F54848">
        <w:rPr>
          <w:rFonts w:ascii="Times New Roman" w:eastAsia="KaiTi" w:hAnsi="Times New Roman" w:cs="Times New Roman"/>
          <w:highlight w:val="yellow"/>
          <w:lang w:eastAsia="zh-CN"/>
        </w:rPr>
        <w:t>THE ONE</w:t>
      </w:r>
      <w:r w:rsidRPr="00F54848">
        <w:rPr>
          <w:rFonts w:ascii="Times New Roman" w:eastAsia="KaiTi" w:hAnsi="Times New Roman" w:cs="Times New Roman"/>
          <w:highlight w:val="yellow"/>
          <w:lang w:eastAsia="zh-CN"/>
        </w:rPr>
        <w:t>特性</w:t>
      </w:r>
      <w:r w:rsidR="00F54848" w:rsidRPr="00F54848">
        <w:rPr>
          <w:rFonts w:ascii="Times New Roman" w:eastAsia="KaiTi" w:hAnsi="Times New Roman" w:cs="Times New Roman" w:hint="eastAsia"/>
          <w:highlight w:val="yellow"/>
          <w:lang w:eastAsia="zh-CN"/>
        </w:rPr>
        <w:t xml:space="preserve"> </w:t>
      </w:r>
      <w:r w:rsidR="00F54848" w:rsidRPr="00F54848">
        <w:rPr>
          <w:rFonts w:ascii="Times New Roman" w:eastAsia="KaiTi" w:hAnsi="Times New Roman" w:cs="Times New Roman" w:hint="eastAsia"/>
          <w:highlight w:val="yellow"/>
          <w:lang w:eastAsia="zh-CN"/>
        </w:rPr>
        <w:t>（</w:t>
      </w:r>
      <w:r w:rsidR="00F54848">
        <w:rPr>
          <w:rFonts w:ascii="Times New Roman" w:eastAsia="KaiTi" w:hAnsi="Times New Roman" w:cs="Times New Roman" w:hint="eastAsia"/>
          <w:highlight w:val="yellow"/>
          <w:lang w:eastAsia="zh-CN"/>
        </w:rPr>
        <w:t>刚刚</w:t>
      </w:r>
      <w:r w:rsidR="00F54848" w:rsidRPr="00F54848">
        <w:rPr>
          <w:rFonts w:ascii="Times New Roman" w:eastAsia="KaiTi" w:hAnsi="Times New Roman" w:cs="Times New Roman" w:hint="eastAsia"/>
          <w:highlight w:val="yellow"/>
          <w:lang w:eastAsia="zh-CN"/>
        </w:rPr>
        <w:t>开始修改）</w:t>
      </w:r>
    </w:p>
    <w:p w14:paraId="3EA2F4A2" w14:textId="0015B63F" w:rsidR="007177A8" w:rsidRDefault="004738A2" w:rsidP="005E05CB">
      <w:pPr>
        <w:widowControl/>
        <w:ind w:firstLineChars="200" w:firstLine="480"/>
        <w:jc w:val="both"/>
        <w:rPr>
          <w:rFonts w:ascii="Times New Roman" w:eastAsia="KaiTi" w:hAnsi="Times New Roman" w:cs="Times New Roman"/>
          <w:lang w:eastAsia="zh-CN"/>
        </w:rPr>
      </w:pP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”是宇宙的最小组成单位，</w:t>
      </w:r>
      <w:r w:rsidR="007177A8" w:rsidRPr="007177A8">
        <w:rPr>
          <w:rFonts w:ascii="Times New Roman" w:eastAsia="KaiTi" w:hAnsi="Times New Roman" w:cs="Times New Roman" w:hint="eastAsia"/>
          <w:lang w:eastAsia="zh-CN"/>
        </w:rPr>
        <w:t>宇宙的每一个角落都存在着</w:t>
      </w:r>
      <w:r w:rsidR="007177A8" w:rsidRPr="007177A8">
        <w:rPr>
          <w:rFonts w:ascii="Times New Roman" w:eastAsia="KaiTi" w:hAnsi="Times New Roman" w:cs="Times New Roman" w:hint="eastAsia"/>
          <w:lang w:eastAsia="zh-CN"/>
        </w:rPr>
        <w:t>The</w:t>
      </w:r>
      <w:r w:rsidR="007177A8" w:rsidRPr="007177A8">
        <w:rPr>
          <w:rFonts w:ascii="Times New Roman" w:eastAsia="KaiTi" w:hAnsi="Times New Roman" w:cs="Times New Roman"/>
          <w:lang w:eastAsia="zh-CN"/>
        </w:rPr>
        <w:t xml:space="preserve"> one</w:t>
      </w:r>
      <w:r w:rsidR="007177A8" w:rsidRPr="007177A8">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The</w:t>
      </w:r>
      <w:r w:rsidR="005E05CB" w:rsidRPr="0045193C">
        <w:rPr>
          <w:rFonts w:ascii="Times New Roman" w:eastAsia="KaiTi" w:hAnsi="Times New Roman" w:cs="Times New Roman"/>
          <w:lang w:eastAsia="zh-CN"/>
        </w:rPr>
        <w:t xml:space="preserve"> one</w:t>
      </w:r>
      <w:r w:rsidR="005E05CB" w:rsidRPr="0045193C">
        <w:rPr>
          <w:rFonts w:ascii="Times New Roman" w:eastAsia="KaiTi" w:hAnsi="Times New Roman" w:cs="Times New Roman" w:hint="eastAsia"/>
          <w:lang w:eastAsia="zh-CN"/>
        </w:rPr>
        <w:t>”具有能量，</w:t>
      </w:r>
      <w:r w:rsidR="007177A8" w:rsidRPr="005E05CB">
        <w:rPr>
          <w:rFonts w:ascii="Times New Roman" w:eastAsia="KaiTi" w:hAnsi="Times New Roman" w:cs="Times New Roman" w:hint="eastAsia"/>
          <w:lang w:eastAsia="zh-CN"/>
        </w:rPr>
        <w:t>物质是“原始能量</w:t>
      </w:r>
      <w:r w:rsidR="007177A8" w:rsidRPr="005E05CB">
        <w:rPr>
          <w:rFonts w:ascii="Times New Roman" w:eastAsia="KaiTi" w:hAnsi="Times New Roman" w:cs="Times New Roman"/>
          <w:lang w:eastAsia="zh-CN"/>
        </w:rPr>
        <w:t>(</w:t>
      </w:r>
      <w:r w:rsidR="007177A8" w:rsidRPr="005E05CB">
        <w:rPr>
          <w:rFonts w:ascii="Times New Roman" w:eastAsia="KaiTi" w:hAnsi="Times New Roman" w:cs="Times New Roman" w:hint="eastAsia"/>
          <w:lang w:eastAsia="zh-CN"/>
        </w:rPr>
        <w:t>The</w:t>
      </w:r>
      <w:r w:rsidR="007177A8" w:rsidRPr="005E05CB">
        <w:rPr>
          <w:rFonts w:ascii="Times New Roman" w:eastAsia="KaiTi" w:hAnsi="Times New Roman" w:cs="Times New Roman"/>
          <w:lang w:eastAsia="zh-CN"/>
        </w:rPr>
        <w:t xml:space="preserve"> one)”</w:t>
      </w:r>
      <w:r w:rsidR="007177A8" w:rsidRPr="005E05CB">
        <w:rPr>
          <w:rFonts w:ascii="Times New Roman" w:eastAsia="KaiTi" w:hAnsi="Times New Roman" w:cs="Times New Roman"/>
          <w:lang w:eastAsia="zh-CN"/>
        </w:rPr>
        <w:t>的无限种表达形式中的</w:t>
      </w:r>
      <w:r w:rsidR="007177A8" w:rsidRPr="005E05CB">
        <w:rPr>
          <w:rFonts w:ascii="Times New Roman" w:eastAsia="KaiTi" w:hAnsi="Times New Roman" w:cs="Times New Roman" w:hint="eastAsia"/>
          <w:lang w:eastAsia="zh-CN"/>
        </w:rPr>
        <w:t>其中</w:t>
      </w:r>
      <w:r w:rsidR="007177A8" w:rsidRPr="005E05CB">
        <w:rPr>
          <w:rFonts w:ascii="Times New Roman" w:eastAsia="KaiTi" w:hAnsi="Times New Roman" w:cs="Times New Roman"/>
          <w:lang w:eastAsia="zh-CN"/>
        </w:rPr>
        <w:t>一种</w:t>
      </w:r>
      <w:r w:rsidR="007177A8" w:rsidRPr="005E05CB">
        <w:rPr>
          <w:rFonts w:ascii="Times New Roman" w:eastAsia="KaiTi" w:hAnsi="Times New Roman" w:cs="Times New Roman" w:hint="eastAsia"/>
          <w:lang w:eastAsia="zh-CN"/>
        </w:rPr>
        <w:t>。</w:t>
      </w:r>
    </w:p>
    <w:p w14:paraId="5BFD45E2" w14:textId="65AB4813" w:rsidR="004B5CD3" w:rsidRPr="005E05CB" w:rsidRDefault="004B5CD3" w:rsidP="005E05CB">
      <w:pPr>
        <w:widowControl/>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具体来说，</w:t>
      </w: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w:t>
      </w:r>
      <w:r>
        <w:rPr>
          <w:rFonts w:ascii="Times New Roman" w:eastAsia="KaiTi" w:hAnsi="Times New Roman" w:cs="Times New Roman" w:hint="eastAsia"/>
          <w:lang w:eastAsia="zh-CN"/>
        </w:rPr>
        <w:t>具有如下的特性：</w:t>
      </w:r>
    </w:p>
    <w:p w14:paraId="7B7372E5" w14:textId="29F03F33" w:rsidR="0095785C"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45193C">
        <w:rPr>
          <w:rFonts w:ascii="Times New Roman" w:eastAsia="KaiTi" w:hAnsi="Times New Roman" w:cs="Times New Roman"/>
          <w:lang w:eastAsia="zh-CN"/>
        </w:rPr>
        <w:t>自包含：一个</w:t>
      </w:r>
      <w:r w:rsidRPr="0045193C">
        <w:rPr>
          <w:rFonts w:ascii="Times New Roman" w:eastAsia="KaiTi" w:hAnsi="Times New Roman" w:cs="Times New Roman"/>
          <w:lang w:eastAsia="zh-CN"/>
        </w:rPr>
        <w:t>the one</w:t>
      </w:r>
      <w:r w:rsidR="0095785C" w:rsidRPr="0045193C">
        <w:rPr>
          <w:rFonts w:ascii="Times New Roman" w:eastAsia="KaiTi" w:hAnsi="Times New Roman" w:cs="Times New Roman" w:hint="eastAsia"/>
          <w:lang w:eastAsia="zh-CN"/>
        </w:rPr>
        <w:t>中承载了</w:t>
      </w:r>
      <w:r w:rsidR="00F73995" w:rsidRPr="0045193C">
        <w:rPr>
          <w:rFonts w:ascii="Times New Roman" w:eastAsia="KaiTi" w:hAnsi="Times New Roman" w:cs="Times New Roman" w:hint="eastAsia"/>
          <w:lang w:eastAsia="zh-CN"/>
        </w:rPr>
        <w:t>宇宙的</w:t>
      </w:r>
      <w:r w:rsidRPr="0045193C">
        <w:rPr>
          <w:rFonts w:ascii="Times New Roman" w:eastAsia="KaiTi" w:hAnsi="Times New Roman" w:cs="Times New Roman"/>
          <w:lang w:eastAsia="zh-CN"/>
        </w:rPr>
        <w:t>所有信息</w:t>
      </w:r>
      <w:r w:rsidR="005C6611" w:rsidRPr="005C6611">
        <w:rPr>
          <w:rFonts w:ascii="Times New Roman" w:hAnsi="Times New Roman" w:cs="Times New Roman" w:hint="eastAsia"/>
          <w:shd w:val="clear" w:color="auto" w:fill="F7CAAC" w:themeFill="accent2" w:themeFillTint="66"/>
          <w:lang w:eastAsia="zh-CN"/>
        </w:rPr>
        <w:t>跟状态</w:t>
      </w:r>
      <w:r w:rsidR="00FE2B3E" w:rsidRPr="0045193C">
        <w:rPr>
          <w:rFonts w:ascii="Times New Roman" w:eastAsia="KaiTi" w:hAnsi="Times New Roman" w:cs="Times New Roman" w:hint="eastAsia"/>
          <w:lang w:eastAsia="zh-CN"/>
        </w:rPr>
        <w:t>。因为它承载了所有的信息</w:t>
      </w:r>
      <w:r w:rsidR="005C6611" w:rsidRPr="005C6611">
        <w:rPr>
          <w:rFonts w:ascii="Times New Roman" w:hAnsi="Times New Roman" w:cs="Times New Roman" w:hint="eastAsia"/>
          <w:shd w:val="clear" w:color="auto" w:fill="F7CAAC" w:themeFill="accent2" w:themeFillTint="66"/>
          <w:lang w:eastAsia="zh-CN"/>
        </w:rPr>
        <w:t>跟状态</w:t>
      </w:r>
      <w:r w:rsidR="00FE2B3E" w:rsidRPr="0045193C">
        <w:rPr>
          <w:rFonts w:ascii="Times New Roman" w:eastAsia="KaiTi" w:hAnsi="Times New Roman" w:cs="Times New Roman" w:hint="eastAsia"/>
          <w:lang w:eastAsia="zh-CN"/>
        </w:rPr>
        <w:t>，它才可以显化所有的东西</w:t>
      </w:r>
      <w:r w:rsidR="00F73995" w:rsidRPr="0045193C">
        <w:rPr>
          <w:rFonts w:ascii="Times New Roman" w:eastAsia="KaiTi" w:hAnsi="Times New Roman" w:cs="Times New Roman" w:hint="eastAsia"/>
          <w:lang w:eastAsia="zh-CN"/>
        </w:rPr>
        <w:t>，其</w:t>
      </w:r>
      <w:r w:rsidR="00FE2B3E" w:rsidRPr="0045193C">
        <w:rPr>
          <w:rFonts w:ascii="Times New Roman" w:eastAsia="KaiTi" w:hAnsi="Times New Roman" w:cs="Times New Roman" w:hint="eastAsia"/>
          <w:lang w:eastAsia="zh-CN"/>
        </w:rPr>
        <w:t>显化的原则是基于</w:t>
      </w:r>
      <w:r w:rsidR="007148A4" w:rsidRPr="0045193C">
        <w:rPr>
          <w:rFonts w:ascii="Times New Roman" w:eastAsia="KaiTi" w:hAnsi="Times New Roman" w:cs="Times New Roman" w:hint="eastAsia"/>
          <w:lang w:eastAsia="zh-CN"/>
        </w:rPr>
        <w:t>能量的扰动</w:t>
      </w:r>
      <w:r w:rsidR="00FE2B3E" w:rsidRPr="0045193C">
        <w:rPr>
          <w:rFonts w:ascii="Times New Roman" w:eastAsia="KaiTi" w:hAnsi="Times New Roman" w:cs="Times New Roman" w:hint="eastAsia"/>
          <w:lang w:eastAsia="zh-CN"/>
        </w:rPr>
        <w:t>。</w:t>
      </w:r>
      <w:r w:rsidR="00FC3222" w:rsidRPr="0045193C">
        <w:rPr>
          <w:rFonts w:ascii="Times New Roman" w:eastAsia="KaiTi" w:hAnsi="Times New Roman" w:cs="Times New Roman" w:hint="eastAsia"/>
          <w:lang w:eastAsia="zh-CN"/>
        </w:rPr>
        <w:t>量子场论认为</w:t>
      </w:r>
      <w:r w:rsidR="004C0FD5" w:rsidRPr="0045193C">
        <w:rPr>
          <w:rFonts w:ascii="Times New Roman" w:eastAsia="KaiTi" w:hAnsi="Times New Roman" w:cs="Times New Roman"/>
          <w:lang w:eastAsia="zh-CN"/>
        </w:rPr>
        <w:t>，真空中到处充满着称作</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零点能</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的电磁能</w:t>
      </w:r>
      <w:r w:rsidR="00FC3222" w:rsidRPr="0045193C">
        <w:rPr>
          <w:rFonts w:ascii="Times New Roman" w:eastAsia="KaiTi" w:hAnsi="Times New Roman" w:cs="Times New Roman" w:hint="eastAsia"/>
          <w:lang w:eastAsia="zh-CN"/>
        </w:rPr>
        <w:t>，</w:t>
      </w:r>
      <w:r w:rsidR="004C0FD5" w:rsidRPr="0045193C">
        <w:rPr>
          <w:rFonts w:ascii="Times New Roman" w:eastAsia="KaiTi" w:hAnsi="Times New Roman" w:cs="Times New Roman"/>
          <w:lang w:eastAsia="zh-CN"/>
        </w:rPr>
        <w:t>如果把宇宙温度降至绝对零度（宇宙</w:t>
      </w:r>
      <w:r w:rsidR="004C0FD5" w:rsidRPr="004C0FD5">
        <w:rPr>
          <w:rFonts w:ascii="Times New Roman" w:eastAsia="KaiTi" w:hAnsi="Times New Roman" w:cs="Times New Roman"/>
          <w:lang w:eastAsia="zh-CN"/>
        </w:rPr>
        <w:t>可能的最低能态），部分能量就可能保留下来。麦克莱</w:t>
      </w:r>
      <w:r w:rsidR="007148A4">
        <w:rPr>
          <w:rFonts w:ascii="Times New Roman" w:eastAsia="KaiTi" w:hAnsi="Times New Roman" w:cs="Times New Roman" w:hint="eastAsia"/>
          <w:lang w:eastAsia="zh-CN"/>
        </w:rPr>
        <w:t>曾</w:t>
      </w:r>
      <w:r w:rsidR="004C0FD5" w:rsidRPr="004C0FD5">
        <w:rPr>
          <w:rFonts w:ascii="Times New Roman" w:eastAsia="KaiTi" w:hAnsi="Times New Roman" w:cs="Times New Roman"/>
          <w:lang w:eastAsia="zh-CN"/>
        </w:rPr>
        <w:t>计算出</w:t>
      </w:r>
      <w:r w:rsidR="007148A4">
        <w:rPr>
          <w:rFonts w:ascii="Times New Roman" w:eastAsia="KaiTi" w:hAnsi="Times New Roman" w:cs="Times New Roman" w:hint="eastAsia"/>
          <w:lang w:eastAsia="zh-CN"/>
        </w:rPr>
        <w:t>[</w:t>
      </w:r>
      <w:r w:rsidR="007148A4">
        <w:rPr>
          <w:rFonts w:ascii="Times New Roman" w:eastAsia="KaiTi" w:hAnsi="Times New Roman" w:cs="Times New Roman" w:hint="eastAsia"/>
          <w:lang w:eastAsia="zh-CN"/>
        </w:rPr>
        <w:t>参考文献</w:t>
      </w:r>
      <w:r w:rsidR="007148A4">
        <w:rPr>
          <w:rFonts w:ascii="Times New Roman" w:eastAsia="KaiTi" w:hAnsi="Times New Roman" w:cs="Times New Roman"/>
          <w:lang w:eastAsia="zh-CN"/>
        </w:rPr>
        <w:t>]</w:t>
      </w:r>
      <w:r w:rsidR="004C0FD5" w:rsidRPr="004C0FD5">
        <w:rPr>
          <w:rFonts w:ascii="Times New Roman" w:eastAsia="KaiTi" w:hAnsi="Times New Roman" w:cs="Times New Roman"/>
          <w:lang w:eastAsia="zh-CN"/>
        </w:rPr>
        <w:t>，大小相当于一个质子的真空区所含的能量可能与整个宇宙中所有物质所含的能量一样多。</w:t>
      </w:r>
      <w:r w:rsidR="0045193C" w:rsidRPr="0045193C">
        <w:rPr>
          <w:rFonts w:ascii="Times New Roman" w:eastAsia="KaiTi" w:hAnsi="Times New Roman" w:cs="Times New Roman" w:hint="eastAsia"/>
          <w:highlight w:val="yellow"/>
          <w:lang w:eastAsia="zh-CN"/>
        </w:rPr>
        <w:t>（以数学举例、</w:t>
      </w:r>
      <w:r w:rsidR="0095785C" w:rsidRPr="00F6463A">
        <w:rPr>
          <w:rFonts w:ascii="Times New Roman" w:eastAsia="KaiTi" w:hAnsi="Times New Roman" w:cs="Times New Roman" w:hint="eastAsia"/>
          <w:highlight w:val="yellow"/>
          <w:lang w:eastAsia="zh-CN"/>
        </w:rPr>
        <w:t>以</w:t>
      </w:r>
      <w:r w:rsidR="0095785C" w:rsidRPr="00F6463A">
        <w:rPr>
          <w:rFonts w:ascii="Times New Roman" w:eastAsia="KaiTi" w:hAnsi="Times New Roman" w:cs="Times New Roman"/>
          <w:highlight w:val="yellow"/>
          <w:lang w:eastAsia="zh-CN"/>
        </w:rPr>
        <w:t>芯片举例</w:t>
      </w:r>
      <w:r w:rsidR="00C20773">
        <w:rPr>
          <w:rFonts w:ascii="Times New Roman" w:eastAsia="KaiTi" w:hAnsi="Times New Roman" w:cs="Times New Roman" w:hint="eastAsia"/>
          <w:highlight w:val="yellow"/>
          <w:lang w:eastAsia="zh-CN"/>
        </w:rPr>
        <w:t>。</w:t>
      </w:r>
      <w:r w:rsidR="004B5CD3" w:rsidRPr="005E05CB">
        <w:rPr>
          <w:rFonts w:ascii="Times New Roman" w:eastAsia="KaiTi" w:hAnsi="Times New Roman" w:cs="Times New Roman" w:hint="eastAsia"/>
          <w:lang w:eastAsia="zh-CN"/>
        </w:rPr>
        <w:t>比如现在的内存芯片越来越小，但是可以承载得越来越多。</w:t>
      </w:r>
      <w:r w:rsidR="00C20773" w:rsidRPr="005E05CB">
        <w:rPr>
          <w:rFonts w:ascii="Times New Roman" w:eastAsia="KaiTi" w:hAnsi="Times New Roman" w:cs="Times New Roman" w:hint="eastAsia"/>
          <w:lang w:eastAsia="zh-CN"/>
        </w:rPr>
        <w:t>芯片</w:t>
      </w:r>
      <w:r w:rsidR="00C20773">
        <w:rPr>
          <w:rFonts w:ascii="Times New Roman" w:eastAsia="KaiTi" w:hAnsi="Times New Roman" w:cs="Times New Roman" w:hint="eastAsia"/>
          <w:lang w:eastAsia="zh-CN"/>
        </w:rPr>
        <w:t>几乎</w:t>
      </w:r>
      <w:r w:rsidR="00C20773" w:rsidRPr="005E05CB">
        <w:rPr>
          <w:rFonts w:ascii="Times New Roman" w:eastAsia="KaiTi" w:hAnsi="Times New Roman" w:cs="Times New Roman" w:hint="eastAsia"/>
          <w:lang w:eastAsia="zh-CN"/>
        </w:rPr>
        <w:t>把近代科学史都囊括了</w:t>
      </w:r>
      <w:r w:rsidR="0045193C">
        <w:rPr>
          <w:rFonts w:ascii="Times New Roman" w:eastAsia="KaiTi" w:hAnsi="Times New Roman" w:cs="Times New Roman" w:hint="eastAsia"/>
          <w:highlight w:val="yellow"/>
          <w:lang w:eastAsia="zh-CN"/>
        </w:rPr>
        <w:t>）</w:t>
      </w:r>
      <w:r w:rsidR="005C6611">
        <w:rPr>
          <w:rFonts w:ascii="Times New Roman" w:hAnsi="Times New Roman" w:cs="Times New Roman" w:hint="eastAsia"/>
          <w:highlight w:val="yellow"/>
          <w:lang w:eastAsia="zh-CN"/>
        </w:rPr>
        <w:t xml:space="preserve"> </w:t>
      </w:r>
    </w:p>
    <w:p w14:paraId="6FE99732" w14:textId="589101D5" w:rsidR="00F6463A"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95785C">
        <w:rPr>
          <w:rFonts w:ascii="Times New Roman" w:eastAsia="KaiTi" w:hAnsi="Times New Roman" w:cs="Times New Roman"/>
          <w:highlight w:val="yellow"/>
          <w:lang w:eastAsia="zh-CN"/>
        </w:rPr>
        <w:t>自生性：</w:t>
      </w:r>
      <w:r w:rsidRPr="0095785C">
        <w:rPr>
          <w:rFonts w:ascii="Times New Roman" w:eastAsia="KaiTi" w:hAnsi="Times New Roman" w:cs="Times New Roman" w:hint="eastAsia"/>
          <w:highlight w:val="yellow"/>
          <w:lang w:eastAsia="zh-CN"/>
        </w:rPr>
        <w:t>自我复制</w:t>
      </w:r>
      <w:r w:rsidR="0045193C">
        <w:rPr>
          <w:rFonts w:ascii="Times New Roman" w:eastAsia="KaiTi" w:hAnsi="Times New Roman" w:cs="Times New Roman" w:hint="eastAsia"/>
          <w:highlight w:val="yellow"/>
          <w:lang w:eastAsia="zh-CN"/>
        </w:rPr>
        <w:t>，</w:t>
      </w:r>
      <w:r w:rsidRPr="0095785C">
        <w:rPr>
          <w:rFonts w:ascii="Times New Roman" w:eastAsia="KaiTi" w:hAnsi="Times New Roman" w:cs="Times New Roman"/>
          <w:highlight w:val="yellow"/>
          <w:lang w:eastAsia="zh-CN"/>
        </w:rPr>
        <w:t>自动裂变</w:t>
      </w:r>
      <w:r w:rsidR="0045193C">
        <w:rPr>
          <w:rFonts w:ascii="Times New Roman" w:eastAsia="KaiTi" w:hAnsi="Times New Roman" w:cs="Times New Roman" w:hint="eastAsia"/>
          <w:lang w:eastAsia="zh-CN"/>
        </w:rPr>
        <w:t>，</w:t>
      </w:r>
      <w:r w:rsidR="002E69B1" w:rsidRPr="0095785C">
        <w:rPr>
          <w:rFonts w:ascii="Times New Roman" w:eastAsia="KaiTi" w:hAnsi="Times New Roman" w:cs="Times New Roman" w:hint="eastAsia"/>
          <w:lang w:eastAsia="zh-CN"/>
        </w:rPr>
        <w:t>生生不息</w:t>
      </w:r>
      <w:r w:rsidR="00FE5E61" w:rsidRPr="0095785C">
        <w:rPr>
          <w:rFonts w:ascii="Times New Roman" w:eastAsia="KaiTi" w:hAnsi="Times New Roman" w:cs="Times New Roman" w:hint="eastAsia"/>
          <w:lang w:eastAsia="zh-CN"/>
        </w:rPr>
        <w:t>。</w:t>
      </w:r>
      <w:r w:rsidR="00FE5E61" w:rsidRPr="0095785C">
        <w:rPr>
          <w:rFonts w:ascii="Times New Roman" w:eastAsia="KaiTi" w:hAnsi="Times New Roman" w:cs="Times New Roman" w:hint="eastAsia"/>
          <w:lang w:eastAsia="zh-CN"/>
        </w:rPr>
        <w:t>1929</w:t>
      </w:r>
      <w:r w:rsidR="00FE5E61" w:rsidRPr="0095785C">
        <w:rPr>
          <w:rFonts w:ascii="Times New Roman" w:eastAsia="KaiTi" w:hAnsi="Times New Roman" w:cs="Times New Roman" w:hint="eastAsia"/>
          <w:lang w:eastAsia="zh-CN"/>
        </w:rPr>
        <w:t>年，天文学家哈勃公布了一个震惊科学界的发现。这个发现在很大程度上导致这样的结论：宇宙在高速地膨胀着，所有的河外星系都在离我们远去。</w:t>
      </w:r>
      <w:r w:rsidR="008265A0" w:rsidRPr="0095785C">
        <w:rPr>
          <w:rFonts w:ascii="Times New Roman" w:eastAsia="KaiTi" w:hAnsi="Times New Roman" w:cs="Times New Roman" w:hint="eastAsia"/>
          <w:lang w:eastAsia="zh-CN"/>
        </w:rPr>
        <w:t>宇宙大爆炸学说认为，现在的宇宙是由</w:t>
      </w:r>
      <w:r w:rsidR="008265A0" w:rsidRPr="0095785C">
        <w:rPr>
          <w:rFonts w:ascii="Times New Roman" w:eastAsia="KaiTi" w:hAnsi="Times New Roman" w:cs="Times New Roman" w:hint="eastAsia"/>
          <w:lang w:eastAsia="zh-CN"/>
        </w:rPr>
        <w:t>1</w:t>
      </w:r>
      <w:r w:rsidR="008265A0" w:rsidRPr="0095785C">
        <w:rPr>
          <w:rFonts w:ascii="Times New Roman" w:eastAsia="KaiTi" w:hAnsi="Times New Roman" w:cs="Times New Roman"/>
          <w:lang w:eastAsia="zh-CN"/>
        </w:rPr>
        <w:t>38</w:t>
      </w:r>
      <w:r w:rsidR="008265A0" w:rsidRPr="0095785C">
        <w:rPr>
          <w:rFonts w:ascii="Times New Roman" w:eastAsia="KaiTi" w:hAnsi="Times New Roman" w:cs="Times New Roman" w:hint="eastAsia"/>
          <w:lang w:eastAsia="zh-CN"/>
        </w:rPr>
        <w:t>亿年前的一个“原始原子”爆炸而成的。</w:t>
      </w:r>
      <w:r w:rsidR="003D7942" w:rsidRPr="0095785C">
        <w:rPr>
          <w:rFonts w:ascii="Times New Roman" w:eastAsia="KaiTi" w:hAnsi="Times New Roman" w:cs="Times New Roman" w:hint="eastAsia"/>
          <w:lang w:eastAsia="zh-CN"/>
        </w:rPr>
        <w:t>如果</w:t>
      </w:r>
      <w:r w:rsidR="00801541" w:rsidRPr="0095785C">
        <w:rPr>
          <w:rFonts w:ascii="Times New Roman" w:eastAsia="KaiTi" w:hAnsi="Times New Roman" w:cs="Times New Roman"/>
          <w:lang w:eastAsia="zh-CN"/>
        </w:rPr>
        <w:t>能量是有限的，宇宙不可能扩大</w:t>
      </w:r>
      <w:r w:rsidR="008C1074">
        <w:rPr>
          <w:rFonts w:ascii="Times New Roman" w:eastAsia="KaiTi" w:hAnsi="Times New Roman" w:cs="Times New Roman" w:hint="eastAsia"/>
          <w:lang w:eastAsia="zh-CN"/>
        </w:rPr>
        <w:t>。</w:t>
      </w:r>
    </w:p>
    <w:p w14:paraId="3B47C34A" w14:textId="27F795A9" w:rsidR="002E69B1" w:rsidRPr="002E69B1" w:rsidRDefault="00F6463A" w:rsidP="00A319C5">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共时性：</w:t>
      </w:r>
      <w:r w:rsidRPr="00F6463A">
        <w:rPr>
          <w:rFonts w:ascii="Times New Roman" w:eastAsia="KaiTi" w:hAnsi="Times New Roman" w:cs="Times New Roman" w:hint="eastAsia"/>
          <w:highlight w:val="yellow"/>
          <w:lang w:eastAsia="zh-CN"/>
        </w:rPr>
        <w:t>T</w:t>
      </w:r>
      <w:r w:rsidRPr="00F6463A">
        <w:rPr>
          <w:rFonts w:ascii="Times New Roman" w:eastAsia="KaiTi" w:hAnsi="Times New Roman" w:cs="Times New Roman"/>
          <w:highlight w:val="yellow"/>
          <w:lang w:eastAsia="zh-CN"/>
        </w:rPr>
        <w:t xml:space="preserve">he </w:t>
      </w:r>
      <w:r w:rsidRPr="00F6463A">
        <w:rPr>
          <w:rFonts w:ascii="Times New Roman" w:eastAsia="KaiTi" w:hAnsi="Times New Roman" w:cs="Times New Roman" w:hint="eastAsia"/>
          <w:highlight w:val="yellow"/>
          <w:lang w:eastAsia="zh-CN"/>
        </w:rPr>
        <w:t>o</w:t>
      </w:r>
      <w:r w:rsidRPr="00F6463A">
        <w:rPr>
          <w:rFonts w:ascii="Times New Roman" w:eastAsia="KaiTi" w:hAnsi="Times New Roman" w:cs="Times New Roman"/>
          <w:highlight w:val="yellow"/>
          <w:lang w:eastAsia="zh-CN"/>
        </w:rPr>
        <w:t>ne</w:t>
      </w:r>
      <w:r w:rsidRPr="00F6463A">
        <w:rPr>
          <w:rFonts w:ascii="Times New Roman" w:eastAsia="KaiTi" w:hAnsi="Times New Roman" w:cs="Times New Roman" w:hint="eastAsia"/>
          <w:highlight w:val="yellow"/>
          <w:lang w:eastAsia="zh-CN"/>
        </w:rPr>
        <w:t>的超</w:t>
      </w:r>
      <w:r w:rsidRPr="00F6463A">
        <w:rPr>
          <w:rFonts w:ascii="Times New Roman" w:eastAsia="KaiTi" w:hAnsi="Times New Roman" w:cs="Times New Roman"/>
          <w:highlight w:val="yellow"/>
          <w:lang w:eastAsia="zh-CN"/>
        </w:rPr>
        <w:t>越光速通信</w:t>
      </w:r>
      <w:r w:rsidRPr="00F6463A">
        <w:rPr>
          <w:rFonts w:ascii="Times New Roman" w:eastAsia="KaiTi" w:hAnsi="Times New Roman" w:cs="Times New Roman" w:hint="eastAsia"/>
          <w:highlight w:val="yellow"/>
          <w:lang w:eastAsia="zh-CN"/>
        </w:rPr>
        <w:t>（如，</w:t>
      </w:r>
      <w:r w:rsidRPr="00F6463A">
        <w:rPr>
          <w:rFonts w:ascii="Times New Roman" w:eastAsia="KaiTi" w:hAnsi="Times New Roman" w:cs="Times New Roman"/>
          <w:highlight w:val="yellow"/>
          <w:lang w:eastAsia="zh-CN"/>
        </w:rPr>
        <w:t>量子纠缠</w:t>
      </w:r>
      <w:r w:rsidRPr="00F6463A">
        <w:rPr>
          <w:rFonts w:ascii="Times New Roman" w:eastAsia="KaiTi" w:hAnsi="Times New Roman" w:cs="Times New Roman" w:hint="eastAsia"/>
          <w:highlight w:val="yellow"/>
          <w:lang w:eastAsia="zh-CN"/>
        </w:rPr>
        <w:t>）</w:t>
      </w:r>
      <w:r w:rsidR="002E69B1" w:rsidRPr="002E69B1">
        <w:rPr>
          <w:rFonts w:ascii="Times New Roman" w:eastAsia="KaiTi" w:hAnsi="Times New Roman" w:cs="Times New Roman"/>
          <w:highlight w:val="yellow"/>
          <w:lang w:eastAsia="zh-CN"/>
        </w:rPr>
        <w:t>超越光速通信</w:t>
      </w:r>
      <w:r w:rsidR="002E69B1" w:rsidRPr="002E69B1">
        <w:rPr>
          <w:rFonts w:ascii="Times New Roman" w:eastAsia="KaiTi" w:hAnsi="Times New Roman" w:cs="Times New Roman" w:hint="eastAsia"/>
          <w:highlight w:val="yellow"/>
          <w:lang w:eastAsia="zh-CN"/>
        </w:rPr>
        <w:t>。</w:t>
      </w:r>
      <w:r w:rsidR="00BA1D00">
        <w:rPr>
          <w:rFonts w:ascii="Times New Roman" w:eastAsia="KaiTi" w:hAnsi="Times New Roman" w:cs="Times New Roman" w:hint="eastAsia"/>
          <w:highlight w:val="yellow"/>
          <w:lang w:eastAsia="zh-CN"/>
        </w:rPr>
        <w:t>无论</w:t>
      </w:r>
      <w:r w:rsidR="002E69B1" w:rsidRPr="002E69B1">
        <w:rPr>
          <w:rFonts w:ascii="Times New Roman" w:eastAsia="KaiTi" w:hAnsi="Times New Roman" w:cs="Times New Roman" w:hint="eastAsia"/>
          <w:highlight w:val="yellow"/>
          <w:lang w:eastAsia="zh-CN"/>
        </w:rPr>
        <w:t>我们离宇宙的源头越远，一个念头过来，我们就开始。人类的脑电波在调至高频时是可以通过心灵感应进行交流的。我们就是在用我们身体里的</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在交流。因为与</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有共时性，所以才会有手指识字，耳朵识字。</w:t>
      </w:r>
      <w:r w:rsidR="00BA1D00">
        <w:rPr>
          <w:rFonts w:ascii="Times New Roman" w:eastAsia="KaiTi" w:hAnsi="Times New Roman" w:cs="Times New Roman" w:hint="eastAsia"/>
          <w:highlight w:val="yellow"/>
          <w:lang w:eastAsia="zh-CN"/>
        </w:rPr>
        <w:t>当然如果需要文</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的</w:t>
      </w:r>
      <w:r w:rsidR="00BA1D00">
        <w:rPr>
          <w:rFonts w:ascii="Times New Roman" w:eastAsia="KaiTi" w:hAnsi="Times New Roman" w:cs="Times New Roman" w:hint="eastAsia"/>
          <w:highlight w:val="yellow"/>
          <w:lang w:eastAsia="zh-CN"/>
        </w:rPr>
        <w:t>稳定</w:t>
      </w:r>
      <w:r w:rsidR="002E69B1" w:rsidRPr="002E69B1">
        <w:rPr>
          <w:rFonts w:ascii="Times New Roman" w:eastAsia="KaiTi" w:hAnsi="Times New Roman" w:cs="Times New Roman" w:hint="eastAsia"/>
          <w:highlight w:val="yellow"/>
          <w:lang w:eastAsia="zh-CN"/>
        </w:rPr>
        <w:t>显化，需要练习。</w:t>
      </w:r>
    </w:p>
    <w:p w14:paraId="78EC73D7" w14:textId="1CEE7E4F" w:rsidR="00F6463A" w:rsidRPr="00B45500" w:rsidRDefault="005C6611" w:rsidP="00A319C5">
      <w:pPr>
        <w:pStyle w:val="a3"/>
        <w:numPr>
          <w:ilvl w:val="0"/>
          <w:numId w:val="7"/>
        </w:numPr>
        <w:ind w:left="480" w:firstLine="200"/>
        <w:jc w:val="both"/>
        <w:rPr>
          <w:rFonts w:ascii="Times New Roman" w:eastAsia="KaiTi" w:hAnsi="Times New Roman" w:cs="Times New Roman"/>
          <w:highlight w:val="yellow"/>
          <w:lang w:eastAsia="zh-CN"/>
        </w:rPr>
      </w:pPr>
      <w:r>
        <w:rPr>
          <w:rFonts w:ascii="Times New Roman" w:hAnsi="Times New Roman" w:cs="Times New Roman"/>
          <w:highlight w:val="yellow"/>
        </w:rPr>
        <w:t>The one</w:t>
      </w:r>
      <w:r w:rsidR="00F6463A" w:rsidRPr="002E69B1">
        <w:rPr>
          <w:rFonts w:ascii="Times New Roman" w:eastAsia="KaiTi" w:hAnsi="Times New Roman" w:cs="Times New Roman"/>
          <w:highlight w:val="yellow"/>
          <w:lang w:eastAsia="zh-CN"/>
        </w:rPr>
        <w:t>没有固定形状，</w:t>
      </w:r>
      <w:r>
        <w:rPr>
          <w:rFonts w:ascii="Times New Roman" w:hAnsi="Times New Roman" w:cs="Times New Roman" w:hint="eastAsia"/>
          <w:highlight w:val="yellow"/>
        </w:rPr>
        <w:t>在</w:t>
      </w:r>
      <w:r w:rsidRPr="005C6611">
        <w:rPr>
          <w:rFonts w:ascii="Times New Roman" w:hAnsi="Times New Roman" w:cs="Times New Roman" w:hint="eastAsia"/>
          <w:highlight w:val="yellow"/>
          <w:shd w:val="clear" w:color="auto" w:fill="F7CAAC" w:themeFill="accent2" w:themeFillTint="66"/>
        </w:rPr>
        <w:t>the one</w:t>
      </w:r>
      <w:r w:rsidRPr="005C6611">
        <w:rPr>
          <w:rFonts w:ascii="Times New Roman" w:hAnsi="Times New Roman" w:cs="Times New Roman" w:hint="eastAsia"/>
          <w:highlight w:val="yellow"/>
          <w:shd w:val="clear" w:color="auto" w:fill="F7CAAC" w:themeFill="accent2" w:themeFillTint="66"/>
        </w:rPr>
        <w:t>分散的状态下</w:t>
      </w:r>
      <w:r>
        <w:rPr>
          <w:rFonts w:asciiTheme="minorEastAsia" w:hAnsiTheme="minorEastAsia" w:cs="Times New Roman" w:hint="eastAsia"/>
          <w:highlight w:val="yellow"/>
        </w:rPr>
        <w:t>，</w:t>
      </w:r>
      <w:r w:rsidR="005E05CB">
        <w:rPr>
          <w:rFonts w:ascii="Times New Roman" w:eastAsia="KaiTi" w:hAnsi="Times New Roman" w:cs="Times New Roman" w:hint="eastAsia"/>
          <w:highlight w:val="yellow"/>
          <w:lang w:eastAsia="zh-CN"/>
        </w:rPr>
        <w:t>运行</w:t>
      </w:r>
      <w:r>
        <w:rPr>
          <w:rFonts w:ascii="Times New Roman" w:hAnsi="Times New Roman" w:cs="Times New Roman" w:hint="eastAsia"/>
          <w:highlight w:val="yellow"/>
        </w:rPr>
        <w:t>中</w:t>
      </w:r>
      <w:r w:rsidR="00F6463A" w:rsidRPr="002E69B1">
        <w:rPr>
          <w:rFonts w:ascii="Times New Roman" w:eastAsia="KaiTi" w:hAnsi="Times New Roman" w:cs="Times New Roman"/>
          <w:highlight w:val="yellow"/>
          <w:lang w:eastAsia="zh-CN"/>
        </w:rPr>
        <w:t>有质量的物体</w:t>
      </w:r>
      <w:r w:rsidR="005E05CB">
        <w:rPr>
          <w:rFonts w:ascii="Times New Roman" w:eastAsia="KaiTi" w:hAnsi="Times New Roman" w:cs="Times New Roman" w:hint="eastAsia"/>
          <w:highlight w:val="yellow"/>
          <w:lang w:eastAsia="zh-CN"/>
        </w:rPr>
        <w:t>几乎自由地穿过</w:t>
      </w:r>
      <w:r w:rsidR="00B45500">
        <w:rPr>
          <w:rFonts w:ascii="Times New Roman" w:eastAsia="KaiTi" w:hAnsi="Times New Roman" w:cs="Times New Roman" w:hint="eastAsia"/>
          <w:highlight w:val="yellow"/>
          <w:lang w:eastAsia="zh-CN"/>
        </w:rPr>
        <w:t>。</w:t>
      </w:r>
    </w:p>
    <w:p w14:paraId="7E63A276" w14:textId="4E7BFA6F" w:rsidR="00F6463A" w:rsidRPr="00BA1D00" w:rsidRDefault="00F6463A" w:rsidP="00BA1D00">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符合观察者效应</w:t>
      </w:r>
      <w:r w:rsidR="00BA1D00">
        <w:rPr>
          <w:rFonts w:ascii="Times New Roman" w:eastAsia="KaiTi" w:hAnsi="Times New Roman" w:cs="Times New Roman" w:hint="eastAsia"/>
          <w:highlight w:val="yellow"/>
          <w:lang w:eastAsia="zh-CN"/>
        </w:rPr>
        <w:t>+</w:t>
      </w:r>
      <w:r w:rsidR="00BA1D00" w:rsidRPr="00F6463A">
        <w:rPr>
          <w:rFonts w:ascii="Times New Roman" w:eastAsia="KaiTi" w:hAnsi="Times New Roman" w:cs="Times New Roman" w:hint="eastAsia"/>
          <w:highlight w:val="yellow"/>
          <w:lang w:eastAsia="zh-CN"/>
        </w:rPr>
        <w:t>波粒二象性</w:t>
      </w:r>
      <w:r w:rsidR="00BA1D00">
        <w:rPr>
          <w:rFonts w:ascii="Times New Roman" w:eastAsia="KaiTi" w:hAnsi="Times New Roman" w:cs="Times New Roman" w:hint="eastAsia"/>
          <w:highlight w:val="yellow"/>
          <w:lang w:eastAsia="zh-CN"/>
        </w:rPr>
        <w:t>，</w:t>
      </w:r>
      <w:r w:rsidR="00BA1D00" w:rsidRPr="002E69B1">
        <w:rPr>
          <w:rFonts w:ascii="Times New Roman" w:eastAsia="KaiTi" w:hAnsi="Times New Roman" w:cs="Times New Roman" w:hint="eastAsia"/>
          <w:highlight w:val="yellow"/>
          <w:lang w:eastAsia="zh-CN"/>
        </w:rPr>
        <w:t>包含波和粒子</w:t>
      </w:r>
      <w:r w:rsidR="00BA1D00" w:rsidRPr="00BA1D00">
        <w:rPr>
          <w:rFonts w:ascii="Times New Roman" w:eastAsia="KaiTi" w:hAnsi="Times New Roman" w:cs="Times New Roman" w:hint="eastAsia"/>
          <w:highlight w:val="yellow"/>
          <w:lang w:eastAsia="zh-CN"/>
        </w:rPr>
        <w:t>：观察者效应本质上对量子能量场施加了一个外在的扰动。其显化的原则是基于能量的扰动。</w:t>
      </w:r>
    </w:p>
    <w:p w14:paraId="1542E39B" w14:textId="560FF35F" w:rsidR="001B7F82" w:rsidRPr="002E69B1" w:rsidRDefault="00991CF1" w:rsidP="00A319C5">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局部的</w:t>
      </w:r>
      <w:r w:rsidR="005D25BB" w:rsidRPr="002E69B1">
        <w:rPr>
          <w:rFonts w:ascii="Times New Roman" w:eastAsia="KaiTi" w:hAnsi="Times New Roman" w:cs="Times New Roman" w:hint="eastAsia"/>
          <w:highlight w:val="yellow"/>
          <w:lang w:eastAsia="zh-CN"/>
        </w:rPr>
        <w:t>T</w:t>
      </w:r>
      <w:r w:rsidR="005D25BB" w:rsidRPr="002E69B1">
        <w:rPr>
          <w:rFonts w:ascii="Times New Roman" w:eastAsia="KaiTi" w:hAnsi="Times New Roman" w:cs="Times New Roman"/>
          <w:highlight w:val="yellow"/>
          <w:lang w:eastAsia="zh-CN"/>
        </w:rPr>
        <w:t>he one</w:t>
      </w:r>
      <w:r w:rsidRPr="002E69B1">
        <w:rPr>
          <w:rFonts w:ascii="Times New Roman" w:eastAsia="KaiTi" w:hAnsi="Times New Roman" w:cs="Times New Roman" w:hint="eastAsia"/>
          <w:highlight w:val="yellow"/>
          <w:lang w:eastAsia="zh-CN"/>
        </w:rPr>
        <w:t>不断凝聚，</w:t>
      </w:r>
      <w:r w:rsidR="005D25BB" w:rsidRPr="002E69B1">
        <w:rPr>
          <w:rFonts w:ascii="Times New Roman" w:eastAsia="KaiTi" w:hAnsi="Times New Roman" w:cs="Times New Roman" w:hint="eastAsia"/>
          <w:highlight w:val="yellow"/>
          <w:lang w:eastAsia="zh-CN"/>
        </w:rPr>
        <w:t>会产生一种力</w:t>
      </w:r>
      <w:r w:rsidR="0078090C" w:rsidRPr="002E69B1">
        <w:rPr>
          <w:rFonts w:ascii="Times New Roman" w:eastAsia="KaiTi" w:hAnsi="Times New Roman" w:cs="Times New Roman" w:hint="eastAsia"/>
          <w:highlight w:val="yellow"/>
          <w:lang w:eastAsia="zh-CN"/>
        </w:rPr>
        <w:t>。卡西米尔效应中两块金属板中的吸引力</w:t>
      </w:r>
      <w:r w:rsidR="0078090C" w:rsidRPr="002E69B1">
        <w:rPr>
          <w:rFonts w:ascii="Times New Roman" w:eastAsia="KaiTi" w:hAnsi="Times New Roman" w:cs="Times New Roman"/>
          <w:highlight w:val="yellow"/>
          <w:lang w:eastAsia="zh-CN"/>
        </w:rPr>
        <w:t>…</w:t>
      </w:r>
    </w:p>
    <w:p w14:paraId="49FB80A9" w14:textId="0D3C725D" w:rsidR="00662E64" w:rsidRDefault="00443EB4" w:rsidP="00A319C5">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The</w:t>
      </w:r>
      <w:r w:rsidRPr="002E69B1">
        <w:rPr>
          <w:rFonts w:ascii="Times New Roman" w:eastAsia="KaiTi" w:hAnsi="Times New Roman" w:cs="Times New Roman"/>
          <w:highlight w:val="yellow"/>
          <w:lang w:eastAsia="zh-CN"/>
        </w:rPr>
        <w:t xml:space="preserve"> one</w:t>
      </w:r>
      <w:r w:rsidRPr="002E69B1">
        <w:rPr>
          <w:rFonts w:ascii="Times New Roman" w:eastAsia="KaiTi" w:hAnsi="Times New Roman" w:cs="Times New Roman" w:hint="eastAsia"/>
          <w:highlight w:val="yellow"/>
          <w:lang w:eastAsia="zh-CN"/>
        </w:rPr>
        <w:t>”原本是非常非常小的，所以距离它可以显化</w:t>
      </w:r>
      <w:r w:rsidR="00334EA0">
        <w:rPr>
          <w:rFonts w:ascii="Times New Roman" w:hAnsi="Times New Roman" w:cs="Times New Roman" w:hint="eastAsia"/>
          <w:highlight w:val="yellow"/>
        </w:rPr>
        <w:t>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波</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场</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粒子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能量</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物质</w:t>
      </w:r>
      <w:r w:rsidR="00334EA0">
        <w:rPr>
          <w:rFonts w:ascii="Times New Roman" w:hAnsi="Times New Roman" w:cs="Times New Roman" w:hint="eastAsia"/>
          <w:highlight w:val="yellow"/>
        </w:rPr>
        <w:t xml:space="preserve"> </w:t>
      </w:r>
      <w:r w:rsidRPr="002E69B1">
        <w:rPr>
          <w:rFonts w:ascii="Times New Roman" w:eastAsia="KaiTi" w:hAnsi="Times New Roman" w:cs="Times New Roman" w:hint="eastAsia"/>
          <w:highlight w:val="yellow"/>
          <w:lang w:eastAsia="zh-CN"/>
        </w:rPr>
        <w:t>出来需要一定的时间。</w:t>
      </w:r>
    </w:p>
    <w:p w14:paraId="335E8825" w14:textId="77777777" w:rsid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lastRenderedPageBreak/>
        <w:t>能量来自环境</w:t>
      </w:r>
      <w:r w:rsidRPr="00FE7B4D">
        <w:rPr>
          <w:rFonts w:ascii="Times New Roman" w:eastAsia="KaiTi" w:hAnsi="Times New Roman" w:cs="Times New Roman"/>
          <w:highlight w:val="yellow"/>
          <w:lang w:eastAsia="zh-CN"/>
        </w:rPr>
        <w:t>(</w:t>
      </w:r>
      <w:r w:rsidRPr="00FE7B4D">
        <w:rPr>
          <w:rFonts w:ascii="Times New Roman" w:eastAsia="KaiTi" w:hAnsi="Times New Roman" w:cs="Times New Roman" w:hint="eastAsia"/>
          <w:highlight w:val="yellow"/>
          <w:lang w:eastAsia="zh-CN"/>
        </w:rPr>
        <w:t>通过以太</w:t>
      </w:r>
      <w:r w:rsidRPr="00FE7B4D">
        <w:rPr>
          <w:rFonts w:ascii="Times New Roman" w:eastAsia="KaiTi" w:hAnsi="Times New Roman" w:cs="Times New Roman"/>
          <w:highlight w:val="yellow"/>
          <w:lang w:eastAsia="zh-CN"/>
        </w:rPr>
        <w:t>)</w:t>
      </w:r>
      <w:r w:rsidRPr="00FE7B4D">
        <w:rPr>
          <w:rFonts w:ascii="Times New Roman" w:eastAsia="KaiTi" w:hAnsi="Times New Roman" w:cs="Times New Roman" w:hint="eastAsia"/>
          <w:highlight w:val="yellow"/>
          <w:lang w:eastAsia="zh-CN"/>
        </w:rPr>
        <w:t>，并返回到环境中给予物质以生命，通过这样或那样的方式形成一种“闭合电路”。</w:t>
      </w:r>
    </w:p>
    <w:p w14:paraId="34E290B7" w14:textId="271A348B" w:rsidR="00FE7B4D" w:rsidRP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662E64">
        <w:rPr>
          <w:rFonts w:ascii="Times New Roman" w:eastAsia="KaiTi" w:hAnsi="Times New Roman" w:cs="Times New Roman" w:hint="eastAsia"/>
          <w:highlight w:val="yellow"/>
          <w:lang w:eastAsia="zh-CN"/>
        </w:rPr>
        <w:t>每一个有重量的物体都有电容量，从而与周围的</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成比例地相互作用。（电容量：每一个质量都有一个能量承载的上限。这个最大容量会决定你的内在以及外在环境可以包含多少</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以及</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的密度。但是不仅仅限于质量内以内，而是可以在质量体以外形成。</w:t>
      </w:r>
    </w:p>
    <w:p w14:paraId="72D695DE" w14:textId="77777777" w:rsidR="00FE7B4D" w:rsidRPr="00FE7B4D" w:rsidRDefault="00FE7B4D" w:rsidP="00A319C5">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t>在宇宙中没有物质是静止的，静止的物质都会“衰退”回</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状态。（</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不是全然静止的，而是运动的，会以一个几乎没有移动的速度在移动。</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会扩张，也会收缩。不确定是否要在我们的论文中表达。宇宙中的第一个意念创造了第一个</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，之后因为</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的自生性，</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开始无限扩张。第一个意念从何而来？不见得来自于我们这个宇宙。现在的物理学不一定在乎第一个</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从哪里来，在乎怎么用。当第一个意念决定把</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收回去，就开始收缩了。或者说，如果他的念力衰退，一切就会回到第一个</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。爱因斯提的质能方程，质量</w:t>
      </w:r>
      <w:r w:rsidRPr="00FE7B4D">
        <w:rPr>
          <w:rFonts w:ascii="Times New Roman" w:eastAsia="KaiTi" w:hAnsi="Times New Roman" w:cs="Times New Roman" w:hint="eastAsia"/>
          <w:highlight w:val="yellow"/>
          <w:lang w:eastAsia="zh-CN"/>
        </w:rPr>
        <w:t>/</w:t>
      </w:r>
      <w:r w:rsidRPr="00FE7B4D">
        <w:rPr>
          <w:rFonts w:ascii="Times New Roman" w:eastAsia="KaiTi" w:hAnsi="Times New Roman" w:cs="Times New Roman" w:hint="eastAsia"/>
          <w:highlight w:val="yellow"/>
          <w:lang w:eastAsia="zh-CN"/>
        </w:rPr>
        <w:t>愿力越大，能量就越大。质量是愿力的显化版，愿力是质量的初始版。</w:t>
      </w:r>
      <w:r w:rsidRPr="00FE7B4D">
        <w:rPr>
          <w:rFonts w:ascii="Times New Roman" w:eastAsia="KaiTi" w:hAnsi="Times New Roman" w:cs="Times New Roman" w:hint="eastAsia"/>
          <w:highlight w:val="yellow"/>
          <w:lang w:eastAsia="zh-CN"/>
        </w:rPr>
        <w:t xml:space="preserve"> 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是运动速度最慢的，几乎是静止的。和</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相比，以太也是运动的，它的运动速度比</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快一些；电磁波的运动比</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快一些。如果</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比它们都快，它们就没有办法跟上</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就没有办法成为介质。介质相对不动。铁轨不会跑得比高铁快，不然铁轨就载人了。所以学生要比老师跑得快。物质回到的状态取决于它最原始的状态。气体就回到气体，物质就回到物质，</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就回到</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越接近静止的物质，会根据它们的状态。释迦牟尼佛的地水火风空的理论比较完善。地会回归到地，。。。空就回归到空。空可以暂时用以太来描述。在地球可以用以太来描述，离开地球就没有办法用以太来描述。）</w:t>
      </w:r>
    </w:p>
    <w:p w14:paraId="066063C3" w14:textId="5724925D" w:rsidR="00B45500" w:rsidRPr="007177A8" w:rsidRDefault="001325DB" w:rsidP="000545F1">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The</w:t>
      </w:r>
      <w:r w:rsidRPr="002E69B1">
        <w:rPr>
          <w:rFonts w:ascii="Times New Roman" w:eastAsia="KaiTi" w:hAnsi="Times New Roman" w:cs="Times New Roman"/>
          <w:highlight w:val="yellow"/>
          <w:lang w:eastAsia="zh-CN"/>
        </w:rPr>
        <w:t xml:space="preserve"> one</w:t>
      </w:r>
      <w:r w:rsidRPr="002E69B1">
        <w:rPr>
          <w:rFonts w:ascii="Times New Roman" w:eastAsia="KaiTi" w:hAnsi="Times New Roman" w:cs="Times New Roman" w:hint="eastAsia"/>
          <w:highlight w:val="yellow"/>
          <w:lang w:eastAsia="zh-CN"/>
        </w:rPr>
        <w:t>”可以影响时间的运动。</w:t>
      </w:r>
      <w:r w:rsidR="00FE7B4D" w:rsidRPr="001325DB">
        <w:rPr>
          <w:rFonts w:ascii="Times New Roman" w:eastAsia="KaiTi" w:hAnsi="Times New Roman" w:cs="Times New Roman" w:hint="eastAsia"/>
          <w:highlight w:val="yellow"/>
          <w:lang w:eastAsia="zh-CN"/>
        </w:rPr>
        <w:t>宇宙中的运动产生了时间幻觉，时间只是对事件的人为“测量”。（越接近</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，就越接近静止。安静的静不止是运动，安静下来才可以感受</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并重新创造</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。从人体的构造来说，越接近静，就越可以感受到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。越接近动，就越难以感受到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w:t>
      </w:r>
    </w:p>
    <w:p w14:paraId="4EB75A94" w14:textId="77777777" w:rsidR="003579A3" w:rsidRPr="003579A3" w:rsidRDefault="003579A3" w:rsidP="000545F1">
      <w:pPr>
        <w:jc w:val="both"/>
        <w:rPr>
          <w:rFonts w:ascii="Times New Roman" w:eastAsia="KaiTi" w:hAnsi="Times New Roman" w:cs="Times New Roman"/>
          <w:lang w:eastAsia="zh-CN"/>
        </w:rPr>
      </w:pPr>
    </w:p>
    <w:p w14:paraId="3E125D27" w14:textId="618C6606" w:rsidR="0094030C" w:rsidRDefault="0094030C" w:rsidP="00A319C5">
      <w:pPr>
        <w:pStyle w:val="a3"/>
        <w:ind w:firstLine="200"/>
        <w:jc w:val="both"/>
        <w:rPr>
          <w:rFonts w:ascii="Times New Roman" w:eastAsia="KaiTi" w:hAnsi="Times New Roman" w:cs="Times New Roman"/>
          <w:lang w:eastAsia="zh-CN"/>
        </w:rPr>
      </w:pPr>
    </w:p>
    <w:p w14:paraId="576BCA0F"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宇宙的本质就像是震动和波的交响乐。</w:t>
      </w:r>
    </w:p>
    <w:p w14:paraId="5D3379DD"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所有的一切都是电；</w:t>
      </w:r>
    </w:p>
    <w:p w14:paraId="1AD6FA04"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宇宙的各种表现都是生命力的呈现。</w:t>
      </w:r>
    </w:p>
    <w:p w14:paraId="4442200E"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我是</w:t>
      </w:r>
      <w:r w:rsidRPr="0094030C">
        <w:rPr>
          <w:rFonts w:ascii="Times New Roman" w:eastAsia="KaiTi" w:hAnsi="Times New Roman" w:cs="Times New Roman" w:hint="eastAsia"/>
          <w:lang w:eastAsia="zh-CN"/>
        </w:rPr>
        <w:t>The</w:t>
      </w:r>
      <w:r w:rsidRPr="0094030C">
        <w:rPr>
          <w:rFonts w:ascii="Times New Roman" w:eastAsia="KaiTi" w:hAnsi="Times New Roman" w:cs="Times New Roman"/>
          <w:lang w:eastAsia="zh-CN"/>
        </w:rPr>
        <w:t xml:space="preserve"> one</w:t>
      </w:r>
      <w:r w:rsidRPr="0094030C">
        <w:rPr>
          <w:rFonts w:ascii="Times New Roman" w:eastAsia="KaiTi" w:hAnsi="Times New Roman" w:cs="Times New Roman" w:hint="eastAsia"/>
          <w:lang w:eastAsia="zh-CN"/>
        </w:rPr>
        <w:t>的一部分，</w:t>
      </w:r>
      <w:r w:rsidRPr="0094030C">
        <w:rPr>
          <w:rFonts w:ascii="Times New Roman" w:eastAsia="KaiTi" w:hAnsi="Times New Roman" w:cs="Times New Roman" w:hint="eastAsia"/>
          <w:lang w:eastAsia="zh-CN"/>
        </w:rPr>
        <w:t>The</w:t>
      </w:r>
      <w:r w:rsidRPr="0094030C">
        <w:rPr>
          <w:rFonts w:ascii="Times New Roman" w:eastAsia="KaiTi" w:hAnsi="Times New Roman" w:cs="Times New Roman"/>
          <w:lang w:eastAsia="zh-CN"/>
        </w:rPr>
        <w:t xml:space="preserve"> one</w:t>
      </w:r>
      <w:r w:rsidRPr="0094030C">
        <w:rPr>
          <w:rFonts w:ascii="Times New Roman" w:eastAsia="KaiTi" w:hAnsi="Times New Roman" w:cs="Times New Roman" w:hint="eastAsia"/>
          <w:lang w:eastAsia="zh-CN"/>
        </w:rPr>
        <w:t>填满了我的六个感官：</w:t>
      </w:r>
    </w:p>
    <w:p w14:paraId="37D48032"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视觉，听觉，感觉，嗅觉，触觉，思考。</w:t>
      </w:r>
    </w:p>
    <w:p w14:paraId="6E46C019"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思考就是我的第六感。</w:t>
      </w:r>
    </w:p>
    <w:p w14:paraId="6232F19C" w14:textId="4F535E38" w:rsidR="0094030C" w:rsidRDefault="0094030C" w:rsidP="00A319C5">
      <w:pPr>
        <w:pStyle w:val="a3"/>
        <w:ind w:firstLine="200"/>
        <w:jc w:val="both"/>
        <w:rPr>
          <w:rFonts w:ascii="Times New Roman" w:eastAsia="KaiTi" w:hAnsi="Times New Roman" w:cs="Times New Roman"/>
          <w:lang w:eastAsia="zh-CN"/>
        </w:rPr>
      </w:pPr>
    </w:p>
    <w:p w14:paraId="54221C0D"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lastRenderedPageBreak/>
        <w:t>因此，宇宙的本质就是</w:t>
      </w:r>
      <w:r w:rsidRPr="0094030C">
        <w:rPr>
          <w:rFonts w:ascii="Times New Roman" w:eastAsia="KaiTi" w:hAnsi="Times New Roman" w:cs="Times New Roman" w:hint="eastAsia"/>
          <w:lang w:eastAsia="zh-CN"/>
        </w:rPr>
        <w:t>The</w:t>
      </w:r>
      <w:r w:rsidRPr="0094030C">
        <w:rPr>
          <w:rFonts w:ascii="Times New Roman" w:eastAsia="KaiTi" w:hAnsi="Times New Roman" w:cs="Times New Roman"/>
          <w:lang w:eastAsia="zh-CN"/>
        </w:rPr>
        <w:t xml:space="preserve"> one</w:t>
      </w:r>
      <w:r w:rsidRPr="0094030C">
        <w:rPr>
          <w:rFonts w:ascii="Times New Roman" w:eastAsia="KaiTi" w:hAnsi="Times New Roman" w:cs="Times New Roman" w:hint="eastAsia"/>
          <w:lang w:eastAsia="zh-CN"/>
        </w:rPr>
        <w:t>，包含了波、电、磁、</w:t>
      </w:r>
      <w:r w:rsidRPr="0094030C">
        <w:rPr>
          <w:rFonts w:ascii="Times New Roman" w:eastAsia="KaiTi" w:hAnsi="Times New Roman" w:cs="Times New Roman"/>
          <w:lang w:eastAsia="zh-CN"/>
        </w:rPr>
        <w:t>…</w:t>
      </w:r>
    </w:p>
    <w:p w14:paraId="4C526CA6" w14:textId="35C4F8E0" w:rsidR="0094030C" w:rsidRDefault="0094030C" w:rsidP="00A319C5">
      <w:pPr>
        <w:pStyle w:val="a3"/>
        <w:ind w:firstLine="200"/>
        <w:jc w:val="both"/>
        <w:rPr>
          <w:rFonts w:ascii="Times New Roman" w:eastAsia="KaiTi" w:hAnsi="Times New Roman" w:cs="Times New Roman"/>
          <w:lang w:eastAsia="zh-CN"/>
        </w:rPr>
      </w:pPr>
    </w:p>
    <w:p w14:paraId="2DED9EB5" w14:textId="77777777" w:rsidR="00665D60" w:rsidRPr="009C6078" w:rsidRDefault="00665D6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是“终极”介质：一种极富弹性的稀薄炁体，允许有质量的物质几乎自由穿过。</w:t>
      </w:r>
    </w:p>
    <w:p w14:paraId="0FEE6238" w14:textId="77777777" w:rsidR="00665D60" w:rsidRPr="009C6078" w:rsidRDefault="00665D6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此炁体非彼气体，也是一种</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。我们现在所说的气体，是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的一种显现。</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也是一种介质，是波和粒子的最小单位。允许有质量的物质几乎自由穿过，但相对也有一定的阻力。</w:t>
      </w:r>
    </w:p>
    <w:p w14:paraId="473AB75D" w14:textId="77777777" w:rsidR="00665D60" w:rsidRPr="00665D60" w:rsidRDefault="00665D60" w:rsidP="00A319C5">
      <w:pPr>
        <w:pStyle w:val="a3"/>
        <w:ind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中的波动形成了电磁波和静电：</w:t>
      </w:r>
    </w:p>
    <w:p w14:paraId="32994D64"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电磁力通过空间中的介质而产生：即</w:t>
      </w: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作用于有重量物质的结果</w:t>
      </w:r>
    </w:p>
    <w:p w14:paraId="3E3AD0AB"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电磁辐射如</w:t>
      </w: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里的声波一样传播</w:t>
      </w:r>
    </w:p>
    <w:p w14:paraId="7163F3B4"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稳定的低频电磁表现得像波（所以波也不是本质，波的一些特性也不见得在其它系统存在）</w:t>
      </w:r>
    </w:p>
    <w:p w14:paraId="22893A73"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的电磁场从负极性中创造出吸引力</w:t>
      </w:r>
      <w:r w:rsidRPr="00665D60">
        <w:rPr>
          <w:rFonts w:ascii="Times New Roman" w:eastAsia="KaiTi" w:hAnsi="Times New Roman" w:cs="Times New Roman"/>
          <w:lang w:eastAsia="zh-CN"/>
        </w:rPr>
        <w:t>--</w:t>
      </w:r>
      <w:r w:rsidRPr="00665D60">
        <w:rPr>
          <w:rFonts w:ascii="Times New Roman" w:eastAsia="KaiTi" w:hAnsi="Times New Roman" w:cs="Times New Roman" w:hint="eastAsia"/>
          <w:lang w:eastAsia="zh-CN"/>
        </w:rPr>
        <w:t>重力</w:t>
      </w:r>
      <w:r w:rsidRPr="00665D60">
        <w:rPr>
          <w:rFonts w:ascii="Times New Roman" w:eastAsia="KaiTi" w:hAnsi="Times New Roman" w:cs="Times New Roman" w:hint="eastAsia"/>
          <w:lang w:eastAsia="zh-CN"/>
        </w:rPr>
        <w:t xml:space="preserve"> </w:t>
      </w:r>
    </w:p>
    <w:p w14:paraId="05942393"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机械运动是电磁力在</w:t>
      </w: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中发生作用的结果：即动量与惯性本质上是电磁</w:t>
      </w:r>
    </w:p>
    <w:p w14:paraId="4805320D" w14:textId="77777777" w:rsidR="00A25A12" w:rsidRPr="005E1880" w:rsidRDefault="00A25A12" w:rsidP="00A319C5">
      <w:pPr>
        <w:ind w:firstLine="200"/>
        <w:jc w:val="both"/>
        <w:rPr>
          <w:rFonts w:ascii="Times New Roman" w:eastAsia="KaiTi" w:hAnsi="Times New Roman" w:cs="Times New Roman"/>
          <w:lang w:eastAsia="zh-CN"/>
        </w:rPr>
      </w:pPr>
    </w:p>
    <w:p w14:paraId="3DB5CAF6" w14:textId="0AFDDC9D" w:rsidR="00DC54D6" w:rsidRPr="009C6078" w:rsidRDefault="00DC54D6"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 </w:t>
      </w:r>
      <w:r w:rsidRPr="009C6078">
        <w:rPr>
          <w:rFonts w:ascii="Times New Roman" w:eastAsia="KaiTi" w:hAnsi="Times New Roman" w:cs="Times New Roman" w:hint="eastAsia"/>
          <w:shd w:val="clear" w:color="auto" w:fill="92D050"/>
          <w:lang w:eastAsia="zh-CN"/>
        </w:rPr>
        <w:t>会根据意念来聚集，意念可以聚集</w:t>
      </w:r>
      <w:r w:rsidRPr="009C6078">
        <w:rPr>
          <w:rFonts w:ascii="Times New Roman" w:eastAsia="KaiTi" w:hAnsi="Times New Roman" w:cs="Times New Roman"/>
          <w:shd w:val="clear" w:color="auto" w:fill="92D050"/>
          <w:lang w:eastAsia="zh-CN"/>
        </w:rPr>
        <w:t xml:space="preserve">The one. </w:t>
      </w:r>
      <w:r w:rsidRPr="009C6078">
        <w:rPr>
          <w:rFonts w:ascii="Times New Roman" w:eastAsia="KaiTi" w:hAnsi="Times New Roman" w:cs="Times New Roman" w:hint="eastAsia"/>
          <w:shd w:val="clear" w:color="auto" w:fill="92D050"/>
          <w:lang w:eastAsia="zh-CN"/>
        </w:rPr>
        <w:t>能量也是</w:t>
      </w:r>
      <w:r w:rsidRPr="009C6078">
        <w:rPr>
          <w:rFonts w:ascii="Times New Roman" w:eastAsia="KaiTi" w:hAnsi="Times New Roman" w:cs="Times New Roman" w:hint="eastAsia"/>
          <w:shd w:val="clear" w:color="auto" w:fill="92D050"/>
          <w:lang w:eastAsia="zh-CN"/>
        </w:rPr>
        <w:t>T</w:t>
      </w:r>
      <w:r w:rsidRPr="009C6078">
        <w:rPr>
          <w:rFonts w:ascii="Times New Roman" w:eastAsia="KaiTi" w:hAnsi="Times New Roman" w:cs="Times New Roman"/>
          <w:shd w:val="clear" w:color="auto" w:fill="92D050"/>
          <w:lang w:eastAsia="zh-CN"/>
        </w:rPr>
        <w:t>he one</w:t>
      </w:r>
      <w:r w:rsidRPr="009C6078">
        <w:rPr>
          <w:rFonts w:ascii="Times New Roman" w:eastAsia="KaiTi" w:hAnsi="Times New Roman" w:cs="Times New Roman" w:hint="eastAsia"/>
          <w:shd w:val="clear" w:color="auto" w:fill="92D050"/>
          <w:lang w:eastAsia="zh-CN"/>
        </w:rPr>
        <w:t>的一种显化。强大的意念可以产生强大的能量，从坚信开始。</w:t>
      </w:r>
    </w:p>
    <w:p w14:paraId="02381B15" w14:textId="77777777" w:rsidR="00DC54D6" w:rsidRP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The</w:t>
      </w:r>
      <w:r w:rsidRPr="00DC54D6">
        <w:rPr>
          <w:rFonts w:ascii="Times New Roman" w:eastAsia="KaiTi" w:hAnsi="Times New Roman" w:cs="Times New Roman"/>
          <w:lang w:eastAsia="zh-CN"/>
        </w:rPr>
        <w:t xml:space="preserve"> one </w:t>
      </w:r>
      <w:r w:rsidRPr="00DC54D6">
        <w:rPr>
          <w:rFonts w:ascii="Times New Roman" w:eastAsia="KaiTi" w:hAnsi="Times New Roman" w:cs="Times New Roman" w:hint="eastAsia"/>
          <w:lang w:eastAsia="zh-CN"/>
        </w:rPr>
        <w:t>里面什么都有，所以意念可以把</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w:t>
      </w:r>
      <w:r w:rsidRPr="00DC54D6">
        <w:rPr>
          <w:rFonts w:ascii="Times New Roman" w:eastAsia="KaiTi" w:hAnsi="Times New Roman" w:cs="Times New Roman" w:hint="eastAsia"/>
          <w:lang w:eastAsia="zh-CN"/>
        </w:rPr>
        <w:t>one</w:t>
      </w:r>
      <w:r w:rsidRPr="00DC54D6">
        <w:rPr>
          <w:rFonts w:ascii="Times New Roman" w:eastAsia="KaiTi" w:hAnsi="Times New Roman" w:cs="Times New Roman" w:hint="eastAsia"/>
          <w:lang w:eastAsia="zh-CN"/>
        </w:rPr>
        <w:t>吸引过来，去做显化。</w:t>
      </w:r>
    </w:p>
    <w:p w14:paraId="3D73B4B1" w14:textId="77777777" w:rsidR="00DC54D6" w:rsidRP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he one</w:t>
      </w:r>
      <w:r w:rsidRPr="00DC54D6">
        <w:rPr>
          <w:rFonts w:ascii="Times New Roman" w:eastAsia="KaiTi" w:hAnsi="Times New Roman" w:cs="Times New Roman" w:hint="eastAsia"/>
          <w:lang w:eastAsia="zh-CN"/>
        </w:rPr>
        <w:t>。（大成就者、星云大师的身体质量可能</w:t>
      </w:r>
      <w:r w:rsidRPr="00DC54D6">
        <w:rPr>
          <w:rFonts w:ascii="Times New Roman" w:eastAsia="KaiTi" w:hAnsi="Times New Roman" w:cs="Times New Roman" w:hint="eastAsia"/>
          <w:lang w:eastAsia="zh-CN"/>
        </w:rPr>
        <w:t>1</w:t>
      </w:r>
      <w:r w:rsidRPr="00DC54D6">
        <w:rPr>
          <w:rFonts w:ascii="Times New Roman" w:eastAsia="KaiTi" w:hAnsi="Times New Roman" w:cs="Times New Roman"/>
          <w:lang w:eastAsia="zh-CN"/>
        </w:rPr>
        <w:t>40</w:t>
      </w:r>
      <w:r w:rsidRPr="00DC54D6">
        <w:rPr>
          <w:rFonts w:ascii="Times New Roman" w:eastAsia="KaiTi" w:hAnsi="Times New Roman" w:cs="Times New Roman" w:hint="eastAsia"/>
          <w:lang w:eastAsia="zh-CN"/>
        </w:rPr>
        <w:t>斤，但是他们意念发出的能量可以聚集很多的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我们也都是</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的形成。但不从佛学的角度表述）。每一个人的当下就是由意念决定的。意念也包含了意识能量层级。</w:t>
      </w:r>
    </w:p>
    <w:p w14:paraId="1AE7CFC2" w14:textId="77777777" w:rsidR="00DC54D6" w:rsidRPr="00DC54D6" w:rsidRDefault="00DC54D6" w:rsidP="00A319C5">
      <w:pPr>
        <w:pStyle w:val="a3"/>
        <w:ind w:firstLine="200"/>
        <w:jc w:val="both"/>
        <w:rPr>
          <w:rFonts w:ascii="Times New Roman" w:eastAsia="KaiTi" w:hAnsi="Times New Roman" w:cs="Times New Roman"/>
          <w:lang w:eastAsia="zh-CN"/>
        </w:rPr>
      </w:pPr>
    </w:p>
    <w:p w14:paraId="4A1A0DB5" w14:textId="041D8B3F" w:rsid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如果理解了，最小单位是</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The one </w:t>
      </w:r>
      <w:r w:rsidRPr="00DC54D6">
        <w:rPr>
          <w:rFonts w:ascii="Times New Roman" w:eastAsia="KaiTi" w:hAnsi="Times New Roman" w:cs="Times New Roman" w:hint="eastAsia"/>
          <w:lang w:eastAsia="zh-CN"/>
        </w:rPr>
        <w:t>其实是物质显化的最小单位，它其实来源于意念。</w:t>
      </w:r>
      <w:r w:rsidRPr="00DC54D6">
        <w:rPr>
          <w:rFonts w:ascii="Times New Roman" w:eastAsia="KaiTi" w:hAnsi="Times New Roman" w:cs="Times New Roman" w:hint="eastAsia"/>
          <w:lang w:eastAsia="zh-CN"/>
        </w:rPr>
        <w:t xml:space="preserve"> </w:t>
      </w:r>
    </w:p>
    <w:p w14:paraId="6638A608"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植物是比较单纯的意念。意念的复杂性决定了生命形态的复杂性。人就是一个比较复杂显现的生命形态。</w:t>
      </w:r>
    </w:p>
    <w:p w14:paraId="264668AF"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不一定聚集为物质，需要有意念</w:t>
      </w:r>
      <w:r w:rsidRPr="00A25A12">
        <w:rPr>
          <w:rFonts w:ascii="Times New Roman" w:eastAsia="KaiTi" w:hAnsi="Times New Roman" w:cs="Times New Roman" w:hint="eastAsia"/>
          <w:lang w:eastAsia="zh-CN"/>
        </w:rPr>
        <w:t>-</w:t>
      </w:r>
      <w:r w:rsidRPr="00A25A12">
        <w:rPr>
          <w:rFonts w:ascii="Times New Roman" w:eastAsia="KaiTi" w:hAnsi="Times New Roman" w:cs="Times New Roman" w:hint="eastAsia"/>
          <w:lang w:eastAsia="zh-CN"/>
        </w:rPr>
        <w:t>观察者。</w:t>
      </w:r>
      <w:r w:rsidRPr="00A25A12">
        <w:rPr>
          <w:rFonts w:ascii="Times New Roman" w:eastAsia="KaiTi" w:hAnsi="Times New Roman" w:cs="Times New Roman" w:hint="eastAsia"/>
          <w:lang w:eastAsia="zh-CN"/>
        </w:rPr>
        <w:t xml:space="preserve"> </w:t>
      </w:r>
      <w:r w:rsidRPr="00A25A12">
        <w:rPr>
          <w:rFonts w:ascii="Times New Roman" w:eastAsia="KaiTi" w:hAnsi="Times New Roman" w:cs="Times New Roman" w:hint="eastAsia"/>
          <w:lang w:eastAsia="zh-CN"/>
        </w:rPr>
        <w:t>第一个观察者是谁？我们所定义的所谓的造物主。造物主不一定是一个人，神佛是一种能量体，他们也会观察。能量中包含了信息和意念。</w:t>
      </w:r>
    </w:p>
    <w:p w14:paraId="762ACB00"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物质是由宇宙最原始的能量—</w:t>
      </w:r>
      <w:r w:rsidRPr="00A25A12">
        <w:rPr>
          <w:rFonts w:ascii="Times New Roman" w:eastAsia="KaiTi" w:hAnsi="Times New Roman" w:cs="Times New Roman" w:hint="eastAsia"/>
          <w:lang w:eastAsia="zh-CN"/>
        </w:rPr>
        <w:t>T</w:t>
      </w:r>
      <w:r w:rsidRPr="00A25A12">
        <w:rPr>
          <w:rFonts w:ascii="Times New Roman" w:eastAsia="KaiTi" w:hAnsi="Times New Roman" w:cs="Times New Roman"/>
          <w:lang w:eastAsia="zh-CN"/>
        </w:rPr>
        <w:t>he one</w:t>
      </w:r>
      <w:r w:rsidRPr="00A25A12">
        <w:rPr>
          <w:rFonts w:ascii="Times New Roman" w:eastAsia="KaiTi" w:hAnsi="Times New Roman" w:cs="Times New Roman" w:hint="eastAsia"/>
          <w:lang w:eastAsia="zh-CN"/>
        </w:rPr>
        <w:t>--</w:t>
      </w:r>
      <w:r w:rsidRPr="00A25A12">
        <w:rPr>
          <w:rFonts w:ascii="Times New Roman" w:eastAsia="KaiTi" w:hAnsi="Times New Roman" w:cs="Times New Roman" w:hint="eastAsia"/>
          <w:lang w:eastAsia="zh-CN"/>
        </w:rPr>
        <w:t>创造出来的。</w:t>
      </w:r>
    </w:p>
    <w:p w14:paraId="62BABF80"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物质本身只不过是</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到达后的残留，因为这个地方有意识，所以就把</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给留住或聚集了。</w:t>
      </w:r>
    </w:p>
    <w:p w14:paraId="31517F1F"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的粒子具有光、热、核、辐射、化学、机械和未知的能量。一法能生万法，根据不同的状态做不同的显化，包含波。</w:t>
      </w:r>
    </w:p>
    <w:p w14:paraId="1E869823"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因为</w:t>
      </w:r>
      <w:r w:rsidRPr="00A25A12">
        <w:rPr>
          <w:rFonts w:ascii="Times New Roman" w:eastAsia="KaiTi" w:hAnsi="Times New Roman" w:cs="Times New Roman" w:hint="eastAsia"/>
          <w:lang w:eastAsia="zh-CN"/>
        </w:rPr>
        <w:t>T</w:t>
      </w:r>
      <w:r w:rsidRPr="00A25A12">
        <w:rPr>
          <w:rFonts w:ascii="Times New Roman" w:eastAsia="KaiTi" w:hAnsi="Times New Roman" w:cs="Times New Roman"/>
          <w:lang w:eastAsia="zh-CN"/>
        </w:rPr>
        <w:t>he one</w:t>
      </w:r>
      <w:r w:rsidRPr="00A25A12">
        <w:rPr>
          <w:rFonts w:ascii="Times New Roman" w:eastAsia="KaiTi" w:hAnsi="Times New Roman" w:cs="Times New Roman" w:hint="eastAsia"/>
          <w:lang w:eastAsia="zh-CN"/>
        </w:rPr>
        <w:t>都包含了一切，所以一切都可以来做传递。</w:t>
      </w:r>
    </w:p>
    <w:p w14:paraId="7C7398B8" w14:textId="36B4D30A" w:rsidR="00A25A12" w:rsidRDefault="00A25A12" w:rsidP="00A319C5">
      <w:pPr>
        <w:pStyle w:val="a3"/>
        <w:ind w:firstLine="200"/>
        <w:jc w:val="both"/>
        <w:rPr>
          <w:rFonts w:ascii="Times New Roman" w:eastAsia="KaiTi" w:hAnsi="Times New Roman" w:cs="Times New Roman"/>
          <w:lang w:eastAsia="zh-CN"/>
        </w:rPr>
      </w:pPr>
    </w:p>
    <w:p w14:paraId="5DEF7C8E"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物质的形成：</w:t>
      </w:r>
    </w:p>
    <w:p w14:paraId="478A3B49"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原质</w:t>
      </w:r>
      <w:r w:rsidRPr="00A25A12">
        <w:rPr>
          <w:rFonts w:ascii="Times New Roman" w:eastAsia="KaiTi" w:hAnsi="Times New Roman" w:cs="Times New Roman"/>
          <w:lang w:eastAsia="zh-CN"/>
        </w:rPr>
        <w:t>(</w:t>
      </w:r>
      <w:r w:rsidRPr="00A25A12">
        <w:rPr>
          <w:rFonts w:ascii="Times New Roman" w:eastAsia="KaiTi" w:hAnsi="Times New Roman" w:cs="Times New Roman" w:hint="eastAsia"/>
          <w:lang w:eastAsia="zh-CN"/>
        </w:rPr>
        <w:t>光粒子</w:t>
      </w:r>
      <w:r w:rsidRPr="00A25A12">
        <w:rPr>
          <w:rFonts w:ascii="Times New Roman" w:eastAsia="KaiTi" w:hAnsi="Times New Roman" w:cs="Times New Roman"/>
          <w:lang w:eastAsia="zh-CN"/>
        </w:rPr>
        <w:t>)</w:t>
      </w:r>
    </w:p>
    <w:p w14:paraId="1D114859"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被极快地抛入极微小的漩涡中，</w:t>
      </w:r>
    </w:p>
    <w:p w14:paraId="3B11363B"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变成了粗钝的物质。</w:t>
      </w:r>
    </w:p>
    <w:p w14:paraId="1E5A3C3E"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力消退，</w:t>
      </w:r>
    </w:p>
    <w:p w14:paraId="06C5E2F4"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运动停止，</w:t>
      </w:r>
    </w:p>
    <w:p w14:paraId="70A0689B"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物质消失，</w:t>
      </w:r>
    </w:p>
    <w:p w14:paraId="54D9E477"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还原成原质</w:t>
      </w:r>
      <w:r w:rsidRPr="00A25A12">
        <w:rPr>
          <w:rFonts w:ascii="Times New Roman" w:eastAsia="KaiTi" w:hAnsi="Times New Roman" w:cs="Times New Roman"/>
          <w:lang w:eastAsia="zh-CN"/>
        </w:rPr>
        <w:t>(</w:t>
      </w:r>
      <w:r w:rsidRPr="00A25A12">
        <w:rPr>
          <w:rFonts w:ascii="Times New Roman" w:eastAsia="KaiTi" w:hAnsi="Times New Roman" w:cs="Times New Roman" w:hint="eastAsia"/>
          <w:lang w:eastAsia="zh-CN"/>
        </w:rPr>
        <w:t>光粒子</w:t>
      </w:r>
      <w:r w:rsidRPr="00A25A12">
        <w:rPr>
          <w:rFonts w:ascii="Times New Roman" w:eastAsia="KaiTi" w:hAnsi="Times New Roman" w:cs="Times New Roman"/>
          <w:lang w:eastAsia="zh-CN"/>
        </w:rPr>
        <w:t>)</w:t>
      </w:r>
      <w:r w:rsidRPr="00A25A12">
        <w:rPr>
          <w:rFonts w:ascii="Times New Roman" w:eastAsia="KaiTi" w:hAnsi="Times New Roman" w:cs="Times New Roman" w:hint="eastAsia"/>
          <w:lang w:eastAsia="zh-CN"/>
        </w:rPr>
        <w:t>。</w:t>
      </w:r>
    </w:p>
    <w:p w14:paraId="461E8145"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物质就是密度很高的</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w:t>
      </w:r>
    </w:p>
    <w:p w14:paraId="1B521E51"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人类也是物质，也是一种光。</w:t>
      </w:r>
    </w:p>
    <w:p w14:paraId="3861D2A2"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没有一个人会死亡，他们都转化成了光，恢复到了它们的原始状态。</w:t>
      </w:r>
    </w:p>
    <w:p w14:paraId="1BDA5616"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我们聚集成</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的状态，生命结束之后又回到</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的状态。只是物质的东西，有一部分会被大地、空气吸收，精气神被吸收。</w:t>
      </w:r>
    </w:p>
    <w:p w14:paraId="5210F382" w14:textId="0322F61A" w:rsid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 </w:t>
      </w:r>
      <w:r w:rsidRPr="00A25A12">
        <w:rPr>
          <w:rFonts w:ascii="Times New Roman" w:eastAsia="KaiTi" w:hAnsi="Times New Roman" w:cs="Times New Roman" w:hint="eastAsia"/>
          <w:lang w:eastAsia="zh-CN"/>
        </w:rPr>
        <w:t>有不同的状态，物质、灰等。不那么纯粹的</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就会被吸收。</w:t>
      </w:r>
    </w:p>
    <w:p w14:paraId="010C101E" w14:textId="347AD6BF" w:rsidR="00144D62" w:rsidRPr="00144D62" w:rsidRDefault="00144D62" w:rsidP="00A319C5">
      <w:pPr>
        <w:pStyle w:val="a3"/>
        <w:ind w:firstLine="200"/>
        <w:jc w:val="both"/>
        <w:rPr>
          <w:rFonts w:ascii="Times New Roman" w:eastAsia="KaiTi" w:hAnsi="Times New Roman" w:cs="Times New Roman"/>
          <w:lang w:eastAsia="zh-CN"/>
        </w:rPr>
      </w:pPr>
      <w:r w:rsidRPr="00144D62">
        <w:rPr>
          <w:rFonts w:ascii="Times New Roman" w:eastAsia="KaiTi" w:hAnsi="Times New Roman" w:cs="Times New Roman" w:hint="eastAsia"/>
          <w:lang w:eastAsia="zh-CN"/>
        </w:rPr>
        <w:t>脑功能同样以光来体现。随着时间的推移，大脑变得更强大，更接近白色</w:t>
      </w:r>
      <w:r w:rsidRPr="00144D62">
        <w:rPr>
          <w:rFonts w:ascii="Times New Roman" w:eastAsia="KaiTi" w:hAnsi="Times New Roman" w:cs="Times New Roman"/>
          <w:lang w:eastAsia="zh-CN"/>
        </w:rPr>
        <w:t>--</w:t>
      </w:r>
      <w:r w:rsidRPr="00144D62">
        <w:rPr>
          <w:rFonts w:ascii="Times New Roman" w:eastAsia="KaiTi" w:hAnsi="Times New Roman" w:cs="Times New Roman" w:hint="eastAsia"/>
          <w:lang w:eastAsia="zh-CN"/>
        </w:rPr>
        <w:t>天堂的颜色。</w:t>
      </w:r>
    </w:p>
    <w:p w14:paraId="46D30931" w14:textId="77777777" w:rsidR="00144D62" w:rsidRPr="009C6078" w:rsidRDefault="00144D62"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人脑中也存在着</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，从而也包含着无穷无量的信息。一个</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可以承载所有的能量，所以越去开发大脑，也是把一些不那么纯粹的</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（杂念，善恶，固定的印象）放掉，就越可以发挥</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的特性。释迦牟尼佛的无上智慧。无善无恶心之体。</w:t>
      </w:r>
    </w:p>
    <w:p w14:paraId="291482C8" w14:textId="77777777" w:rsidR="00144D62" w:rsidRPr="00144D62" w:rsidRDefault="00144D62" w:rsidP="00A319C5">
      <w:pPr>
        <w:pStyle w:val="a3"/>
        <w:ind w:firstLine="200"/>
        <w:jc w:val="both"/>
        <w:rPr>
          <w:rFonts w:ascii="Times New Roman" w:eastAsia="KaiTi" w:hAnsi="Times New Roman" w:cs="Times New Roman"/>
          <w:lang w:eastAsia="zh-CN"/>
        </w:rPr>
      </w:pPr>
      <w:r w:rsidRPr="00144D62">
        <w:rPr>
          <w:rFonts w:ascii="Times New Roman" w:eastAsia="KaiTi" w:hAnsi="Times New Roman" w:cs="Times New Roman" w:hint="eastAsia"/>
          <w:lang w:eastAsia="zh-CN"/>
        </w:rPr>
        <w:t>之前的证明很困难，在于现在的科学家把一切想得太复杂了。现代的科学觉得复杂的证明才是好的。</w:t>
      </w:r>
    </w:p>
    <w:p w14:paraId="12E9F9C4" w14:textId="77777777" w:rsidR="00144D62" w:rsidRPr="009C6078" w:rsidRDefault="00144D62"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仪器没有办法测量，我们可以先证明，用海绵理论。海绵中的每一个</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都具有自生性，共时性。</w:t>
      </w:r>
    </w:p>
    <w:p w14:paraId="351F9624" w14:textId="77777777" w:rsidR="00144D62" w:rsidRPr="009C6078" w:rsidRDefault="00144D62"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如何显化为波，或者粒子？用特斯拉的学说来支撑。</w:t>
      </w:r>
    </w:p>
    <w:p w14:paraId="6F47E96E" w14:textId="77777777" w:rsidR="00A25A12" w:rsidRPr="00DC54D6" w:rsidRDefault="00A25A12" w:rsidP="00A319C5">
      <w:pPr>
        <w:pStyle w:val="a3"/>
        <w:ind w:firstLine="200"/>
        <w:jc w:val="both"/>
        <w:rPr>
          <w:rFonts w:ascii="Times New Roman" w:eastAsia="KaiTi" w:hAnsi="Times New Roman" w:cs="Times New Roman"/>
          <w:lang w:eastAsia="zh-CN"/>
        </w:rPr>
      </w:pPr>
    </w:p>
    <w:p w14:paraId="3CEF2720" w14:textId="21980CD6" w:rsidR="00B45500" w:rsidRPr="009C6078" w:rsidRDefault="00DC54D6" w:rsidP="000545F1">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 xml:space="preserve">The one </w:t>
      </w:r>
      <w:r w:rsidRPr="009C6078">
        <w:rPr>
          <w:rFonts w:ascii="Times New Roman" w:eastAsia="KaiTi" w:hAnsi="Times New Roman" w:cs="Times New Roman" w:hint="eastAsia"/>
          <w:shd w:val="clear" w:color="auto" w:fill="92D050"/>
          <w:lang w:eastAsia="zh-CN"/>
        </w:rPr>
        <w:t>是生生不息的，所以食物不会缺乏。如果食物会缺的。过去人口，食物量。现在的人口超过过去人口的。。。倍，但是食物</w:t>
      </w:r>
      <w:r w:rsidRPr="009C6078">
        <w:rPr>
          <w:rFonts w:ascii="Times New Roman" w:eastAsia="KaiTi" w:hAnsi="Times New Roman" w:cs="Times New Roman"/>
          <w:shd w:val="clear" w:color="auto" w:fill="92D050"/>
          <w:lang w:eastAsia="zh-CN"/>
        </w:rPr>
        <w:t xml:space="preserve">… </w:t>
      </w:r>
      <w:r w:rsidRPr="009C6078">
        <w:rPr>
          <w:rFonts w:ascii="Times New Roman" w:eastAsia="KaiTi" w:hAnsi="Times New Roman" w:cs="Times New Roman" w:hint="eastAsia"/>
          <w:shd w:val="clear" w:color="auto" w:fill="92D050"/>
          <w:lang w:eastAsia="zh-CN"/>
        </w:rPr>
        <w:t>。为什么不会缺乏食物？因为我们的意念创造了“我们需要食物”。</w:t>
      </w:r>
      <w:r w:rsidRPr="009C6078">
        <w:rPr>
          <w:rFonts w:ascii="Times New Roman" w:eastAsia="KaiTi" w:hAnsi="Times New Roman" w:cs="Times New Roman"/>
          <w:shd w:val="clear" w:color="auto" w:fill="92D050"/>
          <w:lang w:eastAsia="zh-CN"/>
        </w:rPr>
        <w:t xml:space="preserve"> The one</w:t>
      </w:r>
      <w:r w:rsidRPr="009C6078">
        <w:rPr>
          <w:rFonts w:ascii="Times New Roman" w:eastAsia="KaiTi" w:hAnsi="Times New Roman" w:cs="Times New Roman" w:hint="eastAsia"/>
          <w:shd w:val="clear" w:color="auto" w:fill="92D050"/>
          <w:lang w:eastAsia="zh-CN"/>
        </w:rPr>
        <w:t>就会聚集而来，我们从而有了更多创造食物的方式和方法。</w:t>
      </w:r>
    </w:p>
    <w:p w14:paraId="03EEDA4B" w14:textId="77777777" w:rsidR="00B45500" w:rsidRPr="005E1880" w:rsidRDefault="00B45500" w:rsidP="00166DD3">
      <w:pPr>
        <w:pStyle w:val="5"/>
        <w:numPr>
          <w:ilvl w:val="0"/>
          <w:numId w:val="17"/>
        </w:numPr>
        <w:spacing w:line="240" w:lineRule="auto"/>
        <w:ind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 xml:space="preserve">THE ONE </w:t>
      </w:r>
      <w:r w:rsidRPr="00ED5A14">
        <w:rPr>
          <w:rFonts w:ascii="Times New Roman" w:eastAsia="KaiTi" w:hAnsi="Times New Roman" w:cs="Times New Roman"/>
          <w:lang w:eastAsia="zh-CN"/>
        </w:rPr>
        <w:t>假说</w:t>
      </w:r>
    </w:p>
    <w:p w14:paraId="7D391113"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基于牛顿跟特斯拉的学说</w:t>
      </w:r>
      <w:r>
        <w:rPr>
          <w:rFonts w:ascii="Times New Roman" w:eastAsia="KaiTi" w:hAnsi="Times New Roman" w:cs="Times New Roman"/>
          <w:lang w:eastAsia="zh-CN"/>
        </w:rPr>
        <w:t>，</w:t>
      </w:r>
      <w:r w:rsidRPr="00ED5A14">
        <w:rPr>
          <w:rFonts w:ascii="Times New Roman" w:eastAsia="KaiTi" w:hAnsi="Times New Roman" w:cs="Times New Roman"/>
          <w:lang w:eastAsia="zh-CN"/>
        </w:rPr>
        <w:t>来看太阳系的其他天体</w:t>
      </w:r>
      <w:r>
        <w:rPr>
          <w:rFonts w:ascii="Times New Roman" w:eastAsia="KaiTi" w:hAnsi="Times New Roman" w:cs="Times New Roman"/>
          <w:lang w:eastAsia="zh-CN"/>
        </w:rPr>
        <w:t>，</w:t>
      </w:r>
    </w:p>
    <w:p w14:paraId="1150F357"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太阳的质量占太阳系总质量的</w:t>
      </w:r>
      <w:r w:rsidRPr="000007DB">
        <w:rPr>
          <w:rFonts w:ascii="Times New Roman" w:eastAsia="KaiTi" w:hAnsi="Times New Roman" w:cs="Times New Roman" w:hint="eastAsia"/>
          <w:lang w:eastAsia="zh-CN"/>
        </w:rPr>
        <w:t>9</w:t>
      </w:r>
      <w:r w:rsidRPr="000007DB">
        <w:rPr>
          <w:rFonts w:ascii="Times New Roman" w:eastAsia="KaiTi" w:hAnsi="Times New Roman" w:cs="Times New Roman"/>
          <w:lang w:eastAsia="zh-CN"/>
        </w:rPr>
        <w:t>9.86%</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太阳系中其他的天体</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只占</w:t>
      </w:r>
      <w:r w:rsidRPr="000007DB">
        <w:rPr>
          <w:rFonts w:ascii="Times New Roman" w:eastAsia="KaiTi" w:hAnsi="Times New Roman" w:cs="Times New Roman" w:hint="eastAsia"/>
          <w:lang w:eastAsia="zh-CN"/>
        </w:rPr>
        <w:t>0</w:t>
      </w:r>
      <w:r w:rsidRPr="000007DB">
        <w:rPr>
          <w:rFonts w:ascii="Times New Roman" w:eastAsia="KaiTi" w:hAnsi="Times New Roman" w:cs="Times New Roman"/>
          <w:lang w:eastAsia="zh-CN"/>
        </w:rPr>
        <w:t>.14%</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如果宇宙是真空</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没有任何阻力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根据引力效应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太阳系中的所有行星会被太阳吸引到跟太阳靠拢</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只剩一个太阳</w:t>
      </w:r>
      <w:r>
        <w:rPr>
          <w:rFonts w:ascii="Times New Roman" w:eastAsia="KaiTi" w:hAnsi="Times New Roman" w:cs="Times New Roman" w:hint="eastAsia"/>
          <w:lang w:eastAsia="zh-CN"/>
        </w:rPr>
        <w:t>。</w:t>
      </w:r>
      <w:r w:rsidRPr="00ED5A14">
        <w:rPr>
          <w:rFonts w:ascii="Times New Roman" w:eastAsia="KaiTi" w:hAnsi="Times New Roman" w:cs="Times New Roman"/>
          <w:lang w:eastAsia="zh-CN"/>
        </w:rPr>
        <w:t>如果说没有其他力的存</w:t>
      </w:r>
      <w:r w:rsidRPr="00ED5A14">
        <w:rPr>
          <w:rFonts w:ascii="Times New Roman" w:eastAsia="KaiTi" w:hAnsi="Times New Roman" w:cs="Times New Roman"/>
          <w:lang w:eastAsia="zh-CN"/>
        </w:rPr>
        <w:lastRenderedPageBreak/>
        <w:t>在</w:t>
      </w:r>
      <w:r>
        <w:rPr>
          <w:rFonts w:ascii="Times New Roman" w:eastAsia="KaiTi" w:hAnsi="Times New Roman" w:cs="Times New Roman"/>
          <w:lang w:eastAsia="zh-CN"/>
        </w:rPr>
        <w:t>，</w:t>
      </w:r>
      <w:r w:rsidRPr="00ED5A14">
        <w:rPr>
          <w:rFonts w:ascii="Times New Roman" w:eastAsia="KaiTi" w:hAnsi="Times New Roman" w:cs="Times New Roman"/>
          <w:lang w:eastAsia="zh-CN"/>
        </w:rPr>
        <w:t>月球会被地球所吸引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太阳系的其他天体</w:t>
      </w:r>
      <w:r>
        <w:rPr>
          <w:rFonts w:ascii="Times New Roman" w:eastAsia="KaiTi" w:hAnsi="Times New Roman" w:cs="Times New Roman"/>
          <w:lang w:eastAsia="zh-CN"/>
        </w:rPr>
        <w:t>，</w:t>
      </w:r>
      <w:r w:rsidRPr="00ED5A14">
        <w:rPr>
          <w:rFonts w:ascii="Times New Roman" w:eastAsia="KaiTi" w:hAnsi="Times New Roman" w:cs="Times New Roman"/>
          <w:lang w:eastAsia="zh-CN"/>
        </w:rPr>
        <w:t>会被太阳所吸引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太阳系会被银河系的银心所吸引</w:t>
      </w:r>
      <w:r w:rsidRPr="00ED5A14">
        <w:rPr>
          <w:rFonts w:ascii="Times New Roman" w:eastAsia="KaiTi" w:hAnsi="Times New Roman" w:cs="Times New Roman"/>
          <w:lang w:eastAsia="zh-CN"/>
        </w:rPr>
        <w:t>…</w:t>
      </w:r>
    </w:p>
    <w:p w14:paraId="6993FBFD" w14:textId="7777777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透过吸引力效应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宇宙中</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质量大的（引力大的）会吸引质量小的（引力小的）</w:t>
      </w:r>
      <w:r>
        <w:rPr>
          <w:rFonts w:ascii="Times New Roman" w:eastAsia="KaiTi" w:hAnsi="Times New Roman" w:cs="Times New Roman" w:hint="eastAsia"/>
          <w:lang w:eastAsia="zh-CN"/>
        </w:rPr>
        <w:t>。</w:t>
      </w:r>
    </w:p>
    <w:p w14:paraId="6D36F944" w14:textId="7777777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这个现象并未发生</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那就代表在宇宙中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存在某种现代科技不可见</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不可测的物质</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介于太阳系的天体跟太阳中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降低了太阳的引力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这个物质我们称为</w:t>
      </w:r>
      <w:r w:rsidRPr="000007DB">
        <w:rPr>
          <w:rFonts w:ascii="Times New Roman" w:eastAsia="KaiTi" w:hAnsi="Times New Roman" w:cs="Times New Roman" w:hint="eastAsia"/>
          <w:lang w:eastAsia="zh-CN"/>
        </w:rPr>
        <w:t>t</w:t>
      </w:r>
      <w:r w:rsidRPr="000007DB">
        <w:rPr>
          <w:rFonts w:ascii="Times New Roman" w:eastAsia="KaiTi" w:hAnsi="Times New Roman" w:cs="Times New Roman"/>
          <w:lang w:eastAsia="zh-CN"/>
        </w:rPr>
        <w:t>he one</w:t>
      </w:r>
    </w:p>
    <w:p w14:paraId="7105962B"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7E5EE22F" w14:textId="77777777" w:rsidR="00B45500" w:rsidRPr="0051734F"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太阳、地球、月亮：三体体系中，主要考虑太阳的引力。</w:t>
      </w:r>
    </w:p>
    <w:p w14:paraId="19181AF0" w14:textId="77777777" w:rsidR="00B45500" w:rsidRPr="00BD6316"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太阳系八大行星图（行星的质量、距离资料）</w:t>
      </w:r>
    </w:p>
    <w:p w14:paraId="4CCE3863" w14:textId="77777777" w:rsidR="00B45500" w:rsidRPr="00BD6316"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引力和质量成正比，和距离的平方成反比。（问题：如何测量地球、土星的质量）</w:t>
      </w:r>
    </w:p>
    <w:p w14:paraId="1E560795" w14:textId="77777777" w:rsidR="00B45500" w:rsidRPr="0051734F"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地球以每小时</w:t>
      </w:r>
      <w:r w:rsidRPr="00BD6316">
        <w:rPr>
          <w:rFonts w:ascii="Times New Roman" w:eastAsia="KaiTi" w:hAnsi="Times New Roman" w:cs="Times New Roman" w:hint="eastAsia"/>
          <w:lang w:eastAsia="zh-CN"/>
        </w:rPr>
        <w:t>7</w:t>
      </w:r>
      <w:r w:rsidRPr="00BD6316">
        <w:rPr>
          <w:rFonts w:ascii="Times New Roman" w:eastAsia="KaiTi" w:hAnsi="Times New Roman" w:cs="Times New Roman" w:hint="eastAsia"/>
          <w:lang w:eastAsia="zh-CN"/>
        </w:rPr>
        <w:t>万公里的速度来运行。只有在地球之外的观测器（哈勃望远镜），才可以观测到。螺旋形轨迹行进。</w:t>
      </w:r>
    </w:p>
    <w:p w14:paraId="656D9BE5"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李政道博士认为真空是物理相对性的凝聚态</w:t>
      </w:r>
      <w:r>
        <w:rPr>
          <w:rFonts w:ascii="Times New Roman" w:eastAsia="KaiTi" w:hAnsi="Times New Roman" w:cs="Times New Roman"/>
          <w:lang w:eastAsia="zh-CN"/>
        </w:rPr>
        <w:t>，</w:t>
      </w:r>
      <w:r w:rsidRPr="00ED5A14">
        <w:rPr>
          <w:rFonts w:ascii="Times New Roman" w:eastAsia="KaiTi" w:hAnsi="Times New Roman" w:cs="Times New Roman"/>
          <w:lang w:eastAsia="zh-CN"/>
        </w:rPr>
        <w:t>我们认为物质是</w:t>
      </w:r>
      <w:r w:rsidRPr="00ED5A14">
        <w:rPr>
          <w:rFonts w:ascii="Times New Roman" w:eastAsia="KaiTi" w:hAnsi="Times New Roman" w:cs="Times New Roman"/>
          <w:lang w:eastAsia="zh-CN"/>
        </w:rPr>
        <w:t>THE ONE</w:t>
      </w:r>
      <w:r w:rsidRPr="00ED5A14">
        <w:rPr>
          <w:rFonts w:ascii="Times New Roman" w:eastAsia="KaiTi" w:hAnsi="Times New Roman" w:cs="Times New Roman"/>
          <w:lang w:eastAsia="zh-CN"/>
        </w:rPr>
        <w:t>的凝固态</w:t>
      </w:r>
    </w:p>
    <w:p w14:paraId="390285F2"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质量是物质在</w:t>
      </w:r>
      <w:r w:rsidRPr="00ED5A14">
        <w:rPr>
          <w:rFonts w:ascii="Times New Roman" w:eastAsia="KaiTi" w:hAnsi="Times New Roman" w:cs="Times New Roman"/>
        </w:rPr>
        <w:t>THE ONE</w:t>
      </w:r>
      <w:r w:rsidRPr="00ED5A14">
        <w:rPr>
          <w:rFonts w:ascii="Times New Roman" w:eastAsia="KaiTi" w:hAnsi="Times New Roman" w:cs="Times New Roman"/>
        </w:rPr>
        <w:t>的凝固态下</w:t>
      </w:r>
      <w:r>
        <w:rPr>
          <w:rFonts w:ascii="Times New Roman" w:eastAsia="KaiTi" w:hAnsi="Times New Roman" w:cs="Times New Roman"/>
        </w:rPr>
        <w:t>，</w:t>
      </w:r>
      <w:r w:rsidRPr="00ED5A14">
        <w:rPr>
          <w:rFonts w:ascii="Times New Roman" w:eastAsia="KaiTi" w:hAnsi="Times New Roman" w:cs="Times New Roman"/>
        </w:rPr>
        <w:t>产生的作用物</w:t>
      </w:r>
    </w:p>
    <w:p w14:paraId="30D96204"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牛顿力学表明两个质量中间存在著引力</w:t>
      </w:r>
      <w:r>
        <w:rPr>
          <w:rFonts w:ascii="Times New Roman" w:eastAsia="KaiTi" w:hAnsi="Times New Roman" w:cs="Times New Roman" w:hint="eastAsia"/>
          <w:lang w:eastAsia="zh-CN"/>
        </w:rPr>
        <w:t>。</w:t>
      </w:r>
    </w:p>
    <w:p w14:paraId="1E9209C6"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在无阻力的情况之下</w:t>
      </w:r>
      <w:r>
        <w:rPr>
          <w:rFonts w:ascii="Times New Roman" w:eastAsia="KaiTi" w:hAnsi="Times New Roman" w:cs="Times New Roman"/>
          <w:lang w:eastAsia="zh-CN"/>
        </w:rPr>
        <w:t>，</w:t>
      </w:r>
      <w:r w:rsidRPr="00ED5A14">
        <w:rPr>
          <w:rFonts w:ascii="Times New Roman" w:eastAsia="KaiTi" w:hAnsi="Times New Roman" w:cs="Times New Roman"/>
          <w:lang w:eastAsia="zh-CN"/>
        </w:rPr>
        <w:t>太阳的质量产生多少引力</w:t>
      </w:r>
      <w:r w:rsidRPr="00ED5A14">
        <w:rPr>
          <w:rFonts w:ascii="Times New Roman" w:eastAsia="KaiTi" w:hAnsi="Times New Roman" w:cs="Times New Roman"/>
          <w:lang w:eastAsia="zh-CN"/>
        </w:rPr>
        <w:t>A</w:t>
      </w:r>
      <w:r>
        <w:rPr>
          <w:rFonts w:ascii="Times New Roman" w:eastAsia="KaiTi" w:hAnsi="Times New Roman" w:cs="Times New Roman"/>
          <w:lang w:eastAsia="zh-CN"/>
        </w:rPr>
        <w:t>，</w:t>
      </w:r>
      <w:r w:rsidRPr="00ED5A14">
        <w:rPr>
          <w:rFonts w:ascii="Times New Roman" w:eastAsia="KaiTi" w:hAnsi="Times New Roman" w:cs="Times New Roman"/>
        </w:rPr>
        <w:t>太阳系其他天体</w:t>
      </w:r>
      <w:r w:rsidRPr="00ED5A14">
        <w:rPr>
          <w:rFonts w:ascii="Times New Roman" w:eastAsia="KaiTi" w:hAnsi="Times New Roman" w:cs="Times New Roman"/>
          <w:lang w:eastAsia="zh-CN"/>
        </w:rPr>
        <w:t>的质量产生多少引力</w:t>
      </w:r>
      <w:r w:rsidRPr="00ED5A14">
        <w:rPr>
          <w:rFonts w:ascii="Times New Roman" w:eastAsia="KaiTi" w:hAnsi="Times New Roman" w:cs="Times New Roman"/>
          <w:lang w:eastAsia="zh-CN"/>
        </w:rPr>
        <w:t>B</w:t>
      </w:r>
      <w:r>
        <w:rPr>
          <w:rFonts w:ascii="Times New Roman" w:eastAsia="KaiTi" w:hAnsi="Times New Roman" w:cs="Times New Roman"/>
          <w:lang w:eastAsia="zh-CN"/>
        </w:rPr>
        <w:t>，</w:t>
      </w:r>
      <w:r w:rsidRPr="00ED5A14">
        <w:rPr>
          <w:rFonts w:ascii="Times New Roman" w:eastAsia="KaiTi" w:hAnsi="Times New Roman" w:cs="Times New Roman"/>
          <w:lang w:eastAsia="zh-CN"/>
        </w:rPr>
        <w:t>A-B</w:t>
      </w:r>
      <w:r>
        <w:rPr>
          <w:rFonts w:ascii="Times New Roman" w:eastAsia="KaiTi" w:hAnsi="Times New Roman" w:cs="Times New Roman"/>
          <w:lang w:eastAsia="zh-CN"/>
        </w:rPr>
        <w:t>，</w:t>
      </w:r>
      <w:r w:rsidRPr="00ED5A14">
        <w:rPr>
          <w:rFonts w:ascii="Times New Roman" w:eastAsia="KaiTi" w:hAnsi="Times New Roman" w:cs="Times New Roman"/>
        </w:rPr>
        <w:t xml:space="preserve">A-B </w:t>
      </w:r>
      <w:r w:rsidRPr="00ED5A14">
        <w:rPr>
          <w:rFonts w:ascii="Times New Roman" w:eastAsia="KaiTi" w:hAnsi="Times New Roman" w:cs="Times New Roman"/>
        </w:rPr>
        <w:t>就是</w:t>
      </w:r>
      <w:r w:rsidRPr="00ED5A14">
        <w:rPr>
          <w:rFonts w:ascii="Times New Roman" w:eastAsia="KaiTi" w:hAnsi="Times New Roman" w:cs="Times New Roman"/>
        </w:rPr>
        <w:t xml:space="preserve">THE ONE </w:t>
      </w:r>
      <w:r w:rsidRPr="00ED5A14">
        <w:rPr>
          <w:rFonts w:ascii="Times New Roman" w:eastAsia="KaiTi" w:hAnsi="Times New Roman" w:cs="Times New Roman"/>
        </w:rPr>
        <w:t>产生的作用</w:t>
      </w:r>
      <w:r>
        <w:rPr>
          <w:rFonts w:ascii="Times New Roman" w:eastAsia="KaiTi" w:hAnsi="Times New Roman" w:cs="Times New Roman"/>
        </w:rPr>
        <w:t>，</w:t>
      </w:r>
      <w:r w:rsidRPr="00ED5A14">
        <w:rPr>
          <w:rFonts w:ascii="Times New Roman" w:eastAsia="KaiTi" w:hAnsi="Times New Roman" w:cs="Times New Roman"/>
        </w:rPr>
        <w:t>我们把这种力定义为</w:t>
      </w:r>
      <w:r w:rsidRPr="00ED5A14">
        <w:rPr>
          <w:rFonts w:ascii="Times New Roman" w:eastAsia="KaiTi" w:hAnsi="Times New Roman" w:cs="Times New Roman"/>
        </w:rPr>
        <w:t xml:space="preserve"> THE ONE </w:t>
      </w:r>
      <w:r w:rsidRPr="00ED5A14">
        <w:rPr>
          <w:rFonts w:ascii="Times New Roman" w:eastAsia="KaiTi" w:hAnsi="Times New Roman" w:cs="Times New Roman"/>
        </w:rPr>
        <w:t>作用力</w:t>
      </w:r>
      <w:r w:rsidRPr="00ED5A14">
        <w:rPr>
          <w:rFonts w:ascii="Times New Roman" w:eastAsia="KaiTi" w:hAnsi="Times New Roman" w:cs="Times New Roman"/>
        </w:rPr>
        <w:t>.</w:t>
      </w:r>
    </w:p>
    <w:p w14:paraId="638DADFF"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地球跟月球间的</w:t>
      </w:r>
      <w:r w:rsidRPr="00ED5A14">
        <w:rPr>
          <w:rFonts w:ascii="Times New Roman" w:eastAsia="KaiTi" w:hAnsi="Times New Roman" w:cs="Times New Roman"/>
        </w:rPr>
        <w:t>THE ONE</w:t>
      </w:r>
      <w:r w:rsidRPr="00ED5A14">
        <w:rPr>
          <w:rFonts w:ascii="Times New Roman" w:eastAsia="KaiTi" w:hAnsi="Times New Roman" w:cs="Times New Roman"/>
        </w:rPr>
        <w:t>作用力</w:t>
      </w:r>
      <w:r>
        <w:rPr>
          <w:rFonts w:ascii="Times New Roman" w:eastAsia="KaiTi" w:hAnsi="Times New Roman" w:cs="Times New Roman"/>
        </w:rPr>
        <w:t>，</w:t>
      </w:r>
      <w:r w:rsidRPr="00ED5A14">
        <w:rPr>
          <w:rFonts w:ascii="Times New Roman" w:eastAsia="KaiTi" w:hAnsi="Times New Roman" w:cs="Times New Roman"/>
        </w:rPr>
        <w:t>理论上也是可以被计算的</w:t>
      </w:r>
    </w:p>
    <w:p w14:paraId="4D58EAE6"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每个</w:t>
      </w:r>
      <w:r w:rsidRPr="00ED5A14">
        <w:rPr>
          <w:rFonts w:ascii="Times New Roman" w:eastAsia="KaiTi" w:hAnsi="Times New Roman" w:cs="Times New Roman"/>
          <w:lang w:eastAsia="zh-CN"/>
        </w:rPr>
        <w:t xml:space="preserve">THE ONE </w:t>
      </w:r>
      <w:r w:rsidRPr="00ED5A14">
        <w:rPr>
          <w:rFonts w:ascii="Times New Roman" w:eastAsia="KaiTi" w:hAnsi="Times New Roman" w:cs="Times New Roman"/>
          <w:lang w:eastAsia="zh-CN"/>
        </w:rPr>
        <w:t>成载的</w:t>
      </w:r>
      <w:r w:rsidRPr="00ED5A14">
        <w:rPr>
          <w:rFonts w:ascii="Times New Roman" w:eastAsia="KaiTi" w:hAnsi="Times New Roman" w:cs="Times New Roman"/>
          <w:lang w:eastAsia="zh-CN"/>
        </w:rPr>
        <w:t>”</w:t>
      </w:r>
      <w:r w:rsidRPr="00ED5A14">
        <w:rPr>
          <w:rFonts w:ascii="Times New Roman" w:eastAsia="KaiTi" w:hAnsi="Times New Roman" w:cs="Times New Roman"/>
        </w:rPr>
        <w:t>THE ONE</w:t>
      </w:r>
      <w:r w:rsidRPr="00ED5A14">
        <w:rPr>
          <w:rFonts w:ascii="Times New Roman" w:eastAsia="KaiTi" w:hAnsi="Times New Roman" w:cs="Times New Roman"/>
        </w:rPr>
        <w:t>作用力</w:t>
      </w:r>
      <w:r w:rsidRPr="00ED5A14">
        <w:rPr>
          <w:rFonts w:ascii="Times New Roman" w:eastAsia="KaiTi" w:hAnsi="Times New Roman" w:cs="Times New Roman"/>
          <w:lang w:eastAsia="zh-CN"/>
        </w:rPr>
        <w:t>”</w:t>
      </w:r>
      <w:r w:rsidRPr="00ED5A14">
        <w:rPr>
          <w:rFonts w:ascii="Times New Roman" w:eastAsia="KaiTi" w:hAnsi="Times New Roman" w:cs="Times New Roman"/>
          <w:lang w:eastAsia="zh-CN"/>
        </w:rPr>
        <w:t>会根据</w:t>
      </w:r>
      <w:r w:rsidRPr="00ED5A14">
        <w:rPr>
          <w:rFonts w:ascii="Times New Roman" w:eastAsia="KaiTi" w:hAnsi="Times New Roman" w:cs="Times New Roman"/>
          <w:lang w:eastAsia="zh-CN"/>
        </w:rPr>
        <w:t>”</w:t>
      </w:r>
      <w:r w:rsidRPr="00ED5A14">
        <w:rPr>
          <w:rFonts w:ascii="Times New Roman" w:eastAsia="KaiTi" w:hAnsi="Times New Roman" w:cs="Times New Roman"/>
        </w:rPr>
        <w:t>两个物体间</w:t>
      </w:r>
      <w:r w:rsidRPr="00ED5A14">
        <w:rPr>
          <w:rFonts w:ascii="Times New Roman" w:eastAsia="KaiTi" w:hAnsi="Times New Roman" w:cs="Times New Roman"/>
          <w:lang w:eastAsia="zh-CN"/>
        </w:rPr>
        <w:t>条件</w:t>
      </w:r>
      <w:r w:rsidRPr="00ED5A14">
        <w:rPr>
          <w:rFonts w:ascii="Times New Roman" w:eastAsia="KaiTi" w:hAnsi="Times New Roman" w:cs="Times New Roman"/>
          <w:lang w:eastAsia="zh-CN"/>
        </w:rPr>
        <w:t>”</w:t>
      </w:r>
      <w:r w:rsidRPr="00ED5A14">
        <w:rPr>
          <w:rFonts w:ascii="Times New Roman" w:eastAsia="KaiTi" w:hAnsi="Times New Roman" w:cs="Times New Roman"/>
          <w:lang w:eastAsia="zh-CN"/>
        </w:rPr>
        <w:t>不同而变化</w:t>
      </w:r>
      <w:r>
        <w:rPr>
          <w:rFonts w:ascii="Times New Roman" w:eastAsia="KaiTi" w:hAnsi="Times New Roman" w:cs="Times New Roman"/>
          <w:lang w:eastAsia="zh-CN"/>
        </w:rPr>
        <w:t>，</w:t>
      </w:r>
      <w:r w:rsidRPr="00ED5A14">
        <w:rPr>
          <w:rFonts w:ascii="Times New Roman" w:eastAsia="KaiTi" w:hAnsi="Times New Roman" w:cs="Times New Roman"/>
        </w:rPr>
        <w:t>就像是</w:t>
      </w:r>
      <w:r w:rsidRPr="00ED5A14">
        <w:rPr>
          <w:rFonts w:ascii="Times New Roman" w:eastAsia="KaiTi" w:hAnsi="Times New Roman" w:cs="Times New Roman"/>
          <w:lang w:eastAsia="zh-CN"/>
        </w:rPr>
        <w:t>太阳跟水星间的</w:t>
      </w:r>
      <w:r w:rsidRPr="00ED5A14">
        <w:rPr>
          <w:rFonts w:ascii="Times New Roman" w:eastAsia="KaiTi" w:hAnsi="Times New Roman" w:cs="Times New Roman"/>
          <w:lang w:eastAsia="zh-CN"/>
        </w:rPr>
        <w:t xml:space="preserve">THE </w:t>
      </w:r>
      <w:r w:rsidRPr="00ED5A14">
        <w:rPr>
          <w:rFonts w:ascii="Times New Roman" w:eastAsia="KaiTi" w:hAnsi="Times New Roman" w:cs="Times New Roman"/>
        </w:rPr>
        <w:t>ONE</w:t>
      </w:r>
      <w:r w:rsidRPr="00ED5A14">
        <w:rPr>
          <w:rFonts w:ascii="Times New Roman" w:eastAsia="KaiTi" w:hAnsi="Times New Roman" w:cs="Times New Roman"/>
        </w:rPr>
        <w:t>作用力</w:t>
      </w:r>
      <w:r w:rsidRPr="00ED5A14">
        <w:rPr>
          <w:rFonts w:ascii="Times New Roman" w:eastAsia="KaiTi" w:hAnsi="Times New Roman" w:cs="Times New Roman"/>
        </w:rPr>
        <w:t xml:space="preserve"> </w:t>
      </w:r>
      <w:r>
        <w:rPr>
          <w:rFonts w:ascii="Times New Roman" w:eastAsia="KaiTi" w:hAnsi="Times New Roman" w:cs="Times New Roman"/>
        </w:rPr>
        <w:t>，</w:t>
      </w:r>
      <w:r w:rsidRPr="00ED5A14">
        <w:rPr>
          <w:rFonts w:ascii="Times New Roman" w:eastAsia="KaiTi" w:hAnsi="Times New Roman" w:cs="Times New Roman"/>
        </w:rPr>
        <w:t xml:space="preserve"> </w:t>
      </w:r>
      <w:r w:rsidRPr="00ED5A14">
        <w:rPr>
          <w:rFonts w:ascii="Times New Roman" w:eastAsia="KaiTi" w:hAnsi="Times New Roman" w:cs="Times New Roman"/>
        </w:rPr>
        <w:t>就跟太阳跟地球间的</w:t>
      </w:r>
      <w:r w:rsidRPr="00ED5A14">
        <w:rPr>
          <w:rFonts w:ascii="Times New Roman" w:eastAsia="KaiTi" w:hAnsi="Times New Roman" w:cs="Times New Roman"/>
        </w:rPr>
        <w:t>THE ONE</w:t>
      </w:r>
      <w:r w:rsidRPr="00ED5A14">
        <w:rPr>
          <w:rFonts w:ascii="Times New Roman" w:eastAsia="KaiTi" w:hAnsi="Times New Roman" w:cs="Times New Roman"/>
        </w:rPr>
        <w:t>作用力</w:t>
      </w:r>
      <w:r w:rsidRPr="00ED5A14">
        <w:rPr>
          <w:rFonts w:ascii="Times New Roman" w:eastAsia="KaiTi" w:hAnsi="Times New Roman" w:cs="Times New Roman"/>
        </w:rPr>
        <w:t xml:space="preserve"> </w:t>
      </w:r>
      <w:r w:rsidRPr="00ED5A14">
        <w:rPr>
          <w:rFonts w:ascii="Times New Roman" w:eastAsia="KaiTi" w:hAnsi="Times New Roman" w:cs="Times New Roman"/>
        </w:rPr>
        <w:t>略有不同</w:t>
      </w:r>
      <w:r>
        <w:rPr>
          <w:rFonts w:ascii="Times New Roman" w:eastAsia="KaiTi" w:hAnsi="Times New Roman" w:cs="Times New Roman"/>
        </w:rPr>
        <w:t>，</w:t>
      </w:r>
    </w:p>
    <w:p w14:paraId="67385C88"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不同的</w:t>
      </w:r>
      <w:r w:rsidRPr="00ED5A14">
        <w:rPr>
          <w:rFonts w:ascii="Times New Roman" w:eastAsia="KaiTi" w:hAnsi="Times New Roman" w:cs="Times New Roman"/>
        </w:rPr>
        <w:t xml:space="preserve">THE ONE </w:t>
      </w:r>
      <w:r w:rsidRPr="00ED5A14">
        <w:rPr>
          <w:rFonts w:ascii="Times New Roman" w:eastAsia="KaiTi" w:hAnsi="Times New Roman" w:cs="Times New Roman"/>
        </w:rPr>
        <w:t>作用力</w:t>
      </w:r>
      <w:r>
        <w:rPr>
          <w:rFonts w:ascii="Times New Roman" w:eastAsia="KaiTi" w:hAnsi="Times New Roman" w:cs="Times New Roman"/>
        </w:rPr>
        <w:t>，</w:t>
      </w:r>
      <w:r w:rsidRPr="00ED5A14">
        <w:rPr>
          <w:rFonts w:ascii="Times New Roman" w:eastAsia="KaiTi" w:hAnsi="Times New Roman" w:cs="Times New Roman"/>
        </w:rPr>
        <w:t>交互作用下</w:t>
      </w:r>
      <w:r>
        <w:rPr>
          <w:rFonts w:ascii="Times New Roman" w:eastAsia="KaiTi" w:hAnsi="Times New Roman" w:cs="Times New Roman"/>
        </w:rPr>
        <w:t>，</w:t>
      </w:r>
      <w:r w:rsidRPr="00ED5A14">
        <w:rPr>
          <w:rFonts w:ascii="Times New Roman" w:eastAsia="KaiTi" w:hAnsi="Times New Roman" w:cs="Times New Roman"/>
        </w:rPr>
        <w:t>也会产生新的</w:t>
      </w:r>
      <w:r w:rsidRPr="00ED5A14">
        <w:rPr>
          <w:rFonts w:ascii="Times New Roman" w:eastAsia="KaiTi" w:hAnsi="Times New Roman" w:cs="Times New Roman"/>
        </w:rPr>
        <w:t>THE ONE</w:t>
      </w:r>
      <w:r w:rsidRPr="00ED5A14">
        <w:rPr>
          <w:rFonts w:ascii="Times New Roman" w:eastAsia="KaiTi" w:hAnsi="Times New Roman" w:cs="Times New Roman"/>
        </w:rPr>
        <w:t>合力效应</w:t>
      </w:r>
      <w:r w:rsidRPr="00ED5A14">
        <w:rPr>
          <w:rFonts w:ascii="Times New Roman" w:eastAsia="KaiTi" w:hAnsi="Times New Roman" w:cs="Times New Roman"/>
        </w:rPr>
        <w:t>.</w:t>
      </w:r>
    </w:p>
    <w:p w14:paraId="7842CB95" w14:textId="77777777" w:rsidR="00B45500"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要用</w:t>
      </w:r>
      <w:r w:rsidRPr="00ED5A14">
        <w:rPr>
          <w:rFonts w:ascii="Times New Roman" w:eastAsia="KaiTi" w:hAnsi="Times New Roman" w:cs="Times New Roman"/>
        </w:rPr>
        <w:t xml:space="preserve">THE ONE </w:t>
      </w:r>
      <w:r w:rsidRPr="00ED5A14">
        <w:rPr>
          <w:rFonts w:ascii="Times New Roman" w:eastAsia="KaiTi" w:hAnsi="Times New Roman" w:cs="Times New Roman"/>
        </w:rPr>
        <w:t>说明相对论在某些条件下也是适用的</w:t>
      </w:r>
    </w:p>
    <w:p w14:paraId="35890ED6" w14:textId="4BE468E0" w:rsidR="00B45500" w:rsidRDefault="00B45500" w:rsidP="00A319C5">
      <w:pPr>
        <w:pStyle w:val="a3"/>
        <w:ind w:leftChars="0" w:left="840" w:firstLine="200"/>
        <w:jc w:val="both"/>
        <w:rPr>
          <w:rFonts w:ascii="Times New Roman" w:eastAsia="KaiTi" w:hAnsi="Times New Roman" w:cs="Times New Roman"/>
        </w:rPr>
      </w:pPr>
    </w:p>
    <w:p w14:paraId="310AF2F6" w14:textId="77777777" w:rsidR="00B953E9" w:rsidRPr="009C6078" w:rsidRDefault="00B953E9" w:rsidP="00B953E9">
      <w:pPr>
        <w:pStyle w:val="a3"/>
        <w:ind w:firstLine="200"/>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奇点的无穷小物理学上从来不接受无穷的概念，无穷属于抽象概念，而物理学研究的是具体概念，无穷只属于数学研究的范畴。</w:t>
      </w:r>
      <w:r w:rsidRPr="009C6078">
        <w:rPr>
          <w:rFonts w:ascii="Times New Roman" w:eastAsia="KaiTi" w:hAnsi="Times New Roman" w:cs="Times New Roman" w:hint="eastAsia"/>
          <w:shd w:val="clear" w:color="auto" w:fill="92D050"/>
          <w:lang w:eastAsia="zh-CN"/>
        </w:rPr>
        <w:t xml:space="preserve"> </w:t>
      </w:r>
      <w:r w:rsidRPr="009C6078">
        <w:rPr>
          <w:rFonts w:ascii="Times New Roman" w:eastAsia="KaiTi" w:hAnsi="Times New Roman" w:cs="Times New Roman" w:hint="eastAsia"/>
          <w:shd w:val="clear" w:color="auto" w:fill="92D050"/>
          <w:lang w:eastAsia="zh-CN"/>
        </w:rPr>
        <w:t>无穷小的奇点，让所有的物理学都失效了。</w:t>
      </w:r>
    </w:p>
    <w:p w14:paraId="149847E6" w14:textId="77777777" w:rsidR="00B953E9" w:rsidRPr="009C6078" w:rsidRDefault="00B953E9" w:rsidP="00A319C5">
      <w:pPr>
        <w:pStyle w:val="a3"/>
        <w:ind w:leftChars="0" w:left="840" w:firstLine="200"/>
        <w:jc w:val="both"/>
        <w:rPr>
          <w:rFonts w:ascii="Times New Roman" w:eastAsia="KaiTi" w:hAnsi="Times New Roman" w:cs="Times New Roman"/>
          <w:shd w:val="clear" w:color="auto" w:fill="92D050"/>
          <w:lang w:eastAsia="zh-CN"/>
        </w:rPr>
      </w:pPr>
    </w:p>
    <w:p w14:paraId="660AFD62"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先从物理的角度，从最小单位的角度来解释暗物质</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暗能量。</w:t>
      </w:r>
    </w:p>
    <w:p w14:paraId="4EA78A0B"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质量大的东西可以吸引质量小的东西。</w:t>
      </w:r>
    </w:p>
    <w:p w14:paraId="0C67A1FD"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如果宇宙是真空的，所有天体会被质量最大的天体所吸引。越吸收质量应该越大，所以理论上，宇宙中只要存在一个黑洞，宇宙就应该消失了，回到一个点。因此，可以反推中间是有东西的，可以阻绝大天体的吸力。</w:t>
      </w:r>
      <w:r w:rsidRPr="009C6078">
        <w:rPr>
          <w:rFonts w:ascii="Times New Roman" w:eastAsia="KaiTi" w:hAnsi="Times New Roman" w:cs="Times New Roman" w:hint="eastAsia"/>
          <w:shd w:val="clear" w:color="auto" w:fill="92D050"/>
          <w:lang w:val="en-GB" w:eastAsia="zh-CN"/>
        </w:rPr>
        <w:lastRenderedPageBreak/>
        <w:t>但因为存在一个不可见但真实存在的东西，所以至今还没有人发现它。</w:t>
      </w:r>
    </w:p>
    <w:p w14:paraId="7EBE2027"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我们先发现，用海绵的比喻。勉强的比喻。可以阻绝吸引力，但又可以被穿透。太小太小，小到不影响物质的穿透，应该如何描述</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shd w:val="clear" w:color="auto" w:fill="92D050"/>
          <w:lang w:val="en-GB" w:eastAsia="zh-CN"/>
        </w:rPr>
        <w:t>-- “</w:t>
      </w:r>
      <w:r w:rsidRPr="009C6078">
        <w:rPr>
          <w:rFonts w:ascii="Times New Roman" w:eastAsia="KaiTi" w:hAnsi="Times New Roman" w:cs="Times New Roman" w:hint="eastAsia"/>
          <w:shd w:val="clear" w:color="auto" w:fill="92D050"/>
          <w:lang w:val="en-GB" w:eastAsia="zh-CN"/>
        </w:rPr>
        <w:t>挠场</w:t>
      </w:r>
      <w:r w:rsidRPr="009C6078">
        <w:rPr>
          <w:rFonts w:ascii="Times New Roman" w:eastAsia="KaiTi" w:hAnsi="Times New Roman" w:cs="Times New Roman"/>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 xml:space="preserve"> </w:t>
      </w:r>
    </w:p>
    <w:p w14:paraId="5EE46FAD"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挠场</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电阻为</w:t>
      </w:r>
      <w:r w:rsidRPr="009C6078">
        <w:rPr>
          <w:rFonts w:ascii="Times New Roman" w:eastAsia="KaiTi" w:hAnsi="Times New Roman" w:cs="Times New Roman" w:hint="eastAsia"/>
          <w:shd w:val="clear" w:color="auto" w:fill="92D050"/>
          <w:lang w:val="en-GB" w:eastAsia="zh-CN"/>
        </w:rPr>
        <w:t>0</w:t>
      </w:r>
      <w:r w:rsidRPr="009C6078">
        <w:rPr>
          <w:rFonts w:ascii="Times New Roman" w:eastAsia="KaiTi" w:hAnsi="Times New Roman" w:cs="Times New Roman" w:hint="eastAsia"/>
          <w:shd w:val="clear" w:color="auto" w:fill="92D050"/>
          <w:lang w:val="en-GB" w:eastAsia="zh-CN"/>
        </w:rPr>
        <w:t>，能量可以自由穿透。为什么电阻为</w:t>
      </w:r>
      <w:r w:rsidRPr="009C6078">
        <w:rPr>
          <w:rFonts w:ascii="Times New Roman" w:eastAsia="KaiTi" w:hAnsi="Times New Roman" w:cs="Times New Roman" w:hint="eastAsia"/>
          <w:shd w:val="clear" w:color="auto" w:fill="92D050"/>
          <w:lang w:val="en-GB" w:eastAsia="zh-CN"/>
        </w:rPr>
        <w:t>0</w:t>
      </w:r>
      <w:r w:rsidRPr="009C6078">
        <w:rPr>
          <w:rFonts w:ascii="Times New Roman" w:eastAsia="KaiTi" w:hAnsi="Times New Roman" w:cs="Times New Roman" w:hint="eastAsia"/>
          <w:shd w:val="clear" w:color="auto" w:fill="92D050"/>
          <w:lang w:val="en-GB" w:eastAsia="zh-CN"/>
        </w:rPr>
        <w:t>？身体中没有一个挡住。有一些东西可以挡住，信心可以把这个能量挡住，产生体感。</w:t>
      </w:r>
    </w:p>
    <w:p w14:paraId="7C9D3542" w14:textId="77777777" w:rsidR="00B45500" w:rsidRDefault="00B45500" w:rsidP="00A319C5">
      <w:pPr>
        <w:pStyle w:val="a3"/>
        <w:ind w:leftChars="0" w:left="840" w:firstLine="200"/>
        <w:jc w:val="both"/>
        <w:rPr>
          <w:rFonts w:ascii="Times New Roman" w:eastAsia="KaiTi" w:hAnsi="Times New Roman" w:cs="Times New Roman"/>
          <w:lang w:val="en-GB" w:eastAsia="zh-CN"/>
        </w:rPr>
      </w:pPr>
    </w:p>
    <w:p w14:paraId="36111705" w14:textId="77777777" w:rsidR="00B45500" w:rsidRPr="00FB571F" w:rsidRDefault="00B45500" w:rsidP="00A319C5">
      <w:pPr>
        <w:pStyle w:val="a3"/>
        <w:ind w:firstLine="200"/>
        <w:jc w:val="both"/>
        <w:rPr>
          <w:rFonts w:ascii="Times New Roman" w:eastAsia="KaiTi" w:hAnsi="Times New Roman" w:cs="Times New Roman"/>
          <w:lang w:val="en-GB" w:eastAsia="zh-CN"/>
        </w:rPr>
      </w:pPr>
      <w:r w:rsidRPr="00FB571F">
        <w:rPr>
          <w:rFonts w:ascii="Times New Roman" w:eastAsia="KaiTi" w:hAnsi="Times New Roman" w:cs="Times New Roman" w:hint="eastAsia"/>
          <w:lang w:val="en-GB" w:eastAsia="zh-CN"/>
        </w:rPr>
        <w:t>地球与月亮的质量之和，相当于太阳质量的</w:t>
      </w:r>
      <w:r w:rsidRPr="00FB571F">
        <w:rPr>
          <w:rFonts w:ascii="Times New Roman" w:eastAsia="KaiTi" w:hAnsi="Times New Roman" w:cs="Times New Roman" w:hint="eastAsia"/>
          <w:lang w:val="en-GB" w:eastAsia="zh-CN"/>
        </w:rPr>
        <w:t>0</w:t>
      </w:r>
      <w:r w:rsidRPr="00FB571F">
        <w:rPr>
          <w:rFonts w:ascii="Times New Roman" w:eastAsia="KaiTi" w:hAnsi="Times New Roman" w:cs="Times New Roman"/>
          <w:lang w:val="en-GB" w:eastAsia="zh-CN"/>
        </w:rPr>
        <w:t>.</w:t>
      </w:r>
      <w:r w:rsidRPr="00FB571F">
        <w:rPr>
          <w:rFonts w:ascii="Times New Roman" w:eastAsia="KaiTi" w:hAnsi="Times New Roman" w:cs="Times New Roman" w:hint="eastAsia"/>
          <w:lang w:val="en-GB" w:eastAsia="zh-CN"/>
        </w:rPr>
        <w:t>1</w:t>
      </w:r>
      <w:r w:rsidRPr="00FB571F">
        <w:rPr>
          <w:rFonts w:ascii="Times New Roman" w:eastAsia="KaiTi" w:hAnsi="Times New Roman" w:cs="Times New Roman"/>
          <w:lang w:val="en-GB" w:eastAsia="zh-CN"/>
        </w:rPr>
        <w:t>4%</w:t>
      </w:r>
      <w:r w:rsidRPr="00FB571F">
        <w:rPr>
          <w:rFonts w:ascii="Times New Roman" w:eastAsia="KaiTi" w:hAnsi="Times New Roman" w:cs="Times New Roman" w:hint="eastAsia"/>
          <w:lang w:val="en-GB" w:eastAsia="zh-CN"/>
        </w:rPr>
        <w:t>。</w:t>
      </w:r>
      <w:r w:rsidRPr="00FB571F">
        <w:rPr>
          <w:rFonts w:ascii="Times New Roman" w:eastAsia="KaiTi" w:hAnsi="Times New Roman" w:cs="Times New Roman" w:hint="eastAsia"/>
          <w:lang w:val="en-GB" w:eastAsia="zh-CN"/>
        </w:rPr>
        <w:t xml:space="preserve"> </w:t>
      </w:r>
    </w:p>
    <w:p w14:paraId="48ACDFFA"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磁力的吸力够大，地球与太阳之间不可能存在距离。</w:t>
      </w:r>
    </w:p>
    <w:p w14:paraId="2B194666"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如果在真空的状态，传导无碍的话，地球一定会被太阳吸引过去。</w:t>
      </w:r>
    </w:p>
    <w:p w14:paraId="03AE82F6"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如果真空中没有物质，从物理学来说，整个太阳系是不可能存在的。</w:t>
      </w:r>
      <w:r w:rsidRPr="009C6078">
        <w:rPr>
          <w:rFonts w:ascii="Times New Roman" w:eastAsia="KaiTi" w:hAnsi="Times New Roman" w:cs="Times New Roman" w:hint="eastAsia"/>
          <w:shd w:val="clear" w:color="auto" w:fill="92D050"/>
          <w:lang w:val="en-GB" w:eastAsia="zh-CN"/>
        </w:rPr>
        <w:t xml:space="preserve">  </w:t>
      </w:r>
    </w:p>
    <w:p w14:paraId="58E2CAEB"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正因为太阳系的存在，所以代表真空中有了我们不知道的东西。</w:t>
      </w:r>
    </w:p>
    <w:p w14:paraId="0F8F7204"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这个东西，首先可以被穿透，所以火箭可以上天登月。</w:t>
      </w:r>
    </w:p>
    <w:p w14:paraId="0D15B25D"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它也可以传递物质和波。它就是物质和波的最小构成单位。</w:t>
      </w:r>
    </w:p>
    <w:p w14:paraId="14684206"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虽然它没有我们意义上的“质量”（对我们来说，质量是一个测量的单位）</w:t>
      </w:r>
    </w:p>
    <w:p w14:paraId="7EB9A868"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但是它对物体产生阻力，所以地球没有被太阳吸引。</w:t>
      </w:r>
    </w:p>
    <w:p w14:paraId="337EA1E2"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这个过程，可以用海绵去说明。</w:t>
      </w:r>
    </w:p>
    <w:p w14:paraId="1C151792" w14:textId="77777777" w:rsidR="00B45500" w:rsidRDefault="00B45500" w:rsidP="00A319C5">
      <w:pPr>
        <w:pStyle w:val="a3"/>
        <w:ind w:firstLine="200"/>
        <w:jc w:val="both"/>
        <w:rPr>
          <w:rFonts w:ascii="Times New Roman" w:eastAsia="KaiTi" w:hAnsi="Times New Roman" w:cs="Times New Roman"/>
          <w:lang w:val="en-GB" w:eastAsia="zh-CN"/>
        </w:rPr>
      </w:pPr>
    </w:p>
    <w:p w14:paraId="703605EA"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rPr>
      </w:pPr>
      <w:r w:rsidRPr="009C6078">
        <w:rPr>
          <w:rFonts w:ascii="Times New Roman" w:eastAsia="KaiTi" w:hAnsi="Times New Roman" w:cs="Times New Roman" w:hint="eastAsia"/>
          <w:shd w:val="clear" w:color="auto" w:fill="92D050"/>
          <w:lang w:eastAsia="zh-CN"/>
        </w:rPr>
        <w:t>T</w:t>
      </w:r>
      <w:r w:rsidRPr="009C6078">
        <w:rPr>
          <w:rFonts w:ascii="Times New Roman" w:eastAsia="KaiTi" w:hAnsi="Times New Roman" w:cs="Times New Roman"/>
          <w:shd w:val="clear" w:color="auto" w:fill="92D050"/>
          <w:lang w:eastAsia="zh-CN"/>
        </w:rPr>
        <w:t xml:space="preserve">he one </w:t>
      </w:r>
      <w:r w:rsidRPr="009C6078">
        <w:rPr>
          <w:rFonts w:ascii="Times New Roman" w:eastAsia="KaiTi" w:hAnsi="Times New Roman" w:cs="Times New Roman" w:hint="eastAsia"/>
          <w:shd w:val="clear" w:color="auto" w:fill="92D050"/>
          <w:lang w:eastAsia="zh-CN"/>
        </w:rPr>
        <w:t>分化出很多东西，包括意识（碰撞所产生的，如基于涌现</w:t>
      </w:r>
      <w:r w:rsidRPr="009C6078">
        <w:rPr>
          <w:rFonts w:ascii="Times New Roman" w:eastAsia="KaiTi" w:hAnsi="Times New Roman" w:cs="Times New Roman" w:hint="eastAsia"/>
          <w:shd w:val="clear" w:color="auto" w:fill="92D050"/>
          <w:lang w:eastAsia="zh-CN"/>
        </w:rPr>
        <w:t>AI</w:t>
      </w:r>
      <w:r w:rsidRPr="009C6078">
        <w:rPr>
          <w:rFonts w:ascii="Times New Roman" w:eastAsia="KaiTi" w:hAnsi="Times New Roman" w:cs="Times New Roman" w:hint="eastAsia"/>
          <w:shd w:val="clear" w:color="auto" w:fill="92D050"/>
          <w:lang w:eastAsia="zh-CN"/>
        </w:rPr>
        <w:t>），信息，</w:t>
      </w:r>
    </w:p>
    <w:p w14:paraId="638DE5F4"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这颗星球上没有空的空间，</w:t>
      </w:r>
    </w:p>
    <w:p w14:paraId="55BBBCE6"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宇宙中也没有。</w:t>
      </w:r>
    </w:p>
    <w:p w14:paraId="1E4A95AE"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天文学家谈论的黑洞，</w:t>
      </w:r>
    </w:p>
    <w:p w14:paraId="2E5CEAAF"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就是最强大的能量来源和生命来源。</w:t>
      </w:r>
    </w:p>
    <w:p w14:paraId="3DA41770"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我试图去唤醒存在于空气中的能量。</w:t>
      </w:r>
    </w:p>
    <w:p w14:paraId="5B23F1B0"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它们是主要的能量来源。</w:t>
      </w:r>
    </w:p>
    <w:p w14:paraId="0CFBCA27"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现在被认为是真空的空间，</w:t>
      </w:r>
    </w:p>
    <w:p w14:paraId="3286EC25"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只不过是尚未被唤醒的物质的一种显现。</w:t>
      </w:r>
    </w:p>
    <w:p w14:paraId="7D1E2732"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w:t>
      </w:r>
    </w:p>
    <w:p w14:paraId="08D2AE9D" w14:textId="13C8FEC6"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w:t>
      </w:r>
      <w:r w:rsidRPr="009C6078">
        <w:rPr>
          <w:rFonts w:ascii="Times New Roman" w:eastAsia="KaiTi" w:hAnsi="Times New Roman" w:cs="Times New Roman" w:hint="eastAsia"/>
          <w:shd w:val="clear" w:color="auto" w:fill="92D050"/>
          <w:lang w:eastAsia="zh-CN"/>
        </w:rPr>
        <w:t>我试图去唤醒存在于空气中的能量。</w:t>
      </w:r>
    </w:p>
    <w:p w14:paraId="158183D8"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这就是</w:t>
      </w:r>
      <w:r w:rsidRPr="009C6078">
        <w:rPr>
          <w:rFonts w:ascii="Times New Roman" w:eastAsia="KaiTi" w:hAnsi="Times New Roman" w:cs="Times New Roman" w:hint="eastAsia"/>
          <w:shd w:val="clear" w:color="auto" w:fill="92D050"/>
          <w:lang w:eastAsia="zh-CN"/>
        </w:rPr>
        <w:t>T</w:t>
      </w:r>
      <w:r w:rsidRPr="009C6078">
        <w:rPr>
          <w:rFonts w:ascii="Times New Roman" w:eastAsia="KaiTi" w:hAnsi="Times New Roman" w:cs="Times New Roman"/>
          <w:shd w:val="clear" w:color="auto" w:fill="92D050"/>
          <w:lang w:eastAsia="zh-CN"/>
        </w:rPr>
        <w:t xml:space="preserve">he one. </w:t>
      </w:r>
    </w:p>
    <w:p w14:paraId="24ABC1E6"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147C9A7A" w14:textId="208D11B1" w:rsidR="00B45500" w:rsidRPr="003579A3" w:rsidRDefault="00B45500" w:rsidP="003579A3">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黑洞是一个非常大的质量体在中间，物质进去都被它吸完了，只剩下</w:t>
      </w:r>
      <w:r w:rsidRPr="00A25A12">
        <w:rPr>
          <w:rFonts w:ascii="Times New Roman" w:eastAsia="KaiTi" w:hAnsi="Times New Roman" w:cs="Times New Roman" w:hint="eastAsia"/>
          <w:lang w:eastAsia="zh-CN"/>
        </w:rPr>
        <w:t xml:space="preserve"> The</w:t>
      </w:r>
      <w:r w:rsidRPr="00A25A12">
        <w:rPr>
          <w:rFonts w:ascii="Times New Roman" w:eastAsia="KaiTi" w:hAnsi="Times New Roman" w:cs="Times New Roman"/>
          <w:lang w:eastAsia="zh-CN"/>
        </w:rPr>
        <w:t xml:space="preserve"> one. </w:t>
      </w:r>
      <w:r w:rsidRPr="00A25A12">
        <w:rPr>
          <w:rFonts w:ascii="Times New Roman" w:eastAsia="KaiTi" w:hAnsi="Times New Roman" w:cs="Times New Roman" w:hint="eastAsia"/>
          <w:lang w:eastAsia="zh-CN"/>
        </w:rPr>
        <w:t>所以物质进去，没有作用。</w:t>
      </w:r>
    </w:p>
    <w:p w14:paraId="0B3EEC00" w14:textId="77777777" w:rsidR="00B45500" w:rsidRPr="00A25A12" w:rsidRDefault="00B45500"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黑洞中的</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不断增加，所以黑洞在不断扩大？</w:t>
      </w:r>
    </w:p>
    <w:p w14:paraId="2B53A891" w14:textId="6B08E5A6" w:rsidR="00B45500" w:rsidRDefault="00B45500" w:rsidP="00A319C5">
      <w:pPr>
        <w:ind w:firstLine="200"/>
        <w:jc w:val="both"/>
        <w:rPr>
          <w:rFonts w:ascii="Times New Roman" w:eastAsia="KaiTi" w:hAnsi="Times New Roman" w:cs="Times New Roman"/>
          <w:lang w:eastAsia="zh-CN"/>
        </w:rPr>
      </w:pPr>
    </w:p>
    <w:p w14:paraId="090DA992" w14:textId="77777777" w:rsidR="00465A3E" w:rsidRPr="009C6078" w:rsidRDefault="00465A3E" w:rsidP="00A319C5">
      <w:pPr>
        <w:ind w:firstLineChars="200" w:firstLine="48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引力传播的速度</w:t>
      </w:r>
    </w:p>
    <w:p w14:paraId="6C2EEE0C" w14:textId="77777777" w:rsidR="00465A3E" w:rsidRPr="009C6078" w:rsidRDefault="00465A3E" w:rsidP="00A319C5">
      <w:pPr>
        <w:ind w:firstLineChars="200" w:firstLine="48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对于引力传播的速度基本有三种理论：</w:t>
      </w:r>
    </w:p>
    <w:p w14:paraId="5F6F4269" w14:textId="77777777" w:rsidR="00465A3E" w:rsidRPr="009C6078" w:rsidRDefault="00465A3E" w:rsidP="00A319C5">
      <w:pPr>
        <w:pStyle w:val="a3"/>
        <w:numPr>
          <w:ilvl w:val="1"/>
          <w:numId w:val="8"/>
        </w:numPr>
        <w:ind w:leftChars="0"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牛顿的超距作用观点，认为引力的传递不需要时间（速度无限大）。</w:t>
      </w:r>
    </w:p>
    <w:p w14:paraId="4A53A051" w14:textId="77777777" w:rsidR="00465A3E" w:rsidRPr="009C6078" w:rsidRDefault="00465A3E" w:rsidP="00A319C5">
      <w:pPr>
        <w:pStyle w:val="a3"/>
        <w:numPr>
          <w:ilvl w:val="1"/>
          <w:numId w:val="8"/>
        </w:numPr>
        <w:ind w:leftChars="0"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lastRenderedPageBreak/>
        <w:t>引力的速度是超光速的某值</w:t>
      </w:r>
    </w:p>
    <w:p w14:paraId="053A2C08" w14:textId="77777777" w:rsidR="00465A3E" w:rsidRPr="009C6078" w:rsidRDefault="00465A3E" w:rsidP="00A319C5">
      <w:pPr>
        <w:pStyle w:val="a3"/>
        <w:numPr>
          <w:ilvl w:val="1"/>
          <w:numId w:val="8"/>
        </w:numPr>
        <w:ind w:leftChars="0"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爱因斯坦所提出的假说，即重力的传播速度是真空中的光速。</w:t>
      </w:r>
    </w:p>
    <w:p w14:paraId="4F5EF5EF" w14:textId="77777777" w:rsidR="00465A3E" w:rsidRPr="009C6078" w:rsidRDefault="00465A3E" w:rsidP="00A319C5">
      <w:pPr>
        <w:ind w:firstLine="200"/>
        <w:jc w:val="both"/>
        <w:rPr>
          <w:rFonts w:ascii="Times New Roman" w:eastAsia="KaiTi" w:hAnsi="Times New Roman" w:cs="Times New Roman"/>
          <w:shd w:val="clear" w:color="auto" w:fill="92D050"/>
          <w:lang w:eastAsia="zh-CN"/>
        </w:rPr>
      </w:pPr>
    </w:p>
    <w:p w14:paraId="6E038F81" w14:textId="1EB447CC" w:rsidR="00AB4928" w:rsidRPr="009C6078" w:rsidRDefault="009453E2" w:rsidP="009879C7">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基于以上对</w:t>
      </w:r>
      <w:r w:rsidRPr="009C6078">
        <w:rPr>
          <w:rFonts w:ascii="Times New Roman" w:eastAsia="KaiTi" w:hAnsi="Times New Roman" w:cs="Times New Roman"/>
          <w:shd w:val="clear" w:color="auto" w:fill="92D050"/>
          <w:lang w:eastAsia="zh-CN"/>
        </w:rPr>
        <w:t>THE ONE</w:t>
      </w:r>
      <w:r w:rsidRPr="009C6078">
        <w:rPr>
          <w:rFonts w:ascii="Times New Roman" w:eastAsia="KaiTi" w:hAnsi="Times New Roman" w:cs="Times New Roman"/>
          <w:shd w:val="clear" w:color="auto" w:fill="92D050"/>
          <w:lang w:eastAsia="zh-CN"/>
        </w:rPr>
        <w:t>特性描述</w:t>
      </w:r>
      <w:r w:rsidR="00890F3E" w:rsidRPr="009C6078">
        <w:rPr>
          <w:rFonts w:ascii="Times New Roman" w:eastAsia="KaiTi" w:hAnsi="Times New Roman" w:cs="Times New Roman"/>
          <w:shd w:val="clear" w:color="auto" w:fill="92D050"/>
          <w:lang w:eastAsia="zh-CN"/>
        </w:rPr>
        <w:t>，</w:t>
      </w:r>
      <w:r w:rsidRPr="009C6078">
        <w:rPr>
          <w:rFonts w:ascii="Times New Roman" w:eastAsia="KaiTi" w:hAnsi="Times New Roman" w:cs="Times New Roman"/>
          <w:shd w:val="clear" w:color="auto" w:fill="92D050"/>
          <w:lang w:eastAsia="zh-CN"/>
        </w:rPr>
        <w:t>牛顿力学</w:t>
      </w:r>
      <w:r w:rsidR="00890F3E" w:rsidRPr="009C6078">
        <w:rPr>
          <w:rFonts w:ascii="Times New Roman" w:eastAsia="KaiTi" w:hAnsi="Times New Roman" w:cs="Times New Roman"/>
          <w:shd w:val="clear" w:color="auto" w:fill="92D050"/>
          <w:lang w:eastAsia="zh-CN"/>
        </w:rPr>
        <w:t>，</w:t>
      </w:r>
      <w:r w:rsidR="008F4468" w:rsidRPr="009C6078">
        <w:rPr>
          <w:rFonts w:ascii="Times New Roman" w:eastAsia="KaiTi" w:hAnsi="Times New Roman" w:cs="Times New Roman" w:hint="eastAsia"/>
          <w:shd w:val="clear" w:color="auto" w:fill="92D050"/>
          <w:lang w:eastAsia="zh-CN"/>
        </w:rPr>
        <w:t>广义相对论、</w:t>
      </w:r>
      <w:r w:rsidRPr="009C6078">
        <w:rPr>
          <w:rFonts w:ascii="Times New Roman" w:eastAsia="KaiTi" w:hAnsi="Times New Roman" w:cs="Times New Roman"/>
          <w:shd w:val="clear" w:color="auto" w:fill="92D050"/>
          <w:lang w:eastAsia="zh-CN"/>
        </w:rPr>
        <w:t>特斯拉以太学说</w:t>
      </w:r>
      <w:r w:rsidR="00890F3E" w:rsidRPr="009C6078">
        <w:rPr>
          <w:rFonts w:ascii="Times New Roman" w:eastAsia="KaiTi" w:hAnsi="Times New Roman" w:cs="Times New Roman"/>
          <w:shd w:val="clear" w:color="auto" w:fill="92D050"/>
          <w:lang w:eastAsia="zh-CN"/>
        </w:rPr>
        <w:t>，</w:t>
      </w:r>
      <w:r w:rsidR="008F4468" w:rsidRPr="009C6078">
        <w:rPr>
          <w:rFonts w:ascii="Times New Roman" w:eastAsia="KaiTi" w:hAnsi="Times New Roman" w:cs="Times New Roman" w:hint="eastAsia"/>
          <w:shd w:val="clear" w:color="auto" w:fill="92D050"/>
          <w:lang w:eastAsia="zh-CN"/>
        </w:rPr>
        <w:t>量子场论</w:t>
      </w:r>
      <w:r w:rsidRPr="009C6078">
        <w:rPr>
          <w:rFonts w:ascii="Times New Roman" w:eastAsia="KaiTi" w:hAnsi="Times New Roman" w:cs="Times New Roman"/>
          <w:shd w:val="clear" w:color="auto" w:fill="92D050"/>
          <w:lang w:eastAsia="zh-CN"/>
        </w:rPr>
        <w:t>是被涵盖在</w:t>
      </w:r>
      <w:r w:rsidRPr="009C6078">
        <w:rPr>
          <w:rFonts w:ascii="Times New Roman" w:eastAsia="KaiTi" w:hAnsi="Times New Roman" w:cs="Times New Roman"/>
          <w:shd w:val="clear" w:color="auto" w:fill="92D050"/>
          <w:lang w:eastAsia="zh-CN"/>
        </w:rPr>
        <w:t xml:space="preserve">THE ONE </w:t>
      </w:r>
      <w:r w:rsidRPr="009C6078">
        <w:rPr>
          <w:rFonts w:ascii="Times New Roman" w:eastAsia="KaiTi" w:hAnsi="Times New Roman" w:cs="Times New Roman"/>
          <w:shd w:val="clear" w:color="auto" w:fill="92D050"/>
          <w:lang w:eastAsia="zh-CN"/>
        </w:rPr>
        <w:t>学说之中的</w:t>
      </w:r>
      <w:r w:rsidR="00890F3E" w:rsidRPr="009C6078">
        <w:rPr>
          <w:rFonts w:ascii="Times New Roman" w:eastAsia="KaiTi" w:hAnsi="Times New Roman" w:cs="Times New Roman"/>
          <w:shd w:val="clear" w:color="auto" w:fill="92D050"/>
          <w:lang w:eastAsia="zh-CN"/>
        </w:rPr>
        <w:t>，</w:t>
      </w:r>
      <w:r w:rsidRPr="009C6078">
        <w:rPr>
          <w:rFonts w:ascii="Times New Roman" w:eastAsia="KaiTi" w:hAnsi="Times New Roman" w:cs="Times New Roman"/>
          <w:shd w:val="clear" w:color="auto" w:fill="92D050"/>
          <w:lang w:eastAsia="zh-CN"/>
        </w:rPr>
        <w:t>以量子学说为例</w:t>
      </w:r>
      <w:r w:rsidR="00890F3E" w:rsidRPr="009C6078">
        <w:rPr>
          <w:rFonts w:ascii="Times New Roman" w:eastAsia="KaiTi" w:hAnsi="Times New Roman" w:cs="Times New Roman"/>
          <w:shd w:val="clear" w:color="auto" w:fill="92D050"/>
          <w:lang w:eastAsia="zh-CN"/>
        </w:rPr>
        <w:t>，</w:t>
      </w:r>
      <w:r w:rsidR="00F563F0" w:rsidRPr="009C6078">
        <w:rPr>
          <w:rFonts w:ascii="Times New Roman" w:eastAsia="KaiTi" w:hAnsi="Times New Roman" w:cs="Times New Roman"/>
          <w:shd w:val="clear" w:color="auto" w:fill="92D050"/>
          <w:lang w:eastAsia="zh-CN"/>
        </w:rPr>
        <w:t>量子学说包含了共时性</w:t>
      </w:r>
    </w:p>
    <w:p w14:paraId="4238CDCD" w14:textId="77777777" w:rsidR="00CE1148" w:rsidRPr="00CE1148" w:rsidRDefault="00CE1148" w:rsidP="00A319C5">
      <w:pPr>
        <w:ind w:left="1200" w:firstLine="200"/>
        <w:jc w:val="both"/>
        <w:rPr>
          <w:rFonts w:ascii="Times New Roman" w:eastAsia="KaiTi" w:hAnsi="Times New Roman" w:cs="Times New Roman"/>
          <w:lang w:eastAsia="zh-CN"/>
        </w:rPr>
      </w:pPr>
    </w:p>
    <w:p w14:paraId="32A603E2" w14:textId="77777777" w:rsidR="005E1880" w:rsidRPr="009C6078" w:rsidRDefault="005E188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特斯拉的真空不空已经基本把我们要讲的学说囊括了，只不过对于最小组成单位的不同，才会造成分歧。牛顿、特斯拉、爱因斯坦、普朗克、霍金都可以彼此握手。（特斯拉学说认为，最小单位是电磁波）</w:t>
      </w:r>
    </w:p>
    <w:p w14:paraId="7742BA11" w14:textId="77777777" w:rsidR="005E1880" w:rsidRPr="009C6078" w:rsidRDefault="005E1880" w:rsidP="00A319C5">
      <w:pPr>
        <w:ind w:firstLine="200"/>
        <w:jc w:val="both"/>
        <w:rPr>
          <w:rFonts w:ascii="Times New Roman" w:eastAsia="KaiTi" w:hAnsi="Times New Roman" w:cs="Times New Roman"/>
          <w:shd w:val="clear" w:color="auto" w:fill="92D050"/>
          <w:lang w:eastAsia="zh-CN"/>
        </w:rPr>
      </w:pPr>
    </w:p>
    <w:p w14:paraId="55E90B1F" w14:textId="77777777" w:rsidR="005E1880" w:rsidRPr="009C6078" w:rsidRDefault="005E188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相对论也是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的一种呈现，但是不是所有的呈现。这就是哥德尔不完备定理所讨论的事情。就如地球是球体，但我们看到的都是平面。三种几何。（欧氏几何，黎曼几何，罗氏几何）</w:t>
      </w:r>
    </w:p>
    <w:p w14:paraId="127AA2E4" w14:textId="77777777" w:rsidR="009879C7" w:rsidRPr="009C6078" w:rsidRDefault="005E188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所以，我们的</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学说是可以包含所有理论，并可以说明且解释它们，比如相对论，特斯拉的以太学说</w:t>
      </w:r>
      <w:r w:rsidRPr="009C6078">
        <w:rPr>
          <w:rFonts w:ascii="Times New Roman" w:eastAsia="KaiTi" w:hAnsi="Times New Roman" w:cs="Times New Roman"/>
          <w:shd w:val="clear" w:color="auto" w:fill="92D050"/>
          <w:lang w:eastAsia="zh-CN"/>
        </w:rPr>
        <w:t xml:space="preserve">… </w:t>
      </w:r>
      <w:r w:rsidRPr="009C6078">
        <w:rPr>
          <w:rFonts w:ascii="Times New Roman" w:eastAsia="KaiTi" w:hAnsi="Times New Roman" w:cs="Times New Roman" w:hint="eastAsia"/>
          <w:shd w:val="clear" w:color="auto" w:fill="92D050"/>
          <w:lang w:eastAsia="zh-CN"/>
        </w:rPr>
        <w:t>这两个学说谈论的都是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的不同特性，而哥德尔谈的是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的共性。</w:t>
      </w:r>
    </w:p>
    <w:p w14:paraId="5313526A" w14:textId="05C7CE56" w:rsidR="00CE1148" w:rsidRPr="009C6078" w:rsidRDefault="005E1880" w:rsidP="009879C7">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宇宙的本质不是爱因斯坦的薄膜学说，而是海绵学说。这些特性是最重要的。</w:t>
      </w:r>
    </w:p>
    <w:p w14:paraId="5B883D61" w14:textId="62054CCA" w:rsidR="008E39D7" w:rsidRPr="008E39D7" w:rsidRDefault="00CE1148"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海绵理论</w:t>
      </w:r>
      <w:r w:rsidR="008E39D7" w:rsidRPr="008E39D7">
        <w:rPr>
          <w:rFonts w:ascii="Times New Roman" w:eastAsia="KaiTi" w:hAnsi="Times New Roman" w:cs="Times New Roman" w:hint="eastAsia"/>
          <w:lang w:eastAsia="zh-CN"/>
        </w:rPr>
        <w:t>（从概念上描述）</w:t>
      </w:r>
    </w:p>
    <w:p w14:paraId="14A79466"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透过吸引力效应，宇宙中</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质量大的（引力大的）会吸引质量小的（引力小的）</w:t>
      </w:r>
    </w:p>
    <w:p w14:paraId="7BF4BE94"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太阳的质量占太阳系总质量的</w:t>
      </w:r>
      <w:r w:rsidRPr="008E39D7">
        <w:rPr>
          <w:rFonts w:ascii="Times New Roman" w:eastAsia="KaiTi" w:hAnsi="Times New Roman" w:cs="Times New Roman"/>
          <w:lang w:eastAsia="zh-CN"/>
        </w:rPr>
        <w:t>99.86%</w:t>
      </w:r>
      <w:r w:rsidRPr="008E39D7">
        <w:rPr>
          <w:rFonts w:ascii="Times New Roman" w:eastAsia="KaiTi" w:hAnsi="Times New Roman" w:cs="Times New Roman"/>
          <w:lang w:eastAsia="zh-CN"/>
        </w:rPr>
        <w:t>，太阳系中其他的天体</w:t>
      </w:r>
      <w:r w:rsidRPr="008E39D7">
        <w:rPr>
          <w:rFonts w:ascii="Times New Roman" w:eastAsia="KaiTi" w:hAnsi="Times New Roman" w:cs="Times New Roman" w:hint="eastAsia"/>
          <w:lang w:eastAsia="zh-CN"/>
        </w:rPr>
        <w:t>(</w:t>
      </w:r>
      <w:r w:rsidRPr="008E39D7">
        <w:rPr>
          <w:rFonts w:ascii="Times New Roman" w:eastAsia="KaiTi" w:hAnsi="Times New Roman" w:cs="Times New Roman" w:hint="eastAsia"/>
          <w:lang w:eastAsia="zh-CN"/>
        </w:rPr>
        <w:t>行星等</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只占</w:t>
      </w:r>
      <w:r w:rsidRPr="008E39D7">
        <w:rPr>
          <w:rFonts w:ascii="Times New Roman" w:eastAsia="KaiTi" w:hAnsi="Times New Roman" w:cs="Times New Roman"/>
          <w:lang w:eastAsia="zh-CN"/>
        </w:rPr>
        <w:t>0.14%</w:t>
      </w:r>
      <w:r w:rsidRPr="008E39D7">
        <w:rPr>
          <w:rFonts w:ascii="Times New Roman" w:eastAsia="KaiTi" w:hAnsi="Times New Roman" w:cs="Times New Roman"/>
          <w:lang w:eastAsia="zh-CN"/>
        </w:rPr>
        <w:t>，如果宇宙是真空，没有任何阻力，</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根据引力效应，太阳系中的所有行星会被太阳吸引到跟太阳靠拢，</w:t>
      </w:r>
      <w:r w:rsidRPr="008E39D7">
        <w:rPr>
          <w:rFonts w:ascii="Times New Roman" w:eastAsia="KaiTi" w:hAnsi="Times New Roman" w:cs="Times New Roman" w:hint="eastAsia"/>
          <w:lang w:eastAsia="zh-CN"/>
        </w:rPr>
        <w:t>太阳系将</w:t>
      </w:r>
      <w:r w:rsidRPr="008E39D7">
        <w:rPr>
          <w:rFonts w:ascii="Times New Roman" w:eastAsia="KaiTi" w:hAnsi="Times New Roman" w:cs="Times New Roman"/>
          <w:lang w:eastAsia="zh-CN"/>
        </w:rPr>
        <w:t>只剩一个太阳</w:t>
      </w:r>
      <w:r w:rsidRPr="008E39D7">
        <w:rPr>
          <w:rFonts w:ascii="Times New Roman" w:eastAsia="KaiTi" w:hAnsi="Times New Roman" w:cs="Times New Roman" w:hint="eastAsia"/>
          <w:lang w:eastAsia="zh-CN"/>
        </w:rPr>
        <w:t>。</w:t>
      </w:r>
    </w:p>
    <w:p w14:paraId="77403670"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以此类推到地球、月亮、银河系等。</w:t>
      </w:r>
    </w:p>
    <w:p w14:paraId="75755E7F"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这个现象并未发生，那就代表在宇宙中，存在某种现代科技不可见，不可测的物质，介于太阳系的天体跟太阳中，降低了太阳的引力，这个物质我们称为</w:t>
      </w:r>
      <w:r w:rsidRPr="008E39D7">
        <w:rPr>
          <w:rFonts w:ascii="Times New Roman" w:eastAsia="KaiTi" w:hAnsi="Times New Roman" w:cs="Times New Roman"/>
          <w:lang w:eastAsia="zh-CN"/>
        </w:rPr>
        <w:t>the one</w:t>
      </w:r>
    </w:p>
    <w:p w14:paraId="32B7190F"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海绵的图</w:t>
      </w:r>
      <w:r w:rsidRPr="008E39D7">
        <w:rPr>
          <w:rFonts w:ascii="Times New Roman" w:eastAsia="KaiTi" w:hAnsi="Times New Roman" w:cs="Times New Roman" w:hint="eastAsia"/>
          <w:lang w:eastAsia="zh-CN"/>
        </w:rPr>
        <w:t>：海绵中最小的粒子成作</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p>
    <w:p w14:paraId="35493615" w14:textId="77777777" w:rsidR="008E39D7" w:rsidRPr="008E39D7" w:rsidRDefault="008E39D7" w:rsidP="00A319C5">
      <w:pPr>
        <w:ind w:firstLineChars="200" w:firstLine="480"/>
        <w:jc w:val="both"/>
        <w:rPr>
          <w:rFonts w:ascii="Times New Roman" w:eastAsia="KaiTi" w:hAnsi="Times New Roman" w:cs="Times New Roman"/>
          <w:lang w:eastAsia="zh-CN"/>
        </w:rPr>
      </w:pPr>
    </w:p>
    <w:p w14:paraId="54AC911B" w14:textId="77777777" w:rsidR="008E39D7" w:rsidRPr="008E39D7" w:rsidRDefault="008E39D7" w:rsidP="00A319C5">
      <w:p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后面通过海绵证明，可能会推导出一个数学公式，得到</w:t>
      </w:r>
      <w:r w:rsidRPr="008E39D7">
        <w:rPr>
          <w:rFonts w:ascii="Times New Roman" w:eastAsia="KaiTi" w:hAnsi="Times New Roman" w:cs="Times New Roman" w:hint="eastAsia"/>
          <w:lang w:eastAsia="zh-CN"/>
        </w:rPr>
        <w:t>T</w:t>
      </w:r>
      <w:r w:rsidRPr="008E39D7">
        <w:rPr>
          <w:rFonts w:ascii="Times New Roman" w:eastAsia="KaiTi" w:hAnsi="Times New Roman" w:cs="Times New Roman"/>
          <w:lang w:eastAsia="zh-CN"/>
        </w:rPr>
        <w:t xml:space="preserve">he </w:t>
      </w:r>
      <w:r w:rsidRPr="008E39D7">
        <w:rPr>
          <w:rFonts w:ascii="Times New Roman" w:eastAsia="KaiTi" w:hAnsi="Times New Roman" w:cs="Times New Roman" w:hint="eastAsia"/>
          <w:lang w:eastAsia="zh-CN"/>
        </w:rPr>
        <w:t>o</w:t>
      </w:r>
      <w:r w:rsidRPr="008E39D7">
        <w:rPr>
          <w:rFonts w:ascii="Times New Roman" w:eastAsia="KaiTi" w:hAnsi="Times New Roman" w:cs="Times New Roman"/>
          <w:lang w:eastAsia="zh-CN"/>
        </w:rPr>
        <w:t xml:space="preserve">ne ratio </w:t>
      </w:r>
      <w:r w:rsidRPr="008E39D7">
        <w:rPr>
          <w:rFonts w:ascii="Times New Roman" w:eastAsia="KaiTi" w:hAnsi="Times New Roman" w:cs="Times New Roman" w:hint="eastAsia"/>
          <w:lang w:eastAsia="zh-CN"/>
        </w:rPr>
        <w:t>递减的推导。</w:t>
      </w:r>
    </w:p>
    <w:p w14:paraId="7B478B9A" w14:textId="77777777" w:rsidR="008E39D7" w:rsidRPr="008E39D7" w:rsidRDefault="008E39D7" w:rsidP="00A319C5">
      <w:p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先说明</w:t>
      </w:r>
      <w:r w:rsidRPr="008E39D7">
        <w:rPr>
          <w:rFonts w:ascii="Times New Roman" w:eastAsia="KaiTi" w:hAnsi="Times New Roman" w:cs="Times New Roman" w:hint="eastAsia"/>
          <w:lang w:eastAsia="zh-CN"/>
        </w:rPr>
        <w:t>T</w:t>
      </w:r>
      <w:r w:rsidRPr="008E39D7">
        <w:rPr>
          <w:rFonts w:ascii="Times New Roman" w:eastAsia="KaiTi" w:hAnsi="Times New Roman" w:cs="Times New Roman"/>
          <w:lang w:eastAsia="zh-CN"/>
        </w:rPr>
        <w:t xml:space="preserve">he one </w:t>
      </w:r>
      <w:r w:rsidRPr="008E39D7">
        <w:rPr>
          <w:rFonts w:ascii="Times New Roman" w:eastAsia="KaiTi" w:hAnsi="Times New Roman" w:cs="Times New Roman" w:hint="eastAsia"/>
          <w:lang w:eastAsia="zh-CN"/>
        </w:rPr>
        <w:t>的存在，然后去描述</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r w:rsidRPr="008E39D7">
        <w:rPr>
          <w:rFonts w:ascii="Times New Roman" w:eastAsia="KaiTi" w:hAnsi="Times New Roman" w:cs="Times New Roman" w:hint="eastAsia"/>
          <w:lang w:eastAsia="zh-CN"/>
        </w:rPr>
        <w:t>的特性。</w:t>
      </w:r>
    </w:p>
    <w:p w14:paraId="63617EED" w14:textId="670B4E64"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地球与月亮的质量之和，相当于太阳质量的</w:t>
      </w:r>
      <w:r w:rsidRPr="00AC3D1A">
        <w:rPr>
          <w:rFonts w:ascii="Times New Roman" w:eastAsia="KaiTi" w:hAnsi="Times New Roman" w:cs="Times New Roman" w:hint="eastAsia"/>
          <w:lang w:val="en-GB" w:eastAsia="zh-CN"/>
        </w:rPr>
        <w:t>0</w:t>
      </w:r>
      <w:r w:rsidRPr="00AC3D1A">
        <w:rPr>
          <w:rFonts w:ascii="Times New Roman" w:eastAsia="KaiTi" w:hAnsi="Times New Roman" w:cs="Times New Roman"/>
          <w:lang w:val="en-GB" w:eastAsia="zh-CN"/>
        </w:rPr>
        <w:t>.</w:t>
      </w:r>
      <w:r w:rsidRPr="00AC3D1A">
        <w:rPr>
          <w:rFonts w:ascii="Times New Roman" w:eastAsia="KaiTi" w:hAnsi="Times New Roman" w:cs="Times New Roman" w:hint="eastAsia"/>
          <w:lang w:val="en-GB" w:eastAsia="zh-CN"/>
        </w:rPr>
        <w:t>1</w:t>
      </w:r>
      <w:r w:rsidRPr="00AC3D1A">
        <w:rPr>
          <w:rFonts w:ascii="Times New Roman" w:eastAsia="KaiTi" w:hAnsi="Times New Roman" w:cs="Times New Roman"/>
          <w:lang w:val="en-GB" w:eastAsia="zh-CN"/>
        </w:rPr>
        <w:t>4%</w:t>
      </w:r>
      <w:r w:rsidRPr="00AC3D1A">
        <w:rPr>
          <w:rFonts w:ascii="Times New Roman" w:eastAsia="KaiTi" w:hAnsi="Times New Roman" w:cs="Times New Roman" w:hint="eastAsia"/>
          <w:lang w:val="en-GB" w:eastAsia="zh-CN"/>
        </w:rPr>
        <w:t>。</w:t>
      </w:r>
      <w:r w:rsidRPr="00AC3D1A">
        <w:rPr>
          <w:rFonts w:ascii="Times New Roman" w:eastAsia="KaiTi" w:hAnsi="Times New Roman" w:cs="Times New Roman" w:hint="eastAsia"/>
          <w:lang w:val="en-GB" w:eastAsia="zh-CN"/>
        </w:rPr>
        <w:t xml:space="preserve"> </w:t>
      </w:r>
    </w:p>
    <w:p w14:paraId="2E4F334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磁力的吸力够大，地球与太阳之间不可能存在距离。</w:t>
      </w:r>
    </w:p>
    <w:p w14:paraId="2F6FC559"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lastRenderedPageBreak/>
        <w:t>如果在真空的状态，传导无碍的话，地球一定会被太阳吸引过去。</w:t>
      </w:r>
    </w:p>
    <w:p w14:paraId="6DF2BFE5"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如果真空中没有物质，从物理学来说，整个太阳系是不可能存在的。</w:t>
      </w:r>
      <w:r w:rsidRPr="00AC3D1A">
        <w:rPr>
          <w:rFonts w:ascii="Times New Roman" w:eastAsia="KaiTi" w:hAnsi="Times New Roman" w:cs="Times New Roman" w:hint="eastAsia"/>
          <w:lang w:val="en-GB" w:eastAsia="zh-CN"/>
        </w:rPr>
        <w:t xml:space="preserve">  </w:t>
      </w:r>
    </w:p>
    <w:p w14:paraId="14B8A8D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正因为太阳系的存在，所以代表真空中有了我们不知道的东西。</w:t>
      </w:r>
    </w:p>
    <w:p w14:paraId="0B32AC5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这个东西，首先可以被穿透，所以火箭可以上天登月。</w:t>
      </w:r>
    </w:p>
    <w:p w14:paraId="320AEDE2"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它也可以传递物质和波。它就是物质和波的最小构成单位。</w:t>
      </w:r>
    </w:p>
    <w:p w14:paraId="6854D43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虽然它没有我们意义上的“质量”（对我们来说，质量是一个测量的单位）</w:t>
      </w:r>
    </w:p>
    <w:p w14:paraId="195EF989"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但是它对物体产生阻力，所以地球没有被太阳吸引。</w:t>
      </w:r>
    </w:p>
    <w:p w14:paraId="6B97BA49"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这个过程，可以用海绵去说明。</w:t>
      </w:r>
    </w:p>
    <w:p w14:paraId="36D2613B"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实验：地心说、日心说的实验（用沙漏实验来证实。）</w:t>
      </w:r>
    </w:p>
    <w:p w14:paraId="5508F106" w14:textId="42B6C201" w:rsidR="00CE1148"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用海绵去描述。用海绵说明</w:t>
      </w:r>
      <w:r w:rsidRPr="00AC3D1A">
        <w:rPr>
          <w:rFonts w:ascii="Times New Roman" w:eastAsia="KaiTi" w:hAnsi="Times New Roman" w:cs="Times New Roman"/>
          <w:lang w:val="en-GB" w:eastAsia="zh-CN"/>
        </w:rPr>
        <w:t>“The one”</w:t>
      </w:r>
      <w:r w:rsidRPr="00AC3D1A">
        <w:rPr>
          <w:rFonts w:ascii="Times New Roman" w:eastAsia="KaiTi" w:hAnsi="Times New Roman" w:cs="Times New Roman" w:hint="eastAsia"/>
          <w:lang w:val="en-GB" w:eastAsia="zh-CN"/>
        </w:rPr>
        <w:t>。两个磁铁，太阳与地球</w:t>
      </w:r>
    </w:p>
    <w:p w14:paraId="783D6C6A" w14:textId="77777777" w:rsidR="00825824" w:rsidRDefault="00825824" w:rsidP="00A319C5">
      <w:pPr>
        <w:ind w:firstLineChars="200" w:firstLine="480"/>
        <w:jc w:val="both"/>
        <w:rPr>
          <w:rFonts w:ascii="Times New Roman" w:eastAsia="KaiTi" w:hAnsi="Times New Roman" w:cs="Times New Roman"/>
          <w:lang w:val="en-GB" w:eastAsia="zh-CN"/>
        </w:rPr>
      </w:pPr>
    </w:p>
    <w:p w14:paraId="2FA05CC0" w14:textId="77777777" w:rsidR="00825824" w:rsidRPr="0082582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基于牛顿跟特斯拉的学说，来看太阳系的其他天体，</w:t>
      </w:r>
    </w:p>
    <w:p w14:paraId="3612FFC0" w14:textId="77777777" w:rsidR="00825824" w:rsidRPr="0082582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在无阻力的情况之下，</w:t>
      </w:r>
      <w:r w:rsidRPr="00825824">
        <w:rPr>
          <w:rFonts w:ascii="Times New Roman" w:eastAsia="KaiTi" w:hAnsi="Times New Roman" w:cs="Times New Roman" w:hint="eastAsia"/>
          <w:lang w:eastAsia="zh-CN"/>
        </w:rPr>
        <w:t>计算</w:t>
      </w:r>
      <w:r w:rsidRPr="00825824">
        <w:rPr>
          <w:rFonts w:ascii="Times New Roman" w:eastAsia="KaiTi" w:hAnsi="Times New Roman" w:cs="Times New Roman"/>
          <w:lang w:eastAsia="zh-CN"/>
        </w:rPr>
        <w:t>太阳的质量产生多少引力</w:t>
      </w:r>
      <w:r w:rsidRPr="00825824">
        <w:rPr>
          <w:rFonts w:ascii="Times New Roman" w:eastAsia="KaiTi" w:hAnsi="Times New Roman" w:cs="Times New Roman"/>
          <w:lang w:eastAsia="zh-CN"/>
        </w:rPr>
        <w:t>A</w:t>
      </w:r>
      <w:r w:rsidRPr="00825824">
        <w:rPr>
          <w:rFonts w:ascii="Times New Roman" w:eastAsia="KaiTi" w:hAnsi="Times New Roman" w:cs="Times New Roman"/>
          <w:lang w:eastAsia="zh-CN"/>
        </w:rPr>
        <w:t>，太阳系其他天体</w:t>
      </w:r>
      <w:r w:rsidRPr="00825824">
        <w:rPr>
          <w:rFonts w:ascii="Times New Roman" w:eastAsia="KaiTi" w:hAnsi="Times New Roman" w:cs="Times New Roman" w:hint="eastAsia"/>
          <w:lang w:eastAsia="zh-CN"/>
        </w:rPr>
        <w:t>（如地球）</w:t>
      </w:r>
      <w:r w:rsidRPr="00825824">
        <w:rPr>
          <w:rFonts w:ascii="Times New Roman" w:eastAsia="KaiTi" w:hAnsi="Times New Roman" w:cs="Times New Roman"/>
          <w:lang w:eastAsia="zh-CN"/>
        </w:rPr>
        <w:t>的质量产生多少引力</w:t>
      </w:r>
      <w:r w:rsidRPr="00825824">
        <w:rPr>
          <w:rFonts w:ascii="Times New Roman" w:eastAsia="KaiTi" w:hAnsi="Times New Roman" w:cs="Times New Roman"/>
          <w:lang w:eastAsia="zh-CN"/>
        </w:rPr>
        <w:t>B</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A-B</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 xml:space="preserve">A-B </w:t>
      </w:r>
      <w:r w:rsidRPr="00825824">
        <w:rPr>
          <w:rFonts w:ascii="Times New Roman" w:eastAsia="KaiTi" w:hAnsi="Times New Roman" w:cs="Times New Roman"/>
          <w:lang w:eastAsia="zh-CN"/>
        </w:rPr>
        <w:t>就是</w:t>
      </w:r>
      <w:r w:rsidRPr="00825824">
        <w:rPr>
          <w:rFonts w:ascii="Times New Roman" w:eastAsia="KaiTi" w:hAnsi="Times New Roman" w:cs="Times New Roman"/>
          <w:lang w:eastAsia="zh-CN"/>
        </w:rPr>
        <w:t xml:space="preserve">THE ONE </w:t>
      </w:r>
      <w:r w:rsidRPr="00825824">
        <w:rPr>
          <w:rFonts w:ascii="Times New Roman" w:eastAsia="KaiTi" w:hAnsi="Times New Roman" w:cs="Times New Roman"/>
          <w:lang w:eastAsia="zh-CN"/>
        </w:rPr>
        <w:t>产生的作用，我们把这种力定义为</w:t>
      </w:r>
      <w:r w:rsidRPr="00825824">
        <w:rPr>
          <w:rFonts w:ascii="Times New Roman" w:eastAsia="KaiTi" w:hAnsi="Times New Roman" w:cs="Times New Roman"/>
          <w:lang w:eastAsia="zh-CN"/>
        </w:rPr>
        <w:t xml:space="preserve"> THE ONE </w:t>
      </w:r>
      <w:r w:rsidRPr="00825824">
        <w:rPr>
          <w:rFonts w:ascii="Times New Roman" w:eastAsia="KaiTi" w:hAnsi="Times New Roman" w:cs="Times New Roman"/>
          <w:lang w:eastAsia="zh-CN"/>
        </w:rPr>
        <w:t>作用力</w:t>
      </w:r>
      <w:r w:rsidRPr="00825824">
        <w:rPr>
          <w:rFonts w:ascii="Times New Roman" w:eastAsia="KaiTi" w:hAnsi="Times New Roman" w:cs="Times New Roman" w:hint="eastAsia"/>
          <w:lang w:eastAsia="zh-CN"/>
        </w:rPr>
        <w:t>。</w:t>
      </w:r>
    </w:p>
    <w:p w14:paraId="11EA45F7" w14:textId="77777777" w:rsidR="00825824" w:rsidRPr="0082582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地球跟月球间的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作用力，理论上也是可以被计算的</w:t>
      </w:r>
      <w:r w:rsidRPr="00825824">
        <w:rPr>
          <w:rFonts w:ascii="Times New Roman" w:eastAsia="KaiTi" w:hAnsi="Times New Roman" w:cs="Times New Roman" w:hint="eastAsia"/>
          <w:lang w:eastAsia="zh-CN"/>
        </w:rPr>
        <w:t>。</w:t>
      </w:r>
    </w:p>
    <w:p w14:paraId="638AC6B5" w14:textId="77777777" w:rsidR="00825824" w:rsidRPr="00825824" w:rsidRDefault="00825824" w:rsidP="00A319C5">
      <w:p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每个</w:t>
      </w:r>
      <w:r w:rsidRPr="00825824">
        <w:rPr>
          <w:rFonts w:ascii="Times New Roman" w:eastAsia="KaiTi" w:hAnsi="Times New Roman" w:cs="Times New Roman"/>
          <w:lang w:eastAsia="zh-CN"/>
        </w:rPr>
        <w:t xml:space="preserve">THE ONE </w:t>
      </w:r>
      <w:r w:rsidRPr="00825824">
        <w:rPr>
          <w:rFonts w:ascii="Times New Roman" w:eastAsia="KaiTi" w:hAnsi="Times New Roman" w:cs="Times New Roman" w:hint="eastAsia"/>
          <w:lang w:eastAsia="zh-CN"/>
        </w:rPr>
        <w:t>承</w:t>
      </w:r>
      <w:r w:rsidRPr="00825824">
        <w:rPr>
          <w:rFonts w:ascii="Times New Roman" w:eastAsia="KaiTi" w:hAnsi="Times New Roman" w:cs="Times New Roman"/>
          <w:lang w:eastAsia="zh-CN"/>
        </w:rPr>
        <w:t>载的</w:t>
      </w:r>
      <w:r w:rsidRPr="00825824">
        <w:rPr>
          <w:rFonts w:ascii="Times New Roman" w:eastAsia="KaiTi" w:hAnsi="Times New Roman" w:cs="Times New Roman" w:hint="eastAsia"/>
          <w:lang w:eastAsia="zh-CN"/>
        </w:rPr>
        <w:t>“</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w:t>
      </w:r>
      <w:r w:rsidRPr="00825824">
        <w:rPr>
          <w:rFonts w:ascii="Times New Roman" w:eastAsia="KaiTi" w:hAnsi="Times New Roman" w:cs="Times New Roman" w:hint="eastAsia"/>
          <w:lang w:eastAsia="zh-CN"/>
        </w:rPr>
        <w:t>”</w:t>
      </w:r>
      <w:r w:rsidRPr="00825824">
        <w:rPr>
          <w:rFonts w:ascii="Times New Roman" w:eastAsia="KaiTi" w:hAnsi="Times New Roman" w:cs="Times New Roman"/>
          <w:lang w:eastAsia="zh-CN"/>
        </w:rPr>
        <w:t>会根据</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两个物体间条件</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不同而变化，就像是太阳跟水星间的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w:t>
      </w:r>
      <w:r w:rsidRPr="00825824">
        <w:rPr>
          <w:rFonts w:ascii="Times New Roman" w:eastAsia="KaiTi" w:hAnsi="Times New Roman" w:cs="Times New Roman"/>
          <w:lang w:eastAsia="zh-CN"/>
        </w:rPr>
        <w:t xml:space="preserve"> </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 xml:space="preserve"> </w:t>
      </w:r>
      <w:r w:rsidRPr="00825824">
        <w:rPr>
          <w:rFonts w:ascii="Times New Roman" w:eastAsia="KaiTi" w:hAnsi="Times New Roman" w:cs="Times New Roman"/>
          <w:lang w:eastAsia="zh-CN"/>
        </w:rPr>
        <w:t>就跟太阳跟地球间的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w:t>
      </w:r>
      <w:r w:rsidRPr="00825824">
        <w:rPr>
          <w:rFonts w:ascii="Times New Roman" w:eastAsia="KaiTi" w:hAnsi="Times New Roman" w:cs="Times New Roman"/>
          <w:lang w:eastAsia="zh-CN"/>
        </w:rPr>
        <w:t xml:space="preserve"> </w:t>
      </w:r>
      <w:r w:rsidRPr="00825824">
        <w:rPr>
          <w:rFonts w:ascii="Times New Roman" w:eastAsia="KaiTi" w:hAnsi="Times New Roman" w:cs="Times New Roman"/>
          <w:lang w:eastAsia="zh-CN"/>
        </w:rPr>
        <w:t>略有不同</w:t>
      </w:r>
      <w:r w:rsidRPr="00825824">
        <w:rPr>
          <w:rFonts w:ascii="Times New Roman" w:eastAsia="KaiTi" w:hAnsi="Times New Roman" w:cs="Times New Roman" w:hint="eastAsia"/>
          <w:lang w:eastAsia="zh-CN"/>
        </w:rPr>
        <w:t>。</w:t>
      </w:r>
      <w:r w:rsidRPr="00825824">
        <w:rPr>
          <w:rFonts w:ascii="Times New Roman" w:eastAsia="KaiTi" w:hAnsi="Times New Roman" w:cs="Times New Roman" w:hint="eastAsia"/>
          <w:lang w:eastAsia="zh-CN"/>
        </w:rPr>
        <w:t>(</w:t>
      </w:r>
      <w:r w:rsidRPr="00825824">
        <w:rPr>
          <w:rFonts w:ascii="Times New Roman" w:eastAsia="KaiTi" w:hAnsi="Times New Roman" w:cs="Times New Roman" w:hint="eastAsia"/>
          <w:lang w:eastAsia="zh-CN"/>
        </w:rPr>
        <w:t>每个</w:t>
      </w:r>
      <w:r w:rsidRPr="00825824">
        <w:rPr>
          <w:rFonts w:ascii="Times New Roman" w:eastAsia="KaiTi" w:hAnsi="Times New Roman" w:cs="Times New Roman"/>
          <w:lang w:eastAsia="zh-CN"/>
        </w:rPr>
        <w:t>The one</w:t>
      </w:r>
      <w:r w:rsidRPr="00825824">
        <w:rPr>
          <w:rFonts w:ascii="Times New Roman" w:eastAsia="KaiTi" w:hAnsi="Times New Roman" w:cs="Times New Roman" w:hint="eastAsia"/>
          <w:lang w:eastAsia="zh-CN"/>
        </w:rPr>
        <w:t>所承载的电磁阻力也不一样，有一些很细微的区别。这可以解释，不同的物质内部的</w:t>
      </w:r>
      <w:r w:rsidRPr="00825824">
        <w:rPr>
          <w:rFonts w:ascii="Times New Roman" w:eastAsia="KaiTi" w:hAnsi="Times New Roman" w:cs="Times New Roman"/>
          <w:lang w:eastAsia="zh-CN"/>
        </w:rPr>
        <w:t>The one</w:t>
      </w:r>
      <w:r w:rsidRPr="00825824">
        <w:rPr>
          <w:rFonts w:ascii="Times New Roman" w:eastAsia="KaiTi" w:hAnsi="Times New Roman" w:cs="Times New Roman" w:hint="eastAsia"/>
          <w:lang w:eastAsia="zh-CN"/>
        </w:rPr>
        <w:t>密度以及所承载的阻力不完全相同。水星中的</w:t>
      </w:r>
      <w:r w:rsidRPr="00825824">
        <w:rPr>
          <w:rFonts w:ascii="Times New Roman" w:eastAsia="KaiTi" w:hAnsi="Times New Roman" w:cs="Times New Roman"/>
          <w:lang w:eastAsia="zh-CN"/>
        </w:rPr>
        <w:t>The one</w:t>
      </w:r>
      <w:r w:rsidRPr="00825824">
        <w:rPr>
          <w:rFonts w:ascii="Times New Roman" w:eastAsia="KaiTi" w:hAnsi="Times New Roman" w:cs="Times New Roman" w:hint="eastAsia"/>
          <w:lang w:eastAsia="zh-CN"/>
        </w:rPr>
        <w:t>可能密度会高一些。</w:t>
      </w:r>
      <w:r w:rsidRPr="00825824">
        <w:rPr>
          <w:rFonts w:ascii="Times New Roman" w:eastAsia="KaiTi" w:hAnsi="Times New Roman" w:cs="Times New Roman"/>
          <w:lang w:eastAsia="zh-CN"/>
        </w:rPr>
        <w:t>)</w:t>
      </w:r>
    </w:p>
    <w:p w14:paraId="488D187D" w14:textId="35BC0675" w:rsidR="00825824" w:rsidRPr="003D29E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不同的</w:t>
      </w:r>
      <w:r w:rsidRPr="00825824">
        <w:rPr>
          <w:rFonts w:ascii="Times New Roman" w:eastAsia="KaiTi" w:hAnsi="Times New Roman" w:cs="Times New Roman"/>
          <w:lang w:eastAsia="zh-CN"/>
        </w:rPr>
        <w:t xml:space="preserve">THE ONE </w:t>
      </w:r>
      <w:r w:rsidRPr="00825824">
        <w:rPr>
          <w:rFonts w:ascii="Times New Roman" w:eastAsia="KaiTi" w:hAnsi="Times New Roman" w:cs="Times New Roman"/>
          <w:lang w:eastAsia="zh-CN"/>
        </w:rPr>
        <w:t>作用力，交互作用下，也会产生新的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合力效应</w:t>
      </w:r>
      <w:r w:rsidRPr="00825824">
        <w:rPr>
          <w:rFonts w:ascii="Times New Roman" w:eastAsia="KaiTi" w:hAnsi="Times New Roman" w:cs="Times New Roman" w:hint="eastAsia"/>
          <w:lang w:eastAsia="zh-CN"/>
        </w:rPr>
        <w:t>。</w:t>
      </w:r>
    </w:p>
    <w:p w14:paraId="49FAAD00" w14:textId="183C1BF3" w:rsidR="004738A2" w:rsidRPr="00636F0D" w:rsidRDefault="004738A2"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基于</w:t>
      </w:r>
      <w:r w:rsidRPr="00636F0D">
        <w:rPr>
          <w:rFonts w:ascii="Times New Roman" w:eastAsia="KaiTi" w:hAnsi="Times New Roman" w:cs="Times New Roman" w:hint="eastAsia"/>
          <w:lang w:eastAsia="zh-CN"/>
        </w:rPr>
        <w:t>T</w:t>
      </w:r>
      <w:r w:rsidRPr="00636F0D">
        <w:rPr>
          <w:rFonts w:ascii="Times New Roman" w:eastAsia="KaiTi" w:hAnsi="Times New Roman" w:cs="Times New Roman"/>
          <w:lang w:eastAsia="zh-CN"/>
        </w:rPr>
        <w:t>he one</w:t>
      </w:r>
      <w:r w:rsidRPr="00636F0D">
        <w:rPr>
          <w:rFonts w:ascii="Times New Roman" w:eastAsia="KaiTi" w:hAnsi="Times New Roman" w:cs="Times New Roman" w:hint="eastAsia"/>
          <w:lang w:eastAsia="zh-CN"/>
        </w:rPr>
        <w:t>假说的太阳系</w:t>
      </w:r>
      <w:r w:rsidR="00CE1148">
        <w:rPr>
          <w:rFonts w:ascii="Times New Roman" w:eastAsia="KaiTi" w:hAnsi="Times New Roman" w:cs="Times New Roman" w:hint="eastAsia"/>
          <w:lang w:eastAsia="zh-CN"/>
        </w:rPr>
        <w:t>和宇宙观</w:t>
      </w:r>
    </w:p>
    <w:p w14:paraId="62A6AC95" w14:textId="77777777" w:rsidR="004738A2" w:rsidRPr="004738A2" w:rsidRDefault="004738A2" w:rsidP="00A319C5">
      <w:pPr>
        <w:ind w:left="36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从以下三点看太阳系，从而看宇宙：</w:t>
      </w:r>
    </w:p>
    <w:p w14:paraId="2F37B5BC" w14:textId="3D6462AE"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太阳系</w:t>
      </w:r>
      <w:r>
        <w:rPr>
          <w:rFonts w:ascii="Times New Roman" w:eastAsia="KaiTi" w:hAnsi="Times New Roman" w:cs="Times New Roman" w:hint="eastAsia"/>
          <w:lang w:eastAsia="zh-CN"/>
        </w:rPr>
        <w:t>中，太阳</w:t>
      </w:r>
      <w:r w:rsidRPr="004738A2">
        <w:rPr>
          <w:rFonts w:ascii="Times New Roman" w:eastAsia="KaiTi" w:hAnsi="Times New Roman" w:cs="Times New Roman" w:hint="eastAsia"/>
          <w:lang w:eastAsia="zh-CN"/>
        </w:rPr>
        <w:t>拥有最多的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Pr>
          <w:rFonts w:ascii="Times New Roman" w:eastAsia="KaiTi" w:hAnsi="Times New Roman" w:cs="Times New Roman" w:hint="eastAsia"/>
          <w:lang w:eastAsia="zh-CN"/>
        </w:rPr>
        <w:t>；</w:t>
      </w:r>
    </w:p>
    <w:p w14:paraId="0743AC77" w14:textId="715AEB20"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地球所拥有的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的质量虽然没有太阳大，但数量</w:t>
      </w:r>
      <w:r>
        <w:rPr>
          <w:rFonts w:ascii="Times New Roman" w:eastAsia="KaiTi" w:hAnsi="Times New Roman" w:cs="Times New Roman" w:hint="eastAsia"/>
          <w:lang w:eastAsia="zh-CN"/>
        </w:rPr>
        <w:t>极</w:t>
      </w:r>
      <w:r w:rsidRPr="004738A2">
        <w:rPr>
          <w:rFonts w:ascii="Times New Roman" w:eastAsia="KaiTi" w:hAnsi="Times New Roman" w:cs="Times New Roman" w:hint="eastAsia"/>
          <w:lang w:eastAsia="zh-CN"/>
        </w:rPr>
        <w:t>多，从而造成了丰富的地球。</w:t>
      </w:r>
    </w:p>
    <w:p w14:paraId="4A3C096D" w14:textId="176A6829"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月亮里</w:t>
      </w:r>
      <w:r>
        <w:rPr>
          <w:rFonts w:ascii="Times New Roman" w:eastAsia="KaiTi" w:hAnsi="Times New Roman" w:cs="Times New Roman" w:hint="eastAsia"/>
          <w:lang w:eastAsia="zh-CN"/>
        </w:rPr>
        <w:t>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没有这么活跃。</w:t>
      </w:r>
    </w:p>
    <w:p w14:paraId="5956AE95" w14:textId="416590F3" w:rsidR="00DB14D1" w:rsidRPr="00801E3F" w:rsidRDefault="00DB14D1" w:rsidP="000545F1">
      <w:pPr>
        <w:widowControl/>
        <w:jc w:val="both"/>
        <w:rPr>
          <w:rFonts w:ascii="宋体" w:eastAsia="宋体" w:hAnsi="宋体" w:cs="宋体"/>
          <w:kern w:val="0"/>
          <w:szCs w:val="24"/>
          <w:lang w:eastAsia="zh-CN"/>
        </w:rPr>
      </w:pPr>
      <w:r w:rsidRPr="00801E3F">
        <w:rPr>
          <w:rFonts w:ascii="宋体" w:eastAsia="宋体" w:hAnsi="宋体" w:cs="宋体"/>
          <w:b/>
          <w:bCs/>
          <w:kern w:val="0"/>
          <w:sz w:val="23"/>
          <w:szCs w:val="23"/>
          <w:lang w:eastAsia="zh-CN"/>
        </w:rPr>
        <w:br/>
      </w:r>
      <w:r w:rsidR="000545F1">
        <w:rPr>
          <w:rFonts w:ascii="宋体" w:eastAsia="宋体" w:hAnsi="宋体" w:cs="宋体" w:hint="eastAsia"/>
          <w:b/>
          <w:bCs/>
          <w:kern w:val="0"/>
          <w:sz w:val="23"/>
          <w:szCs w:val="23"/>
          <w:lang w:eastAsia="zh-CN"/>
        </w:rPr>
        <w:t>我们提出</w:t>
      </w:r>
      <w:r w:rsidR="000545F1">
        <w:rPr>
          <w:rFonts w:ascii="宋体" w:eastAsia="宋体" w:hAnsi="宋体" w:cs="宋体"/>
          <w:b/>
          <w:bCs/>
          <w:kern w:val="0"/>
          <w:sz w:val="23"/>
          <w:szCs w:val="23"/>
          <w:lang w:eastAsia="zh-CN"/>
        </w:rPr>
        <w:t xml:space="preserve">“The </w:t>
      </w:r>
      <w:r w:rsidR="000545F1">
        <w:rPr>
          <w:rFonts w:ascii="宋体" w:eastAsia="宋体" w:hAnsi="宋体" w:cs="宋体" w:hint="eastAsia"/>
          <w:b/>
          <w:bCs/>
          <w:kern w:val="0"/>
          <w:sz w:val="23"/>
          <w:szCs w:val="23"/>
          <w:lang w:eastAsia="zh-CN"/>
        </w:rPr>
        <w:t>one</w:t>
      </w:r>
      <w:r w:rsidR="000545F1">
        <w:rPr>
          <w:rFonts w:ascii="宋体" w:eastAsia="宋体" w:hAnsi="宋体" w:cs="宋体"/>
          <w:b/>
          <w:bCs/>
          <w:kern w:val="0"/>
          <w:sz w:val="23"/>
          <w:szCs w:val="23"/>
          <w:lang w:eastAsia="zh-CN"/>
        </w:rPr>
        <w:t>”</w:t>
      </w:r>
      <w:r w:rsidR="000545F1">
        <w:rPr>
          <w:rFonts w:ascii="宋体" w:eastAsia="宋体" w:hAnsi="宋体" w:cs="宋体" w:hint="eastAsia"/>
          <w:b/>
          <w:bCs/>
          <w:kern w:val="0"/>
          <w:sz w:val="23"/>
          <w:szCs w:val="23"/>
          <w:lang w:eastAsia="zh-CN"/>
        </w:rPr>
        <w:t>是</w:t>
      </w:r>
      <w:r>
        <w:rPr>
          <w:rFonts w:ascii="宋体" w:eastAsia="宋体" w:hAnsi="宋体" w:cs="宋体" w:hint="eastAsia"/>
          <w:b/>
          <w:bCs/>
          <w:kern w:val="0"/>
          <w:sz w:val="23"/>
          <w:szCs w:val="23"/>
          <w:lang w:eastAsia="zh-CN"/>
        </w:rPr>
        <w:t>引力的最小单位</w:t>
      </w:r>
      <w:r w:rsidR="000545F1">
        <w:rPr>
          <w:rFonts w:ascii="宋体" w:eastAsia="宋体" w:hAnsi="宋体" w:cs="宋体" w:hint="eastAsia"/>
          <w:b/>
          <w:bCs/>
          <w:kern w:val="0"/>
          <w:sz w:val="23"/>
          <w:szCs w:val="23"/>
          <w:lang w:eastAsia="zh-CN"/>
        </w:rPr>
        <w:t>，是物质形成的最小单位</w:t>
      </w:r>
      <w:r>
        <w:rPr>
          <w:rFonts w:ascii="宋体" w:eastAsia="宋体" w:hAnsi="宋体" w:cs="宋体" w:hint="eastAsia"/>
          <w:b/>
          <w:bCs/>
          <w:kern w:val="0"/>
          <w:sz w:val="23"/>
          <w:szCs w:val="23"/>
          <w:lang w:eastAsia="zh-CN"/>
        </w:rPr>
        <w:t>。</w:t>
      </w:r>
      <w:r>
        <w:rPr>
          <w:rFonts w:ascii="宋体" w:eastAsia="宋体" w:hAnsi="宋体" w:cs="宋体" w:hint="eastAsia"/>
          <w:kern w:val="0"/>
          <w:sz w:val="23"/>
          <w:szCs w:val="23"/>
          <w:lang w:eastAsia="zh-CN"/>
        </w:rPr>
        <w:t>尚需后面的物理学</w:t>
      </w:r>
      <w:r w:rsidRPr="00801E3F">
        <w:rPr>
          <w:rFonts w:ascii="宋体" w:eastAsia="宋体" w:hAnsi="宋体" w:cs="宋体" w:hint="eastAsia"/>
          <w:kern w:val="0"/>
          <w:sz w:val="23"/>
          <w:szCs w:val="23"/>
          <w:lang w:eastAsia="zh-CN"/>
        </w:rPr>
        <w:t>实</w:t>
      </w:r>
      <w:r w:rsidRPr="00801E3F">
        <w:rPr>
          <w:rFonts w:ascii="宋体" w:eastAsia="宋体" w:hAnsi="宋体" w:cs="宋体"/>
          <w:kern w:val="0"/>
          <w:sz w:val="23"/>
          <w:szCs w:val="23"/>
          <w:lang w:eastAsia="zh-CN"/>
        </w:rPr>
        <w:t>验</w:t>
      </w:r>
      <w:r>
        <w:rPr>
          <w:rFonts w:ascii="宋体" w:eastAsia="宋体" w:hAnsi="宋体" w:cs="宋体" w:hint="eastAsia"/>
          <w:kern w:val="0"/>
          <w:sz w:val="23"/>
          <w:szCs w:val="23"/>
          <w:lang w:eastAsia="zh-CN"/>
        </w:rPr>
        <w:t>来</w:t>
      </w:r>
      <w:r w:rsidRPr="00801E3F">
        <w:rPr>
          <w:rFonts w:ascii="宋体" w:eastAsia="宋体" w:hAnsi="宋体" w:cs="宋体"/>
          <w:kern w:val="0"/>
          <w:sz w:val="23"/>
          <w:szCs w:val="23"/>
          <w:lang w:eastAsia="zh-CN"/>
        </w:rPr>
        <w:t>证明</w:t>
      </w:r>
      <w:r>
        <w:rPr>
          <w:rFonts w:ascii="宋体" w:eastAsia="宋体" w:hAnsi="宋体" w:cs="宋体" w:hint="eastAsia"/>
          <w:kern w:val="0"/>
          <w:sz w:val="23"/>
          <w:szCs w:val="23"/>
          <w:lang w:eastAsia="zh-CN"/>
        </w:rPr>
        <w:t>假说</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w:t>
      </w:r>
    </w:p>
    <w:p w14:paraId="2C8A8680" w14:textId="641586D4" w:rsidR="00DB14D1" w:rsidRDefault="00DB14D1" w:rsidP="00A319C5">
      <w:pPr>
        <w:ind w:firstLineChars="200" w:firstLine="480"/>
        <w:jc w:val="both"/>
        <w:rPr>
          <w:rFonts w:ascii="Times New Roman" w:eastAsia="KaiTi" w:hAnsi="Times New Roman" w:cs="Times New Roman"/>
          <w:lang w:eastAsia="zh-CN"/>
        </w:rPr>
      </w:pPr>
    </w:p>
    <w:p w14:paraId="11FDC1E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宇宙中的所有事物，无论是量子还是星系，都存在于量子真空的能量海中。</w:t>
      </w:r>
    </w:p>
    <w:p w14:paraId="4F05A3F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真空中充满着各种复杂的能量海，能量海的最小单位就是</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w:t>
      </w:r>
    </w:p>
    <w:p w14:paraId="64AFEF65" w14:textId="5D4373FC"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空间的某一区域可能没有物质（有形的物质）存在，但决不可能没有</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 xml:space="preserve">he </w:t>
      </w:r>
      <w:r w:rsidRPr="00433AEF">
        <w:rPr>
          <w:rFonts w:ascii="Times New Roman" w:eastAsia="KaiTi" w:hAnsi="Times New Roman" w:cs="Times New Roman"/>
          <w:lang w:eastAsia="zh-CN"/>
        </w:rPr>
        <w:lastRenderedPageBreak/>
        <w:t>one</w:t>
      </w:r>
      <w:r w:rsidRPr="00433AEF">
        <w:rPr>
          <w:rFonts w:ascii="Times New Roman" w:eastAsia="KaiTi" w:hAnsi="Times New Roman" w:cs="Times New Roman" w:hint="eastAsia"/>
          <w:lang w:eastAsia="zh-CN"/>
        </w:rPr>
        <w:t>存在。</w:t>
      </w:r>
    </w:p>
    <w:p w14:paraId="4C7FD167"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如果没有物质，量子真空就处于基态，不被扰动。</w:t>
      </w:r>
    </w:p>
    <w:p w14:paraId="1BE17CF5" w14:textId="716EBFB2"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一旦有了</w:t>
      </w:r>
      <w:r w:rsidR="009879C7">
        <w:rPr>
          <w:rFonts w:ascii="Times New Roman" w:eastAsia="KaiTi" w:hAnsi="Times New Roman" w:cs="Times New Roman" w:hint="eastAsia"/>
          <w:lang w:eastAsia="zh-CN"/>
        </w:rPr>
        <w:t>能量的搅动，比如</w:t>
      </w:r>
      <w:r w:rsidRPr="00433AEF">
        <w:rPr>
          <w:rFonts w:ascii="Times New Roman" w:eastAsia="KaiTi" w:hAnsi="Times New Roman" w:cs="Times New Roman" w:hint="eastAsia"/>
          <w:lang w:eastAsia="zh-CN"/>
        </w:rPr>
        <w:t>有了观察者</w:t>
      </w:r>
      <w:r w:rsidR="009879C7">
        <w:rPr>
          <w:rFonts w:ascii="Times New Roman" w:eastAsia="KaiTi" w:hAnsi="Times New Roman" w:cs="Times New Roman" w:hint="eastAsia"/>
          <w:lang w:eastAsia="zh-CN"/>
        </w:rPr>
        <w:t>，就有了“观察者效应”：量子基态场被</w:t>
      </w:r>
      <w:r w:rsidR="009879C7" w:rsidRPr="00433AEF">
        <w:rPr>
          <w:rFonts w:ascii="Times New Roman" w:eastAsia="KaiTi" w:hAnsi="Times New Roman" w:cs="Times New Roman"/>
          <w:lang w:eastAsia="zh-CN"/>
        </w:rPr>
        <w:t>扰动</w:t>
      </w:r>
      <w:r w:rsidR="009879C7">
        <w:rPr>
          <w:rFonts w:ascii="Times New Roman" w:eastAsia="KaiTi" w:hAnsi="Times New Roman" w:cs="Times New Roman" w:hint="eastAsia"/>
          <w:lang w:eastAsia="zh-CN"/>
        </w:rPr>
        <w:t>，</w:t>
      </w:r>
      <w:r w:rsidR="009879C7" w:rsidRPr="00433AEF">
        <w:rPr>
          <w:rFonts w:ascii="Times New Roman" w:eastAsia="KaiTi" w:hAnsi="Times New Roman" w:cs="Times New Roman" w:hint="eastAsia"/>
          <w:lang w:eastAsia="zh-CN"/>
        </w:rPr>
        <w:t>这种扰动在真空能量海中“制造波浪”，这些波浪从产生的起点向外扩散，从而与其他波相互作用。</w:t>
      </w:r>
      <w:r w:rsidR="009879C7">
        <w:rPr>
          <w:rFonts w:ascii="Times New Roman" w:eastAsia="KaiTi" w:hAnsi="Times New Roman" w:cs="Times New Roman" w:hint="eastAsia"/>
          <w:lang w:eastAsia="zh-CN"/>
        </w:rPr>
        <w:t>基态场受到</w:t>
      </w:r>
      <w:r w:rsidRPr="00433AEF">
        <w:rPr>
          <w:rFonts w:ascii="Times New Roman" w:eastAsia="KaiTi" w:hAnsi="Times New Roman" w:cs="Times New Roman"/>
          <w:lang w:eastAsia="zh-CN"/>
        </w:rPr>
        <w:t>激发</w:t>
      </w:r>
      <w:r w:rsidR="009879C7">
        <w:rPr>
          <w:rFonts w:ascii="Times New Roman" w:eastAsia="KaiTi" w:hAnsi="Times New Roman" w:cs="Times New Roman" w:hint="eastAsia"/>
          <w:lang w:eastAsia="zh-CN"/>
        </w:rPr>
        <w:t>产生了基本粒子</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真空能量海</w:t>
      </w:r>
      <w:r w:rsidRPr="00433AEF">
        <w:rPr>
          <w:rFonts w:ascii="Times New Roman" w:eastAsia="KaiTi" w:hAnsi="Times New Roman" w:cs="Times New Roman" w:hint="eastAsia"/>
          <w:lang w:eastAsia="zh-CN"/>
        </w:rPr>
        <w:t xml:space="preserve"> </w:t>
      </w:r>
      <w:r w:rsidRPr="00433AEF">
        <w:rPr>
          <w:rFonts w:ascii="Times New Roman" w:eastAsia="KaiTi" w:hAnsi="Times New Roman" w:cs="Times New Roman" w:hint="eastAsia"/>
          <w:lang w:eastAsia="zh-CN"/>
        </w:rPr>
        <w:t>坍塌为物质。</w:t>
      </w:r>
    </w:p>
    <w:p w14:paraId="1B175C2A" w14:textId="77777777" w:rsidR="0095785C" w:rsidRDefault="0095785C" w:rsidP="009879C7">
      <w:pPr>
        <w:jc w:val="both"/>
        <w:rPr>
          <w:rFonts w:ascii="Times New Roman" w:eastAsia="KaiTi" w:hAnsi="Times New Roman" w:cs="Times New Roman"/>
          <w:lang w:eastAsia="zh-CN"/>
        </w:rPr>
      </w:pPr>
    </w:p>
    <w:p w14:paraId="28E2705F" w14:textId="5B5D0861" w:rsidR="00433AEF" w:rsidRDefault="0095785C" w:rsidP="0095785C">
      <w:pPr>
        <w:ind w:firstLine="360"/>
        <w:jc w:val="both"/>
        <w:rPr>
          <w:rFonts w:ascii="Times New Roman" w:eastAsia="KaiTi" w:hAnsi="Times New Roman" w:cs="Times New Roman"/>
          <w:lang w:eastAsia="zh-CN"/>
        </w:rPr>
      </w:pPr>
      <w:r>
        <w:rPr>
          <w:rFonts w:ascii="Times New Roman" w:eastAsia="KaiTi" w:hAnsi="Times New Roman" w:cs="Times New Roman" w:hint="eastAsia"/>
          <w:lang w:eastAsia="zh-CN"/>
        </w:rPr>
        <w:t>可解释</w:t>
      </w:r>
    </w:p>
    <w:p w14:paraId="541913B4" w14:textId="11644482"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能量降维</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聚合</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成为人及其器官、动物及其器官</w:t>
      </w:r>
      <w:r w:rsidRPr="00433AEF">
        <w:rPr>
          <w:rFonts w:ascii="Times New Roman" w:eastAsia="KaiTi" w:hAnsi="Times New Roman" w:cs="Times New Roman"/>
          <w:lang w:eastAsia="zh-CN"/>
        </w:rPr>
        <w:t>….</w:t>
      </w:r>
    </w:p>
    <w:p w14:paraId="6115B9EE" w14:textId="77777777"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宇宙的起点</w:t>
      </w: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：宇宙大爆炸</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 xml:space="preserve">he </w:t>
      </w:r>
      <w:r w:rsidRPr="00433AEF">
        <w:rPr>
          <w:rFonts w:ascii="Times New Roman" w:eastAsia="KaiTi" w:hAnsi="Times New Roman" w:cs="Times New Roman" w:hint="eastAsia"/>
          <w:lang w:eastAsia="zh-CN"/>
        </w:rPr>
        <w:t>o</w:t>
      </w:r>
      <w:r w:rsidRPr="00433AEF">
        <w:rPr>
          <w:rFonts w:ascii="Times New Roman" w:eastAsia="KaiTi" w:hAnsi="Times New Roman" w:cs="Times New Roman"/>
          <w:lang w:eastAsia="zh-CN"/>
        </w:rPr>
        <w:t>ne</w:t>
      </w:r>
      <w:r w:rsidRPr="00433AEF">
        <w:rPr>
          <w:rFonts w:ascii="Times New Roman" w:eastAsia="KaiTi" w:hAnsi="Times New Roman" w:cs="Times New Roman" w:hint="eastAsia"/>
          <w:lang w:eastAsia="zh-CN"/>
        </w:rPr>
        <w:t>的自生性）</w:t>
      </w:r>
      <w:r w:rsidRPr="00433AEF">
        <w:rPr>
          <w:rFonts w:ascii="Times New Roman" w:eastAsia="KaiTi" w:hAnsi="Times New Roman" w:cs="Times New Roman"/>
          <w:lang w:eastAsia="zh-CN"/>
        </w:rPr>
        <w:t>-&gt;</w:t>
      </w:r>
      <w:r w:rsidRPr="00433AEF">
        <w:rPr>
          <w:rFonts w:ascii="Times New Roman" w:eastAsia="KaiTi" w:hAnsi="Times New Roman" w:cs="Times New Roman" w:hint="eastAsia"/>
          <w:lang w:eastAsia="zh-CN"/>
        </w:rPr>
        <w:t>产生恒星、行星</w:t>
      </w:r>
    </w:p>
    <w:p w14:paraId="7A4CACA2" w14:textId="6C2E92A5"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在物质的形成过程中，有粒子的碰撞，能量的摩擦，也会产生光、电、热等表层的显现。</w:t>
      </w:r>
    </w:p>
    <w:p w14:paraId="19B5177A" w14:textId="1C1A44B6" w:rsidR="00CE1148" w:rsidRDefault="00CE1148" w:rsidP="00A74281">
      <w:pPr>
        <w:jc w:val="both"/>
        <w:rPr>
          <w:rFonts w:ascii="Times New Roman" w:eastAsia="KaiTi" w:hAnsi="Times New Roman" w:cs="Times New Roman"/>
          <w:lang w:eastAsia="zh-CN"/>
        </w:rPr>
      </w:pPr>
    </w:p>
    <w:p w14:paraId="17AEFAB0" w14:textId="77777777" w:rsidR="00BA1D00" w:rsidRPr="00BA1D00" w:rsidRDefault="00BA1D00" w:rsidP="00BA1D00">
      <w:pPr>
        <w:jc w:val="both"/>
        <w:rPr>
          <w:rFonts w:ascii="Times New Roman" w:eastAsia="KaiTi" w:hAnsi="Times New Roman" w:cs="Times New Roman"/>
          <w:highlight w:val="yellow"/>
          <w:lang w:eastAsia="zh-CN"/>
        </w:rPr>
      </w:pPr>
      <w:r w:rsidRPr="00BA1D00">
        <w:rPr>
          <w:rFonts w:ascii="Times New Roman" w:eastAsia="KaiTi" w:hAnsi="Times New Roman" w:cs="Times New Roman" w:hint="eastAsia"/>
          <w:highlight w:val="yellow"/>
          <w:lang w:eastAsia="zh-CN"/>
        </w:rPr>
        <w:t>很多定理其实都是对的，但是因为观察者不同，所以结论不同。</w:t>
      </w:r>
    </w:p>
    <w:p w14:paraId="36CAA880" w14:textId="77777777" w:rsidR="00BA1D00" w:rsidRPr="00CE1148" w:rsidRDefault="00BA1D00" w:rsidP="00A74281">
      <w:pPr>
        <w:jc w:val="both"/>
        <w:rPr>
          <w:rFonts w:ascii="Times New Roman" w:eastAsia="KaiTi" w:hAnsi="Times New Roman" w:cs="Times New Roman"/>
          <w:lang w:eastAsia="zh-CN"/>
        </w:rPr>
      </w:pPr>
    </w:p>
    <w:p w14:paraId="38A2508B" w14:textId="788BF0E2" w:rsidR="004738A2" w:rsidRPr="00166DD3" w:rsidRDefault="00284805" w:rsidP="00166DD3">
      <w:pPr>
        <w:pStyle w:val="5"/>
        <w:numPr>
          <w:ilvl w:val="0"/>
          <w:numId w:val="17"/>
        </w:numPr>
        <w:spacing w:line="240" w:lineRule="auto"/>
        <w:ind w:firstLine="200"/>
        <w:jc w:val="both"/>
        <w:rPr>
          <w:rFonts w:ascii="Times New Roman" w:eastAsia="KaiTi" w:hAnsi="Times New Roman" w:cs="Times New Roman"/>
          <w:lang w:eastAsia="zh-CN"/>
        </w:rPr>
      </w:pPr>
      <w:r w:rsidRPr="00166DD3">
        <w:rPr>
          <w:rFonts w:ascii="Times New Roman" w:eastAsia="KaiTi" w:hAnsi="Times New Roman" w:cs="Times New Roman" w:hint="eastAsia"/>
          <w:lang w:eastAsia="zh-CN"/>
        </w:rPr>
        <w:t>结束语</w:t>
      </w:r>
    </w:p>
    <w:p w14:paraId="32560222" w14:textId="53EABB04" w:rsidR="0091686D" w:rsidRPr="00ED5A14" w:rsidRDefault="006A31CD" w:rsidP="00A319C5">
      <w:pPr>
        <w:pStyle w:val="5"/>
        <w:spacing w:line="240" w:lineRule="auto"/>
        <w:ind w:firstLineChars="200" w:firstLine="562"/>
        <w:jc w:val="both"/>
        <w:rPr>
          <w:rFonts w:ascii="Times New Roman" w:eastAsia="KaiTi" w:hAnsi="Times New Roman" w:cs="Times New Roman"/>
          <w:lang w:eastAsia="zh-CN"/>
        </w:rPr>
      </w:pPr>
      <w:r w:rsidRPr="00ED5A14">
        <w:rPr>
          <w:rFonts w:ascii="Times New Roman" w:eastAsia="KaiTi" w:hAnsi="Times New Roman" w:cs="Times New Roman"/>
          <w:lang w:eastAsia="zh-CN"/>
        </w:rPr>
        <w:t>参考文献</w:t>
      </w:r>
    </w:p>
    <w:p w14:paraId="6F156A62" w14:textId="71934B24" w:rsidR="006A31CD" w:rsidRPr="00ED5A14" w:rsidRDefault="00F5477F"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Kurt Gödel</w:t>
      </w:r>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Über</w:t>
      </w:r>
      <w:proofErr w:type="spellEnd"/>
      <w:r w:rsidR="006A31CD" w:rsidRPr="00ED5A14">
        <w:rPr>
          <w:rFonts w:ascii="Times New Roman" w:eastAsia="KaiTi" w:hAnsi="Times New Roman" w:cs="Times New Roman"/>
          <w:lang w:eastAsia="zh-CN"/>
        </w:rPr>
        <w:t xml:space="preserve"> formal </w:t>
      </w:r>
      <w:proofErr w:type="spellStart"/>
      <w:r w:rsidR="006A31CD" w:rsidRPr="00ED5A14">
        <w:rPr>
          <w:rFonts w:ascii="Times New Roman" w:eastAsia="KaiTi" w:hAnsi="Times New Roman" w:cs="Times New Roman"/>
          <w:lang w:eastAsia="zh-CN"/>
        </w:rPr>
        <w:t>unentscheidbare</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Sätze</w:t>
      </w:r>
      <w:proofErr w:type="spellEnd"/>
      <w:r w:rsidR="006A31CD" w:rsidRPr="00ED5A14">
        <w:rPr>
          <w:rFonts w:ascii="Times New Roman" w:eastAsia="KaiTi" w:hAnsi="Times New Roman" w:cs="Times New Roman"/>
          <w:lang w:eastAsia="zh-CN"/>
        </w:rPr>
        <w:t xml:space="preserve"> der Principia Mathematica und </w:t>
      </w:r>
      <w:proofErr w:type="spellStart"/>
      <w:r w:rsidR="006A31CD" w:rsidRPr="00ED5A14">
        <w:rPr>
          <w:rFonts w:ascii="Times New Roman" w:eastAsia="KaiTi" w:hAnsi="Times New Roman" w:cs="Times New Roman"/>
          <w:lang w:eastAsia="zh-CN"/>
        </w:rPr>
        <w:t>verwandter</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Systeme</w:t>
      </w:r>
      <w:proofErr w:type="spellEnd"/>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1931.</w:t>
      </w:r>
    </w:p>
    <w:p w14:paraId="71698CC8" w14:textId="2155A4D8"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自然哲学的数学原理，</w:t>
      </w:r>
      <w:proofErr w:type="spellStart"/>
      <w:r w:rsidRPr="00ED5A14">
        <w:rPr>
          <w:rFonts w:ascii="Times New Roman" w:eastAsia="KaiTi" w:hAnsi="Times New Roman" w:cs="Times New Roman"/>
          <w:lang w:eastAsia="zh-CN"/>
        </w:rPr>
        <w:t>Philosophiae</w:t>
      </w:r>
      <w:proofErr w:type="spellEnd"/>
      <w:r w:rsidRPr="00ED5A14">
        <w:rPr>
          <w:rFonts w:ascii="Times New Roman" w:eastAsia="KaiTi" w:hAnsi="Times New Roman" w:cs="Times New Roman"/>
          <w:lang w:eastAsia="zh-CN"/>
        </w:rPr>
        <w:t xml:space="preserve"> Naturalis Principia Mathematica</w:t>
      </w:r>
      <w:r w:rsidRPr="00ED5A14">
        <w:rPr>
          <w:rFonts w:ascii="Times New Roman" w:eastAsia="KaiTi" w:hAnsi="Times New Roman" w:cs="Times New Roman"/>
          <w:lang w:eastAsia="zh-CN"/>
        </w:rPr>
        <w:t>。（英）牛顿著．自然哲学的数学原理：商务印书馆，</w:t>
      </w:r>
      <w:r w:rsidRPr="00ED5A14">
        <w:rPr>
          <w:rFonts w:ascii="Times New Roman" w:eastAsia="KaiTi" w:hAnsi="Times New Roman" w:cs="Times New Roman"/>
          <w:lang w:eastAsia="zh-CN"/>
        </w:rPr>
        <w:t>2009.5.</w:t>
      </w:r>
    </w:p>
    <w:p w14:paraId="46126D9A" w14:textId="794AC38C"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p>
    <w:p w14:paraId="0ACB0633" w14:textId="77777777" w:rsidR="006A31CD" w:rsidRPr="009D2F9B" w:rsidRDefault="006A31CD" w:rsidP="00A319C5">
      <w:pPr>
        <w:ind w:left="480" w:firstLine="200"/>
        <w:jc w:val="both"/>
        <w:rPr>
          <w:rFonts w:ascii="Times New Roman" w:eastAsia="KaiTi" w:hAnsi="Times New Roman" w:cs="Times New Roman"/>
          <w:lang w:eastAsia="zh-CN"/>
        </w:rPr>
      </w:pPr>
    </w:p>
    <w:sectPr w:rsidR="006A31CD" w:rsidRPr="009D2F9B">
      <w:footerReference w:type="even" r:id="rId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75BE18" w14:textId="77777777" w:rsidR="005F0C00" w:rsidRDefault="005F0C00" w:rsidP="00C628CC">
      <w:r>
        <w:separator/>
      </w:r>
    </w:p>
  </w:endnote>
  <w:endnote w:type="continuationSeparator" w:id="0">
    <w:p w14:paraId="3FD232E9" w14:textId="77777777" w:rsidR="005F0C00" w:rsidRDefault="005F0C00"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EndPr>
      <w:rPr>
        <w:rStyle w:val="af1"/>
      </w:rPr>
    </w:sdtEndPr>
    <w:sdtContent>
      <w:p w14:paraId="713492EC" w14:textId="49A6F3AD"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7211CB" w:rsidRDefault="007211C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EndPr>
      <w:rPr>
        <w:rStyle w:val="af1"/>
      </w:rPr>
    </w:sdtEndPr>
    <w:sdtContent>
      <w:p w14:paraId="4D31BD21" w14:textId="20F8E604"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7211CB" w:rsidRDefault="007211C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A68E71" w14:textId="77777777" w:rsidR="005F0C00" w:rsidRDefault="005F0C00" w:rsidP="00C628CC">
      <w:r>
        <w:separator/>
      </w:r>
    </w:p>
  </w:footnote>
  <w:footnote w:type="continuationSeparator" w:id="0">
    <w:p w14:paraId="4732C632" w14:textId="77777777" w:rsidR="005F0C00" w:rsidRDefault="005F0C00"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600" w:hanging="36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 w15:restartNumberingAfterBreak="0">
    <w:nsid w:val="02C3224A"/>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4"/>
  </w:num>
  <w:num w:numId="2">
    <w:abstractNumId w:val="0"/>
  </w:num>
  <w:num w:numId="3">
    <w:abstractNumId w:val="11"/>
  </w:num>
  <w:num w:numId="4">
    <w:abstractNumId w:val="9"/>
  </w:num>
  <w:num w:numId="5">
    <w:abstractNumId w:val="21"/>
  </w:num>
  <w:num w:numId="6">
    <w:abstractNumId w:val="19"/>
  </w:num>
  <w:num w:numId="7">
    <w:abstractNumId w:val="10"/>
  </w:num>
  <w:num w:numId="8">
    <w:abstractNumId w:val="6"/>
  </w:num>
  <w:num w:numId="9">
    <w:abstractNumId w:val="18"/>
  </w:num>
  <w:num w:numId="10">
    <w:abstractNumId w:val="4"/>
  </w:num>
  <w:num w:numId="11">
    <w:abstractNumId w:val="8"/>
  </w:num>
  <w:num w:numId="12">
    <w:abstractNumId w:val="20"/>
  </w:num>
  <w:num w:numId="13">
    <w:abstractNumId w:val="5"/>
  </w:num>
  <w:num w:numId="14">
    <w:abstractNumId w:val="14"/>
  </w:num>
  <w:num w:numId="15">
    <w:abstractNumId w:val="13"/>
  </w:num>
  <w:num w:numId="16">
    <w:abstractNumId w:val="7"/>
  </w:num>
  <w:num w:numId="17">
    <w:abstractNumId w:val="22"/>
  </w:num>
  <w:num w:numId="18">
    <w:abstractNumId w:val="16"/>
  </w:num>
  <w:num w:numId="19">
    <w:abstractNumId w:val="23"/>
  </w:num>
  <w:num w:numId="20">
    <w:abstractNumId w:val="25"/>
  </w:num>
  <w:num w:numId="21">
    <w:abstractNumId w:val="15"/>
  </w:num>
  <w:num w:numId="22">
    <w:abstractNumId w:val="12"/>
  </w:num>
  <w:num w:numId="23">
    <w:abstractNumId w:val="17"/>
  </w:num>
  <w:num w:numId="24">
    <w:abstractNumId w:val="2"/>
  </w:num>
  <w:num w:numId="25">
    <w:abstractNumId w:val="1"/>
  </w:num>
  <w:num w:numId="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吴敏">
    <w15:presenceInfo w15:providerId="AD" w15:userId="S::mwu@sei.ecnu.edu.cn::e396f9ec-16b2-4e10-95bf-bb9cf7379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bordersDoNotSurroundHeader/>
  <w:bordersDoNotSurroundFooter/>
  <w:proofState w:spelling="clean" w:grammar="clean"/>
  <w:trackRevisions/>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11775"/>
    <w:rsid w:val="000256FD"/>
    <w:rsid w:val="00035422"/>
    <w:rsid w:val="00044184"/>
    <w:rsid w:val="00052E75"/>
    <w:rsid w:val="000545F1"/>
    <w:rsid w:val="0005755C"/>
    <w:rsid w:val="00067B70"/>
    <w:rsid w:val="000701F8"/>
    <w:rsid w:val="000A588F"/>
    <w:rsid w:val="000C406B"/>
    <w:rsid w:val="000E34A8"/>
    <w:rsid w:val="00101D59"/>
    <w:rsid w:val="001034F5"/>
    <w:rsid w:val="00107BE1"/>
    <w:rsid w:val="0011336E"/>
    <w:rsid w:val="00124F24"/>
    <w:rsid w:val="00125126"/>
    <w:rsid w:val="001325DB"/>
    <w:rsid w:val="0014437D"/>
    <w:rsid w:val="00144D4F"/>
    <w:rsid w:val="00144D62"/>
    <w:rsid w:val="001577EE"/>
    <w:rsid w:val="00157BC3"/>
    <w:rsid w:val="00162785"/>
    <w:rsid w:val="00166DD3"/>
    <w:rsid w:val="00180BEE"/>
    <w:rsid w:val="00181852"/>
    <w:rsid w:val="00191C5D"/>
    <w:rsid w:val="001B2791"/>
    <w:rsid w:val="001B4B38"/>
    <w:rsid w:val="001B7F82"/>
    <w:rsid w:val="001D2F39"/>
    <w:rsid w:val="001E5177"/>
    <w:rsid w:val="001E6292"/>
    <w:rsid w:val="00202111"/>
    <w:rsid w:val="002060D2"/>
    <w:rsid w:val="00212DDF"/>
    <w:rsid w:val="00215BBB"/>
    <w:rsid w:val="00215EBA"/>
    <w:rsid w:val="00235777"/>
    <w:rsid w:val="0024438B"/>
    <w:rsid w:val="002517C6"/>
    <w:rsid w:val="00255FFE"/>
    <w:rsid w:val="00264504"/>
    <w:rsid w:val="002837FE"/>
    <w:rsid w:val="00284805"/>
    <w:rsid w:val="00297275"/>
    <w:rsid w:val="002B1B14"/>
    <w:rsid w:val="002B2106"/>
    <w:rsid w:val="002B64EE"/>
    <w:rsid w:val="002D0A4C"/>
    <w:rsid w:val="002D0E1E"/>
    <w:rsid w:val="002E4099"/>
    <w:rsid w:val="002E69B1"/>
    <w:rsid w:val="002F0260"/>
    <w:rsid w:val="002F1F79"/>
    <w:rsid w:val="002F672A"/>
    <w:rsid w:val="00304C45"/>
    <w:rsid w:val="003131D4"/>
    <w:rsid w:val="003169E7"/>
    <w:rsid w:val="00317C27"/>
    <w:rsid w:val="0032027A"/>
    <w:rsid w:val="00320E89"/>
    <w:rsid w:val="00334EA0"/>
    <w:rsid w:val="00336482"/>
    <w:rsid w:val="003375C0"/>
    <w:rsid w:val="0034221C"/>
    <w:rsid w:val="00343BAB"/>
    <w:rsid w:val="003464C6"/>
    <w:rsid w:val="00346A62"/>
    <w:rsid w:val="003504EC"/>
    <w:rsid w:val="00353A4D"/>
    <w:rsid w:val="003579A3"/>
    <w:rsid w:val="00357A00"/>
    <w:rsid w:val="0036134C"/>
    <w:rsid w:val="00371620"/>
    <w:rsid w:val="00373BAC"/>
    <w:rsid w:val="003861DC"/>
    <w:rsid w:val="003B04DA"/>
    <w:rsid w:val="003C615A"/>
    <w:rsid w:val="003D29E4"/>
    <w:rsid w:val="003D7942"/>
    <w:rsid w:val="003E4FF7"/>
    <w:rsid w:val="003F7ECD"/>
    <w:rsid w:val="004062FC"/>
    <w:rsid w:val="00417CD5"/>
    <w:rsid w:val="00420A6E"/>
    <w:rsid w:val="004274A7"/>
    <w:rsid w:val="00431890"/>
    <w:rsid w:val="00433AEF"/>
    <w:rsid w:val="00443EB4"/>
    <w:rsid w:val="004514F2"/>
    <w:rsid w:val="0045193C"/>
    <w:rsid w:val="00453126"/>
    <w:rsid w:val="00465A3E"/>
    <w:rsid w:val="004738A2"/>
    <w:rsid w:val="00496A4B"/>
    <w:rsid w:val="004A2AC9"/>
    <w:rsid w:val="004B49CA"/>
    <w:rsid w:val="004B5CD3"/>
    <w:rsid w:val="004C0FD5"/>
    <w:rsid w:val="004D00F4"/>
    <w:rsid w:val="0051734F"/>
    <w:rsid w:val="00520FD3"/>
    <w:rsid w:val="00540FEE"/>
    <w:rsid w:val="005520AC"/>
    <w:rsid w:val="00552B24"/>
    <w:rsid w:val="005578F2"/>
    <w:rsid w:val="00565316"/>
    <w:rsid w:val="00581C4E"/>
    <w:rsid w:val="00591C3D"/>
    <w:rsid w:val="00596856"/>
    <w:rsid w:val="00597CF1"/>
    <w:rsid w:val="005C564D"/>
    <w:rsid w:val="005C6611"/>
    <w:rsid w:val="005D25BB"/>
    <w:rsid w:val="005E05CB"/>
    <w:rsid w:val="005E1880"/>
    <w:rsid w:val="005E6A63"/>
    <w:rsid w:val="005F0C00"/>
    <w:rsid w:val="005F349F"/>
    <w:rsid w:val="005F6EFE"/>
    <w:rsid w:val="006125FD"/>
    <w:rsid w:val="00626517"/>
    <w:rsid w:val="00633088"/>
    <w:rsid w:val="00636F0D"/>
    <w:rsid w:val="006504CA"/>
    <w:rsid w:val="00655FA3"/>
    <w:rsid w:val="00662E64"/>
    <w:rsid w:val="00665D60"/>
    <w:rsid w:val="00667E87"/>
    <w:rsid w:val="00673B1B"/>
    <w:rsid w:val="0068125B"/>
    <w:rsid w:val="00684573"/>
    <w:rsid w:val="00690FFD"/>
    <w:rsid w:val="006A31CD"/>
    <w:rsid w:val="006A62FB"/>
    <w:rsid w:val="006C1F2D"/>
    <w:rsid w:val="006D3E7C"/>
    <w:rsid w:val="006D7D78"/>
    <w:rsid w:val="006E11F6"/>
    <w:rsid w:val="006E55D1"/>
    <w:rsid w:val="006F6249"/>
    <w:rsid w:val="007040DB"/>
    <w:rsid w:val="007148A4"/>
    <w:rsid w:val="007177A8"/>
    <w:rsid w:val="007211CB"/>
    <w:rsid w:val="00722B61"/>
    <w:rsid w:val="00733E3D"/>
    <w:rsid w:val="007441BF"/>
    <w:rsid w:val="00744BE7"/>
    <w:rsid w:val="007453CE"/>
    <w:rsid w:val="0076083E"/>
    <w:rsid w:val="0078090C"/>
    <w:rsid w:val="0078308A"/>
    <w:rsid w:val="00784DAB"/>
    <w:rsid w:val="0079045F"/>
    <w:rsid w:val="00792574"/>
    <w:rsid w:val="00797F03"/>
    <w:rsid w:val="007B7A3D"/>
    <w:rsid w:val="007D0141"/>
    <w:rsid w:val="007E4E6D"/>
    <w:rsid w:val="007E65E0"/>
    <w:rsid w:val="007F035C"/>
    <w:rsid w:val="00801541"/>
    <w:rsid w:val="00801E3F"/>
    <w:rsid w:val="00810CC5"/>
    <w:rsid w:val="0081132A"/>
    <w:rsid w:val="008119E1"/>
    <w:rsid w:val="00816D9D"/>
    <w:rsid w:val="00817A40"/>
    <w:rsid w:val="008252A6"/>
    <w:rsid w:val="00825824"/>
    <w:rsid w:val="008265A0"/>
    <w:rsid w:val="00827757"/>
    <w:rsid w:val="008332C3"/>
    <w:rsid w:val="00853465"/>
    <w:rsid w:val="00860B66"/>
    <w:rsid w:val="00862081"/>
    <w:rsid w:val="00863824"/>
    <w:rsid w:val="00865105"/>
    <w:rsid w:val="008737D8"/>
    <w:rsid w:val="00880DE3"/>
    <w:rsid w:val="00890F3E"/>
    <w:rsid w:val="008A687D"/>
    <w:rsid w:val="008A7FBD"/>
    <w:rsid w:val="008B540C"/>
    <w:rsid w:val="008C1074"/>
    <w:rsid w:val="008C1C14"/>
    <w:rsid w:val="008C3C8C"/>
    <w:rsid w:val="008E1AB2"/>
    <w:rsid w:val="008E2CEE"/>
    <w:rsid w:val="008E39D7"/>
    <w:rsid w:val="008E7636"/>
    <w:rsid w:val="008F4468"/>
    <w:rsid w:val="008F4A9A"/>
    <w:rsid w:val="00901EAE"/>
    <w:rsid w:val="00903062"/>
    <w:rsid w:val="00905720"/>
    <w:rsid w:val="00910FED"/>
    <w:rsid w:val="0091686D"/>
    <w:rsid w:val="00917514"/>
    <w:rsid w:val="00925F48"/>
    <w:rsid w:val="0094030C"/>
    <w:rsid w:val="009453E2"/>
    <w:rsid w:val="009461FF"/>
    <w:rsid w:val="00954A5A"/>
    <w:rsid w:val="0095785C"/>
    <w:rsid w:val="00961170"/>
    <w:rsid w:val="00983C7F"/>
    <w:rsid w:val="009879C7"/>
    <w:rsid w:val="00990B60"/>
    <w:rsid w:val="0099157D"/>
    <w:rsid w:val="00991CF1"/>
    <w:rsid w:val="00997992"/>
    <w:rsid w:val="009A3DDB"/>
    <w:rsid w:val="009C6078"/>
    <w:rsid w:val="009D2ED2"/>
    <w:rsid w:val="009D2F9B"/>
    <w:rsid w:val="009E5E2C"/>
    <w:rsid w:val="009E6EC6"/>
    <w:rsid w:val="009E773A"/>
    <w:rsid w:val="009F44E7"/>
    <w:rsid w:val="00A14EE1"/>
    <w:rsid w:val="00A20B78"/>
    <w:rsid w:val="00A25A12"/>
    <w:rsid w:val="00A27261"/>
    <w:rsid w:val="00A319C5"/>
    <w:rsid w:val="00A3425D"/>
    <w:rsid w:val="00A35FA7"/>
    <w:rsid w:val="00A51B9A"/>
    <w:rsid w:val="00A51F2C"/>
    <w:rsid w:val="00A52674"/>
    <w:rsid w:val="00A60316"/>
    <w:rsid w:val="00A7228F"/>
    <w:rsid w:val="00A728A5"/>
    <w:rsid w:val="00A74281"/>
    <w:rsid w:val="00A854EE"/>
    <w:rsid w:val="00A9531E"/>
    <w:rsid w:val="00A96D1A"/>
    <w:rsid w:val="00AB418D"/>
    <w:rsid w:val="00AB4928"/>
    <w:rsid w:val="00AC3D1A"/>
    <w:rsid w:val="00AF12A3"/>
    <w:rsid w:val="00B02550"/>
    <w:rsid w:val="00B0650D"/>
    <w:rsid w:val="00B27227"/>
    <w:rsid w:val="00B31BBA"/>
    <w:rsid w:val="00B37574"/>
    <w:rsid w:val="00B45500"/>
    <w:rsid w:val="00B479C6"/>
    <w:rsid w:val="00B56B6D"/>
    <w:rsid w:val="00B650EB"/>
    <w:rsid w:val="00B6539B"/>
    <w:rsid w:val="00B848EF"/>
    <w:rsid w:val="00B946FB"/>
    <w:rsid w:val="00B953E9"/>
    <w:rsid w:val="00B95DE6"/>
    <w:rsid w:val="00BA1D00"/>
    <w:rsid w:val="00BA22D8"/>
    <w:rsid w:val="00BA5979"/>
    <w:rsid w:val="00BB3F34"/>
    <w:rsid w:val="00BD6316"/>
    <w:rsid w:val="00C15F6E"/>
    <w:rsid w:val="00C16A24"/>
    <w:rsid w:val="00C20773"/>
    <w:rsid w:val="00C2218A"/>
    <w:rsid w:val="00C2301D"/>
    <w:rsid w:val="00C330E8"/>
    <w:rsid w:val="00C61CBB"/>
    <w:rsid w:val="00C628CC"/>
    <w:rsid w:val="00C74D0F"/>
    <w:rsid w:val="00C77758"/>
    <w:rsid w:val="00C90FE4"/>
    <w:rsid w:val="00CA0E8E"/>
    <w:rsid w:val="00CA655D"/>
    <w:rsid w:val="00CC2051"/>
    <w:rsid w:val="00CC660E"/>
    <w:rsid w:val="00CD7930"/>
    <w:rsid w:val="00CE1148"/>
    <w:rsid w:val="00CE2D09"/>
    <w:rsid w:val="00D26153"/>
    <w:rsid w:val="00D3167A"/>
    <w:rsid w:val="00D330CD"/>
    <w:rsid w:val="00D42F61"/>
    <w:rsid w:val="00D55B11"/>
    <w:rsid w:val="00D570AA"/>
    <w:rsid w:val="00D604A8"/>
    <w:rsid w:val="00D626FE"/>
    <w:rsid w:val="00D63448"/>
    <w:rsid w:val="00D64068"/>
    <w:rsid w:val="00D80250"/>
    <w:rsid w:val="00D83F1D"/>
    <w:rsid w:val="00DA0587"/>
    <w:rsid w:val="00DA33A8"/>
    <w:rsid w:val="00DB14D1"/>
    <w:rsid w:val="00DC54D6"/>
    <w:rsid w:val="00DE5CF1"/>
    <w:rsid w:val="00DF3E83"/>
    <w:rsid w:val="00E03F14"/>
    <w:rsid w:val="00E060CD"/>
    <w:rsid w:val="00E229C0"/>
    <w:rsid w:val="00E241A7"/>
    <w:rsid w:val="00E27252"/>
    <w:rsid w:val="00E32E8C"/>
    <w:rsid w:val="00E350E1"/>
    <w:rsid w:val="00E4053B"/>
    <w:rsid w:val="00E41B50"/>
    <w:rsid w:val="00E50FAD"/>
    <w:rsid w:val="00E777DD"/>
    <w:rsid w:val="00E87F85"/>
    <w:rsid w:val="00EA299B"/>
    <w:rsid w:val="00EB0AFA"/>
    <w:rsid w:val="00EB31F4"/>
    <w:rsid w:val="00EB6842"/>
    <w:rsid w:val="00EB7F44"/>
    <w:rsid w:val="00EC1630"/>
    <w:rsid w:val="00EC5BD9"/>
    <w:rsid w:val="00ED5A14"/>
    <w:rsid w:val="00EE15AD"/>
    <w:rsid w:val="00EF0954"/>
    <w:rsid w:val="00EF60D7"/>
    <w:rsid w:val="00F00C36"/>
    <w:rsid w:val="00F0297B"/>
    <w:rsid w:val="00F05C5C"/>
    <w:rsid w:val="00F1373E"/>
    <w:rsid w:val="00F1506F"/>
    <w:rsid w:val="00F20AD2"/>
    <w:rsid w:val="00F40805"/>
    <w:rsid w:val="00F42069"/>
    <w:rsid w:val="00F428DA"/>
    <w:rsid w:val="00F451FD"/>
    <w:rsid w:val="00F5477F"/>
    <w:rsid w:val="00F54848"/>
    <w:rsid w:val="00F56376"/>
    <w:rsid w:val="00F563F0"/>
    <w:rsid w:val="00F63609"/>
    <w:rsid w:val="00F6463A"/>
    <w:rsid w:val="00F67903"/>
    <w:rsid w:val="00F73387"/>
    <w:rsid w:val="00F73995"/>
    <w:rsid w:val="00F771DA"/>
    <w:rsid w:val="00F901A4"/>
    <w:rsid w:val="00F97926"/>
    <w:rsid w:val="00FA5A10"/>
    <w:rsid w:val="00FB2677"/>
    <w:rsid w:val="00FB571F"/>
    <w:rsid w:val="00FC3222"/>
    <w:rsid w:val="00FD0B44"/>
    <w:rsid w:val="00FE08B6"/>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70120"/>
  <w15:chartTrackingRefBased/>
  <w15:docId w15:val="{490655D8-4075-4A75-B720-E60C75A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 w:type="paragraph" w:styleId="af2">
    <w:name w:val="header"/>
    <w:basedOn w:val="a"/>
    <w:link w:val="af3"/>
    <w:uiPriority w:val="99"/>
    <w:unhideWhenUsed/>
    <w:rsid w:val="009C6078"/>
    <w:pPr>
      <w:tabs>
        <w:tab w:val="center" w:pos="4153"/>
        <w:tab w:val="right" w:pos="8306"/>
      </w:tabs>
      <w:snapToGrid w:val="0"/>
    </w:pPr>
    <w:rPr>
      <w:sz w:val="20"/>
      <w:szCs w:val="20"/>
    </w:rPr>
  </w:style>
  <w:style w:type="character" w:customStyle="1" w:styleId="af3">
    <w:name w:val="页眉 字符"/>
    <w:basedOn w:val="a0"/>
    <w:link w:val="af2"/>
    <w:uiPriority w:val="99"/>
    <w:rsid w:val="009C6078"/>
    <w:rPr>
      <w:sz w:val="20"/>
      <w:szCs w:val="20"/>
    </w:rPr>
  </w:style>
  <w:style w:type="paragraph" w:styleId="af4">
    <w:name w:val="Balloon Text"/>
    <w:basedOn w:val="a"/>
    <w:link w:val="af5"/>
    <w:uiPriority w:val="99"/>
    <w:semiHidden/>
    <w:unhideWhenUsed/>
    <w:rsid w:val="00357A00"/>
    <w:rPr>
      <w:rFonts w:ascii="宋体" w:eastAsia="宋体"/>
      <w:sz w:val="18"/>
      <w:szCs w:val="18"/>
    </w:rPr>
  </w:style>
  <w:style w:type="character" w:customStyle="1" w:styleId="af5">
    <w:name w:val="批注框文本 字符"/>
    <w:basedOn w:val="a0"/>
    <w:link w:val="af4"/>
    <w:uiPriority w:val="99"/>
    <w:semiHidden/>
    <w:rsid w:val="00357A00"/>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12</Pages>
  <Words>1667</Words>
  <Characters>9507</Characters>
  <Application>Microsoft Office Word</Application>
  <DocSecurity>0</DocSecurity>
  <Lines>79</Lines>
  <Paragraphs>22</Paragraphs>
  <ScaleCrop>false</ScaleCrop>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11</cp:revision>
  <dcterms:created xsi:type="dcterms:W3CDTF">2023-03-30T04:19:00Z</dcterms:created>
  <dcterms:modified xsi:type="dcterms:W3CDTF">2023-04-07T13:48:00Z</dcterms:modified>
</cp:coreProperties>
</file>