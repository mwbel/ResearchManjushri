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5B81D954" w:rsidR="00343BAB" w:rsidRPr="00ED5A14" w:rsidRDefault="00343BAB" w:rsidP="00A319C5">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宇宙构造</w:t>
      </w:r>
      <w:r w:rsidR="00A27261" w:rsidRPr="00ED5A14">
        <w:rPr>
          <w:rFonts w:ascii="Times New Roman" w:eastAsia="KaiTi" w:hAnsi="Times New Roman" w:cs="Times New Roman"/>
          <w:lang w:eastAsia="zh-CN"/>
        </w:rPr>
        <w:t>的</w:t>
      </w:r>
      <w:r w:rsidRPr="00ED5A14">
        <w:rPr>
          <w:rFonts w:ascii="Times New Roman" w:eastAsia="KaiTi" w:hAnsi="Times New Roman" w:cs="Times New Roman"/>
          <w:lang w:eastAsia="zh-CN"/>
        </w:rPr>
        <w:t>最小</w:t>
      </w:r>
      <w:ins w:id="0" w:author="顏 秉田" w:date="2023-04-12T19:51:00Z">
        <w:r w:rsidR="00377156">
          <w:rPr>
            <w:rFonts w:ascii="Times New Roman" w:hAnsi="Times New Roman" w:cs="Times New Roman" w:hint="eastAsia"/>
          </w:rPr>
          <w:t>存在</w:t>
        </w:r>
      </w:ins>
      <w:del w:id="1" w:author="顏 秉田" w:date="2023-04-12T19:51:00Z">
        <w:r w:rsidRPr="00ED5A14" w:rsidDel="00377156">
          <w:rPr>
            <w:rFonts w:ascii="Times New Roman" w:eastAsia="KaiTi" w:hAnsi="Times New Roman" w:cs="Times New Roman"/>
            <w:lang w:eastAsia="zh-CN"/>
          </w:rPr>
          <w:delText>单位</w:delText>
        </w:r>
        <w:r w:rsidR="002837FE" w:rsidRPr="00655FA3" w:rsidDel="00377156">
          <w:rPr>
            <w:rFonts w:ascii="Times New Roman" w:hAnsi="Times New Roman" w:cs="Times New Roman" w:hint="eastAsia"/>
            <w:shd w:val="clear" w:color="auto" w:fill="F7CAAC" w:themeFill="accent2" w:themeFillTint="66"/>
            <w:lang w:eastAsia="zh-CN"/>
          </w:rPr>
          <w:delText>（我在想单位是否要改成存在</w:delText>
        </w:r>
      </w:del>
      <w:del w:id="2" w:author="吴敏" w:date="2023-04-22T15:59:00Z">
        <w:r w:rsidR="002837FE" w:rsidRPr="00655FA3" w:rsidDel="00610F8D">
          <w:rPr>
            <w:rFonts w:ascii="Times New Roman" w:hAnsi="Times New Roman" w:cs="Times New Roman" w:hint="eastAsia"/>
            <w:shd w:val="clear" w:color="auto" w:fill="F7CAAC" w:themeFill="accent2" w:themeFillTint="66"/>
            <w:lang w:eastAsia="zh-CN"/>
          </w:rPr>
          <w:delText>）</w:delText>
        </w:r>
      </w:del>
      <w:r w:rsidRPr="00ED5A14">
        <w:rPr>
          <w:rFonts w:ascii="Times New Roman" w:eastAsia="KaiTi" w:hAnsi="Times New Roman" w:cs="Times New Roman"/>
          <w:lang w:eastAsia="zh-CN"/>
        </w:rPr>
        <w:t>--The one</w:t>
      </w:r>
    </w:p>
    <w:p w14:paraId="41D7F8CF" w14:textId="57BA401C" w:rsidR="00D570AA" w:rsidRPr="00ED5A14" w:rsidRDefault="00343BAB" w:rsidP="00A319C5">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作者：颜秉田</w:t>
      </w:r>
      <w:r w:rsidR="00890F3E">
        <w:rPr>
          <w:rFonts w:ascii="Times New Roman" w:eastAsia="KaiTi" w:hAnsi="Times New Roman" w:cs="Times New Roman"/>
          <w:lang w:eastAsia="zh-CN"/>
        </w:rPr>
        <w:t>，</w:t>
      </w:r>
      <w:r w:rsidR="00684573" w:rsidRPr="00ED5A14">
        <w:rPr>
          <w:rFonts w:ascii="Times New Roman" w:eastAsia="KaiTi" w:hAnsi="Times New Roman" w:cs="Times New Roman"/>
          <w:lang w:eastAsia="zh-CN"/>
        </w:rPr>
        <w:t>吴敏</w:t>
      </w:r>
    </w:p>
    <w:p w14:paraId="34CB59E3" w14:textId="77777777" w:rsidR="00F451FD"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结构：</w:t>
      </w:r>
    </w:p>
    <w:p w14:paraId="39C13910" w14:textId="6951C173" w:rsidR="00343BAB" w:rsidRPr="00ED5A14"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1</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摘要：</w:t>
      </w:r>
    </w:p>
    <w:p w14:paraId="654B4E05" w14:textId="798CD5AB" w:rsidR="00343BAB" w:rsidRPr="00ED5A14"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2</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介绍（研究背景）：包括相关学说</w:t>
      </w:r>
    </w:p>
    <w:p w14:paraId="0C9F59E7" w14:textId="4DBDF0FE" w:rsidR="00A14EE1" w:rsidRPr="00ED5A14" w:rsidRDefault="00F451FD" w:rsidP="00A319C5">
      <w:pPr>
        <w:ind w:firstLineChars="200" w:firstLine="562"/>
        <w:jc w:val="both"/>
        <w:rPr>
          <w:rFonts w:ascii="Times New Roman" w:eastAsia="KaiTi" w:hAnsi="Times New Roman" w:cs="Times New Roman"/>
          <w:b/>
          <w:bCs/>
          <w:sz w:val="28"/>
          <w:szCs w:val="28"/>
        </w:rPr>
      </w:pPr>
      <w:r>
        <w:rPr>
          <w:rFonts w:ascii="Times New Roman" w:eastAsia="KaiTi" w:hAnsi="Times New Roman" w:cs="Times New Roman"/>
          <w:b/>
          <w:bCs/>
          <w:sz w:val="28"/>
          <w:szCs w:val="28"/>
        </w:rPr>
        <w:t xml:space="preserve">3. </w:t>
      </w:r>
      <w:r w:rsidR="00343BAB" w:rsidRPr="00ED5A14">
        <w:rPr>
          <w:rFonts w:ascii="Times New Roman" w:eastAsia="KaiTi" w:hAnsi="Times New Roman" w:cs="Times New Roman"/>
          <w:b/>
          <w:bCs/>
          <w:sz w:val="28"/>
          <w:szCs w:val="28"/>
        </w:rPr>
        <w:t>特性：</w:t>
      </w:r>
      <w:r w:rsidR="00343BAB" w:rsidRPr="00ED5A14">
        <w:rPr>
          <w:rFonts w:ascii="Times New Roman" w:eastAsia="KaiTi" w:hAnsi="Times New Roman" w:cs="Times New Roman"/>
          <w:b/>
          <w:bCs/>
          <w:sz w:val="28"/>
          <w:szCs w:val="28"/>
        </w:rPr>
        <w:t xml:space="preserve"> </w:t>
      </w:r>
    </w:p>
    <w:p w14:paraId="68343AAE" w14:textId="668D8344" w:rsidR="004A2AC9" w:rsidRPr="00890F3E" w:rsidRDefault="00F451FD" w:rsidP="00A319C5">
      <w:pPr>
        <w:ind w:firstLineChars="200" w:firstLine="562"/>
        <w:jc w:val="both"/>
        <w:rPr>
          <w:rFonts w:ascii="Times New Roman" w:eastAsia="KaiTi" w:hAnsi="Times New Roman" w:cs="Times New Roman"/>
          <w:b/>
          <w:bCs/>
          <w:sz w:val="28"/>
          <w:szCs w:val="28"/>
        </w:rPr>
      </w:pPr>
      <w:r w:rsidRPr="00F451FD">
        <w:rPr>
          <w:rFonts w:ascii="Times New Roman" w:eastAsia="KaiTi" w:hAnsi="Times New Roman" w:cs="Times New Roman" w:hint="eastAsia"/>
          <w:b/>
          <w:bCs/>
          <w:sz w:val="28"/>
          <w:szCs w:val="28"/>
        </w:rPr>
        <w:t>4</w:t>
      </w:r>
      <w:r w:rsidRPr="00F451FD">
        <w:rPr>
          <w:rFonts w:ascii="Times New Roman" w:eastAsia="KaiTi" w:hAnsi="Times New Roman" w:cs="Times New Roman"/>
          <w:b/>
          <w:bCs/>
          <w:sz w:val="28"/>
          <w:szCs w:val="28"/>
        </w:rPr>
        <w:t xml:space="preserve">. </w:t>
      </w:r>
      <w:r w:rsidR="00343BAB" w:rsidRPr="00F451FD">
        <w:rPr>
          <w:rFonts w:ascii="Times New Roman" w:eastAsia="KaiTi" w:hAnsi="Times New Roman" w:cs="Times New Roman"/>
          <w:b/>
          <w:bCs/>
          <w:sz w:val="28"/>
          <w:szCs w:val="28"/>
        </w:rPr>
        <w:t>证明：海绵证明</w:t>
      </w:r>
      <w:r w:rsidR="00343BAB" w:rsidRPr="00F451FD">
        <w:rPr>
          <w:rFonts w:ascii="Times New Roman" w:eastAsia="KaiTi" w:hAnsi="Times New Roman" w:cs="Times New Roman"/>
          <w:b/>
          <w:bCs/>
          <w:sz w:val="28"/>
          <w:szCs w:val="28"/>
        </w:rPr>
        <w:t>the one</w:t>
      </w:r>
      <w:r w:rsidR="00E777DD" w:rsidRPr="00F451FD">
        <w:rPr>
          <w:rFonts w:ascii="Times New Roman" w:eastAsia="KaiTi" w:hAnsi="Times New Roman" w:cs="Times New Roman"/>
          <w:b/>
          <w:bCs/>
          <w:sz w:val="28"/>
          <w:szCs w:val="28"/>
        </w:rPr>
        <w:t xml:space="preserve"> </w:t>
      </w:r>
      <w:r w:rsidR="00E777DD" w:rsidRPr="00F451FD">
        <w:rPr>
          <w:rFonts w:ascii="Times New Roman" w:eastAsia="KaiTi" w:hAnsi="Times New Roman" w:cs="Times New Roman" w:hint="eastAsia"/>
          <w:b/>
          <w:bCs/>
          <w:sz w:val="28"/>
          <w:szCs w:val="28"/>
        </w:rPr>
        <w:t>（从概念上描述）</w:t>
      </w:r>
    </w:p>
    <w:p w14:paraId="2452F715" w14:textId="11B8C5A1" w:rsidR="00825824" w:rsidRDefault="004A2AC9" w:rsidP="00A319C5">
      <w:pPr>
        <w:pStyle w:val="5"/>
        <w:numPr>
          <w:ilvl w:val="0"/>
          <w:numId w:val="17"/>
        </w:numPr>
        <w:spacing w:line="240" w:lineRule="auto"/>
        <w:ind w:firstLine="200"/>
        <w:jc w:val="both"/>
        <w:rPr>
          <w:rFonts w:ascii="Times New Roman" w:eastAsia="KaiTi" w:hAnsi="Times New Roman" w:cs="Times New Roman"/>
        </w:rPr>
      </w:pPr>
      <w:r w:rsidRPr="00ED5A14">
        <w:rPr>
          <w:rFonts w:ascii="Times New Roman" w:eastAsia="KaiTi" w:hAnsi="Times New Roman" w:cs="Times New Roman"/>
        </w:rPr>
        <w:t>引言</w:t>
      </w:r>
    </w:p>
    <w:p w14:paraId="73DFD2CB" w14:textId="77777777" w:rsidR="008C36BC" w:rsidRDefault="00F42069" w:rsidP="00052E75">
      <w:pPr>
        <w:ind w:firstLine="200"/>
        <w:jc w:val="both"/>
        <w:rPr>
          <w:ins w:id="3" w:author="吴敏" w:date="2023-04-22T16:46:00Z"/>
          <w:rFonts w:asciiTheme="minorEastAsia" w:hAnsiTheme="minorEastAsia"/>
          <w:shd w:val="clear" w:color="auto" w:fill="F7CAAC" w:themeFill="accent2" w:themeFillTint="66"/>
          <w:lang w:eastAsia="zh-CN"/>
        </w:rPr>
      </w:pPr>
      <w:r w:rsidRPr="007354A6">
        <w:rPr>
          <w:rFonts w:ascii="KaiTi" w:eastAsia="KaiTi" w:hAnsi="KaiTi" w:hint="eastAsia"/>
          <w:shd w:val="clear" w:color="auto" w:fill="F7CAAC" w:themeFill="accent2" w:themeFillTint="66"/>
          <w:lang w:eastAsia="zh-CN"/>
        </w:rPr>
        <w:t>近</w:t>
      </w:r>
      <w:r w:rsidRPr="007354A6">
        <w:rPr>
          <w:rFonts w:ascii="KaiTi" w:eastAsia="KaiTi" w:hAnsi="KaiTi"/>
          <w:shd w:val="clear" w:color="auto" w:fill="F7CAAC" w:themeFill="accent2" w:themeFillTint="66"/>
          <w:lang w:eastAsia="zh-CN"/>
        </w:rPr>
        <w:t>150</w:t>
      </w:r>
      <w:r w:rsidRPr="007354A6">
        <w:rPr>
          <w:rFonts w:ascii="KaiTi" w:eastAsia="KaiTi" w:hAnsi="KaiTi" w:hint="eastAsia"/>
          <w:shd w:val="clear" w:color="auto" w:fill="F7CAAC" w:themeFill="accent2" w:themeFillTint="66"/>
          <w:lang w:eastAsia="zh-CN"/>
        </w:rPr>
        <w:t>年来</w:t>
      </w:r>
      <w:ins w:id="4" w:author="吴敏" w:date="2023-04-22T16:28:00Z">
        <w:r w:rsidR="004527FD" w:rsidRPr="007354A6">
          <w:rPr>
            <w:rFonts w:ascii="KaiTi" w:eastAsia="KaiTi" w:hAnsi="KaiTi" w:hint="eastAsia"/>
            <w:shd w:val="clear" w:color="auto" w:fill="F7CAAC" w:themeFill="accent2" w:themeFillTint="66"/>
            <w:lang w:eastAsia="zh-CN"/>
          </w:rPr>
          <w:t>，</w:t>
        </w:r>
      </w:ins>
      <w:r w:rsidRPr="007354A6">
        <w:rPr>
          <w:rFonts w:ascii="KaiTi" w:eastAsia="KaiTi" w:hAnsi="KaiTi" w:hint="eastAsia"/>
          <w:shd w:val="clear" w:color="auto" w:fill="F7CAAC" w:themeFill="accent2" w:themeFillTint="66"/>
          <w:lang w:eastAsia="zh-CN"/>
        </w:rPr>
        <w:t>现代物理学的发展</w:t>
      </w:r>
      <w:ins w:id="5" w:author="吴敏" w:date="2023-04-22T16:28:00Z">
        <w:r w:rsidR="004527FD" w:rsidRPr="007354A6">
          <w:rPr>
            <w:rFonts w:ascii="KaiTi" w:eastAsia="KaiTi" w:hAnsi="KaiTi" w:hint="eastAsia"/>
            <w:shd w:val="clear" w:color="auto" w:fill="F7CAAC" w:themeFill="accent2" w:themeFillTint="66"/>
            <w:lang w:eastAsia="zh-CN"/>
          </w:rPr>
          <w:t>带来</w:t>
        </w:r>
      </w:ins>
      <w:del w:id="6" w:author="吴敏" w:date="2023-04-22T16:28:00Z">
        <w:r w:rsidRPr="007354A6" w:rsidDel="004527FD">
          <w:rPr>
            <w:rFonts w:ascii="KaiTi" w:eastAsia="KaiTi" w:hAnsi="KaiTi" w:hint="eastAsia"/>
            <w:shd w:val="clear" w:color="auto" w:fill="F7CAAC" w:themeFill="accent2" w:themeFillTint="66"/>
            <w:lang w:eastAsia="zh-CN"/>
          </w:rPr>
          <w:delText>造</w:delText>
        </w:r>
      </w:del>
      <w:ins w:id="7" w:author="吴敏" w:date="2023-04-22T16:28:00Z">
        <w:r w:rsidR="004527FD" w:rsidRPr="007354A6">
          <w:rPr>
            <w:rFonts w:ascii="KaiTi" w:eastAsia="KaiTi" w:hAnsi="KaiTi" w:hint="eastAsia"/>
            <w:shd w:val="clear" w:color="auto" w:fill="F7CAAC" w:themeFill="accent2" w:themeFillTint="66"/>
            <w:lang w:eastAsia="zh-CN"/>
          </w:rPr>
          <w:t>了</w:t>
        </w:r>
      </w:ins>
      <w:del w:id="8" w:author="吴敏" w:date="2023-04-22T16:28:00Z">
        <w:r w:rsidRPr="007354A6" w:rsidDel="004527FD">
          <w:rPr>
            <w:rFonts w:ascii="KaiTi" w:eastAsia="KaiTi" w:hAnsi="KaiTi" w:hint="eastAsia"/>
            <w:shd w:val="clear" w:color="auto" w:fill="F7CAAC" w:themeFill="accent2" w:themeFillTint="66"/>
            <w:lang w:eastAsia="zh-CN"/>
          </w:rPr>
          <w:delText>成</w:delText>
        </w:r>
      </w:del>
      <w:r w:rsidRPr="007354A6">
        <w:rPr>
          <w:rFonts w:ascii="KaiTi" w:eastAsia="KaiTi" w:hAnsi="KaiTi" w:hint="eastAsia"/>
          <w:shd w:val="clear" w:color="auto" w:fill="F7CAAC" w:themeFill="accent2" w:themeFillTint="66"/>
          <w:lang w:eastAsia="zh-CN"/>
        </w:rPr>
        <w:t>人类科技及文明</w:t>
      </w:r>
      <w:ins w:id="9" w:author="吴敏" w:date="2023-04-22T16:45:00Z">
        <w:r w:rsidR="008C36BC">
          <w:rPr>
            <w:rFonts w:ascii="KaiTi" w:eastAsia="KaiTi" w:hAnsi="KaiTi" w:hint="eastAsia"/>
            <w:shd w:val="clear" w:color="auto" w:fill="F7CAAC" w:themeFill="accent2" w:themeFillTint="66"/>
            <w:lang w:eastAsia="zh-CN"/>
          </w:rPr>
          <w:t>的巨大进步与</w:t>
        </w:r>
      </w:ins>
      <w:r w:rsidRPr="007354A6">
        <w:rPr>
          <w:rFonts w:ascii="KaiTi" w:eastAsia="KaiTi" w:hAnsi="KaiTi" w:hint="eastAsia"/>
          <w:shd w:val="clear" w:color="auto" w:fill="F7CAAC" w:themeFill="accent2" w:themeFillTint="66"/>
          <w:lang w:eastAsia="zh-CN"/>
        </w:rPr>
        <w:t>飞速</w:t>
      </w:r>
      <w:ins w:id="10" w:author="吴敏" w:date="2023-04-22T16:45:00Z">
        <w:r w:rsidR="008C36BC">
          <w:rPr>
            <w:rFonts w:ascii="KaiTi" w:eastAsia="KaiTi" w:hAnsi="KaiTi" w:hint="eastAsia"/>
            <w:shd w:val="clear" w:color="auto" w:fill="F7CAAC" w:themeFill="accent2" w:themeFillTint="66"/>
            <w:lang w:eastAsia="zh-CN"/>
          </w:rPr>
          <w:t>发展</w:t>
        </w:r>
      </w:ins>
      <w:del w:id="11" w:author="吴敏" w:date="2023-04-22T16:45:00Z">
        <w:r w:rsidRPr="007354A6" w:rsidDel="008C36BC">
          <w:rPr>
            <w:rFonts w:ascii="KaiTi" w:eastAsia="KaiTi" w:hAnsi="KaiTi" w:hint="eastAsia"/>
            <w:shd w:val="clear" w:color="auto" w:fill="F7CAAC" w:themeFill="accent2" w:themeFillTint="66"/>
            <w:lang w:eastAsia="zh-CN"/>
          </w:rPr>
          <w:delText>的进步</w:delText>
        </w:r>
      </w:del>
      <w:ins w:id="12" w:author="吴敏" w:date="2023-04-22T16:28:00Z">
        <w:r w:rsidR="004527FD" w:rsidRPr="007354A6">
          <w:rPr>
            <w:rFonts w:ascii="KaiTi" w:eastAsia="KaiTi" w:hAnsi="KaiTi" w:hint="eastAsia"/>
            <w:shd w:val="clear" w:color="auto" w:fill="F7CAAC" w:themeFill="accent2" w:themeFillTint="66"/>
            <w:lang w:eastAsia="zh-CN"/>
          </w:rPr>
          <w:t>。</w:t>
        </w:r>
      </w:ins>
      <w:del w:id="13" w:author="吴敏" w:date="2023-04-22T16:28:00Z">
        <w:r w:rsidRPr="007354A6" w:rsidDel="004527FD">
          <w:rPr>
            <w:rFonts w:ascii="KaiTi" w:eastAsia="KaiTi" w:hAnsi="KaiTi" w:hint="eastAsia"/>
            <w:shd w:val="clear" w:color="auto" w:fill="F7CAAC" w:themeFill="accent2" w:themeFillTint="66"/>
            <w:lang w:eastAsia="zh-CN"/>
          </w:rPr>
          <w:delText>，</w:delText>
        </w:r>
      </w:del>
      <w:r w:rsidR="00CE2D09" w:rsidRPr="007354A6">
        <w:rPr>
          <w:rFonts w:ascii="KaiTi" w:eastAsia="KaiTi" w:hAnsi="KaiTi" w:hint="eastAsia"/>
          <w:shd w:val="clear" w:color="auto" w:fill="F7CAAC" w:themeFill="accent2" w:themeFillTint="66"/>
          <w:lang w:eastAsia="zh-CN"/>
        </w:rPr>
        <w:t>相对论及量子力学是构现现代物理学的两大体系，在</w:t>
      </w:r>
      <w:r w:rsidR="00052E75" w:rsidRPr="007354A6">
        <w:rPr>
          <w:rFonts w:ascii="KaiTi" w:eastAsia="KaiTi" w:hAnsi="KaiTi" w:hint="eastAsia"/>
          <w:shd w:val="clear" w:color="auto" w:fill="F7CAAC" w:themeFill="accent2" w:themeFillTint="66"/>
          <w:lang w:eastAsia="zh-CN"/>
        </w:rPr>
        <w:t>研究与</w:t>
      </w:r>
      <w:r w:rsidR="00CE2D09" w:rsidRPr="007354A6">
        <w:rPr>
          <w:rFonts w:ascii="KaiTi" w:eastAsia="KaiTi" w:hAnsi="KaiTi" w:hint="eastAsia"/>
          <w:shd w:val="clear" w:color="auto" w:fill="F7CAAC" w:themeFill="accent2" w:themeFillTint="66"/>
          <w:lang w:eastAsia="zh-CN"/>
        </w:rPr>
        <w:t>发展过程中</w:t>
      </w:r>
      <w:ins w:id="14" w:author="吴敏" w:date="2023-04-22T16:45:00Z">
        <w:r w:rsidR="008C36BC">
          <w:rPr>
            <w:rFonts w:ascii="KaiTi" w:eastAsia="KaiTi" w:hAnsi="KaiTi" w:hint="eastAsia"/>
            <w:shd w:val="clear" w:color="auto" w:fill="F7CAAC" w:themeFill="accent2" w:themeFillTint="66"/>
            <w:lang w:eastAsia="zh-CN"/>
          </w:rPr>
          <w:t>，</w:t>
        </w:r>
      </w:ins>
      <w:r w:rsidR="00CE2D09" w:rsidRPr="007354A6">
        <w:rPr>
          <w:rFonts w:ascii="KaiTi" w:eastAsia="KaiTi" w:hAnsi="KaiTi" w:hint="eastAsia"/>
          <w:shd w:val="clear" w:color="auto" w:fill="F7CAAC" w:themeFill="accent2" w:themeFillTint="66"/>
          <w:lang w:eastAsia="zh-CN"/>
        </w:rPr>
        <w:t>我们发现自然界主要由</w:t>
      </w:r>
      <w:del w:id="15" w:author="吴敏" w:date="2023-04-22T16:02:00Z">
        <w:r w:rsidR="00CE2D09" w:rsidRPr="007354A6" w:rsidDel="00683A15">
          <w:rPr>
            <w:rFonts w:ascii="KaiTi" w:eastAsia="KaiTi" w:hAnsi="KaiTi" w:hint="eastAsia"/>
            <w:shd w:val="clear" w:color="auto" w:fill="F7CAAC" w:themeFill="accent2" w:themeFillTint="66"/>
            <w:lang w:eastAsia="zh-CN"/>
          </w:rPr>
          <w:delText xml:space="preserve"> </w:delText>
        </w:r>
      </w:del>
      <w:r w:rsidR="00CE2D09" w:rsidRPr="007354A6">
        <w:rPr>
          <w:rFonts w:ascii="KaiTi" w:eastAsia="KaiTi" w:hAnsi="KaiTi" w:hint="eastAsia"/>
          <w:shd w:val="clear" w:color="auto" w:fill="F7CAAC" w:themeFill="accent2" w:themeFillTint="66"/>
          <w:lang w:eastAsia="zh-CN"/>
        </w:rPr>
        <w:t>电磁力、引力、强力、弱力</w:t>
      </w:r>
      <w:del w:id="16" w:author="吴敏" w:date="2023-04-22T16:02:00Z">
        <w:r w:rsidR="00CE2D09" w:rsidRPr="007354A6" w:rsidDel="00683A15">
          <w:rPr>
            <w:rFonts w:ascii="KaiTi" w:eastAsia="KaiTi" w:hAnsi="KaiTi" w:hint="eastAsia"/>
            <w:shd w:val="clear" w:color="auto" w:fill="F7CAAC" w:themeFill="accent2" w:themeFillTint="66"/>
            <w:lang w:eastAsia="zh-CN"/>
          </w:rPr>
          <w:delText xml:space="preserve"> </w:delText>
        </w:r>
      </w:del>
      <w:r w:rsidR="00CE2D09" w:rsidRPr="007354A6">
        <w:rPr>
          <w:rFonts w:ascii="KaiTi" w:eastAsia="KaiTi" w:hAnsi="KaiTi" w:hint="eastAsia"/>
          <w:shd w:val="clear" w:color="auto" w:fill="F7CAAC" w:themeFill="accent2" w:themeFillTint="66"/>
          <w:lang w:eastAsia="zh-CN"/>
        </w:rPr>
        <w:t>四种力组成，</w:t>
      </w:r>
      <w:r w:rsidR="00052E75" w:rsidRPr="007354A6">
        <w:rPr>
          <w:rFonts w:ascii="KaiTi" w:eastAsia="KaiTi" w:hAnsi="KaiTi" w:hint="eastAsia"/>
          <w:shd w:val="clear" w:color="auto" w:fill="F7CAAC" w:themeFill="accent2" w:themeFillTint="66"/>
          <w:lang w:eastAsia="zh-CN"/>
        </w:rPr>
        <w:t>同时</w:t>
      </w:r>
      <w:r w:rsidR="00CE2D09" w:rsidRPr="007354A6">
        <w:rPr>
          <w:rFonts w:ascii="KaiTi" w:eastAsia="KaiTi" w:hAnsi="KaiTi" w:hint="eastAsia"/>
          <w:shd w:val="clear" w:color="auto" w:fill="F7CAAC" w:themeFill="accent2" w:themeFillTint="66"/>
          <w:lang w:eastAsia="zh-CN"/>
        </w:rPr>
        <w:t>我们又发现基本粒子，并且透过基本粒子间的相互作用，建构了基本粒子标准模型，</w:t>
      </w:r>
      <w:r w:rsidR="00052E75" w:rsidRPr="007354A6">
        <w:rPr>
          <w:rFonts w:ascii="KaiTi" w:hAnsi="KaiTi" w:hint="eastAsia"/>
          <w:shd w:val="clear" w:color="auto" w:fill="F7CAAC" w:themeFill="accent2" w:themeFillTint="66"/>
          <w:lang w:eastAsia="zh-CN"/>
        </w:rPr>
        <w:t>解释了大部分自然界发生的现象</w:t>
      </w:r>
      <w:ins w:id="17" w:author="吴敏" w:date="2023-04-22T16:45:00Z">
        <w:r w:rsidR="008C36BC">
          <w:rPr>
            <w:rFonts w:asciiTheme="minorEastAsia" w:hAnsiTheme="minorEastAsia" w:hint="eastAsia"/>
            <w:shd w:val="clear" w:color="auto" w:fill="F7CAAC" w:themeFill="accent2" w:themeFillTint="66"/>
            <w:lang w:eastAsia="zh-CN"/>
          </w:rPr>
          <w:t>。</w:t>
        </w:r>
      </w:ins>
    </w:p>
    <w:p w14:paraId="3D4F4E0A" w14:textId="23B1DD14" w:rsidR="00052E75" w:rsidRDefault="00052E75" w:rsidP="00052E75">
      <w:pPr>
        <w:ind w:firstLine="200"/>
        <w:jc w:val="both"/>
        <w:rPr>
          <w:ins w:id="18" w:author="吴敏" w:date="2023-04-22T17:10:00Z"/>
          <w:rFonts w:ascii="KaiTi" w:eastAsia="KaiTi" w:hAnsi="KaiTi" w:cs="Times New Roman"/>
          <w:shd w:val="clear" w:color="auto" w:fill="F7CAAC" w:themeFill="accent2" w:themeFillTint="66"/>
          <w:lang w:eastAsia="zh-CN"/>
        </w:rPr>
      </w:pPr>
      <w:del w:id="19" w:author="吴敏" w:date="2023-04-22T16:45:00Z">
        <w:r w:rsidRPr="007354A6" w:rsidDel="008C36BC">
          <w:rPr>
            <w:rFonts w:asciiTheme="minorEastAsia" w:hAnsiTheme="minorEastAsia" w:hint="eastAsia"/>
            <w:shd w:val="clear" w:color="auto" w:fill="F7CAAC" w:themeFill="accent2" w:themeFillTint="66"/>
            <w:lang w:eastAsia="zh-CN"/>
          </w:rPr>
          <w:delText>，</w:delText>
        </w:r>
      </w:del>
      <w:ins w:id="20" w:author="吴敏" w:date="2023-04-22T16:46:00Z">
        <w:r w:rsidR="008C36BC">
          <w:rPr>
            <w:rFonts w:ascii="KaiTi" w:eastAsia="KaiTi" w:hAnsi="KaiTi" w:hint="eastAsia"/>
            <w:shd w:val="clear" w:color="auto" w:fill="F7CAAC" w:themeFill="accent2" w:themeFillTint="66"/>
            <w:lang w:eastAsia="zh-CN"/>
          </w:rPr>
          <w:t>然而，</w:t>
        </w:r>
      </w:ins>
      <w:del w:id="21" w:author="吴敏" w:date="2023-04-22T16:46:00Z">
        <w:r w:rsidRPr="007354A6" w:rsidDel="008C36BC">
          <w:rPr>
            <w:rFonts w:ascii="KaiTi" w:eastAsia="KaiTi" w:hAnsi="KaiTi" w:hint="eastAsia"/>
            <w:shd w:val="clear" w:color="auto" w:fill="F7CAAC" w:themeFill="accent2" w:themeFillTint="66"/>
            <w:lang w:eastAsia="zh-CN"/>
          </w:rPr>
          <w:delText>可是</w:delText>
        </w:r>
      </w:del>
      <w:r w:rsidRPr="007354A6">
        <w:rPr>
          <w:rFonts w:ascii="KaiTi" w:hAnsi="KaiTi" w:hint="eastAsia"/>
          <w:shd w:val="clear" w:color="auto" w:fill="F7CAAC" w:themeFill="accent2" w:themeFillTint="66"/>
          <w:lang w:eastAsia="zh-CN"/>
        </w:rPr>
        <w:t>当太空科技迅速发展的时候</w:t>
      </w:r>
      <w:r w:rsidRPr="007354A6">
        <w:rPr>
          <w:rFonts w:asciiTheme="minorEastAsia" w:hAnsiTheme="minorEastAsia" w:hint="eastAsia"/>
          <w:shd w:val="clear" w:color="auto" w:fill="F7CAAC" w:themeFill="accent2" w:themeFillTint="66"/>
          <w:lang w:eastAsia="zh-CN"/>
        </w:rPr>
        <w:t>，</w:t>
      </w:r>
      <w:r w:rsidRPr="007354A6">
        <w:rPr>
          <w:rFonts w:ascii="KaiTi" w:hAnsi="KaiTi" w:hint="eastAsia"/>
          <w:shd w:val="clear" w:color="auto" w:fill="F7CAAC" w:themeFill="accent2" w:themeFillTint="66"/>
          <w:lang w:eastAsia="zh-CN"/>
        </w:rPr>
        <w:t>我们也发现了在宇宙中</w:t>
      </w:r>
      <w:r w:rsidRPr="007354A6">
        <w:rPr>
          <w:rFonts w:asciiTheme="minorEastAsia" w:hAnsiTheme="minorEastAsia" w:hint="eastAsia"/>
          <w:shd w:val="clear" w:color="auto" w:fill="F7CAAC" w:themeFill="accent2" w:themeFillTint="66"/>
          <w:lang w:eastAsia="zh-CN"/>
        </w:rPr>
        <w:t>，</w:t>
      </w:r>
      <w:r w:rsidRPr="007354A6">
        <w:rPr>
          <w:rFonts w:ascii="KaiTi" w:eastAsia="KaiTi" w:hAnsi="KaiTi" w:hint="eastAsia"/>
          <w:shd w:val="clear" w:color="auto" w:fill="F7CAAC" w:themeFill="accent2" w:themeFillTint="66"/>
          <w:lang w:eastAsia="zh-CN"/>
        </w:rPr>
        <w:t>仍存在</w:t>
      </w:r>
      <w:del w:id="22" w:author="吴敏" w:date="2023-04-22T16:46:00Z">
        <w:r w:rsidRPr="007354A6" w:rsidDel="008C36BC">
          <w:rPr>
            <w:rFonts w:ascii="KaiTi" w:eastAsia="KaiTi" w:hAnsi="KaiTi" w:hint="eastAsia"/>
            <w:shd w:val="clear" w:color="auto" w:fill="F7CAAC" w:themeFill="accent2" w:themeFillTint="66"/>
            <w:lang w:eastAsia="zh-CN"/>
          </w:rPr>
          <w:delText>著</w:delText>
        </w:r>
        <w:r w:rsidRPr="007354A6" w:rsidDel="008C36BC">
          <w:rPr>
            <w:rFonts w:ascii="KaiTi" w:hAnsi="KaiTi" w:hint="eastAsia"/>
            <w:shd w:val="clear" w:color="auto" w:fill="F7CAAC" w:themeFill="accent2" w:themeFillTint="66"/>
            <w:lang w:eastAsia="zh-CN"/>
          </w:rPr>
          <w:delText>在</w:delText>
        </w:r>
      </w:del>
      <w:r w:rsidRPr="007354A6">
        <w:rPr>
          <w:rFonts w:ascii="KaiTi" w:hAnsi="KaiTi" w:hint="eastAsia"/>
          <w:shd w:val="clear" w:color="auto" w:fill="F7CAAC" w:themeFill="accent2" w:themeFillTint="66"/>
          <w:lang w:eastAsia="zh-CN"/>
        </w:rPr>
        <w:t>标准模型及量子场论外</w:t>
      </w:r>
      <w:r w:rsidRPr="007354A6">
        <w:rPr>
          <w:rFonts w:ascii="KaiTi" w:eastAsia="KaiTi" w:hAnsi="KaiTi" w:hint="eastAsia"/>
          <w:shd w:val="clear" w:color="auto" w:fill="F7CAAC" w:themeFill="accent2" w:themeFillTint="66"/>
          <w:lang w:eastAsia="zh-CN"/>
        </w:rPr>
        <w:t>无法被解释的物理现象</w:t>
      </w:r>
      <w:r w:rsidRPr="007354A6">
        <w:rPr>
          <w:rFonts w:ascii="KaiTi" w:eastAsia="KaiTi" w:hAnsi="KaiTi" w:cs="Times New Roman"/>
          <w:shd w:val="clear" w:color="auto" w:fill="F7CAAC" w:themeFill="accent2" w:themeFillTint="66"/>
          <w:lang w:eastAsia="zh-CN"/>
        </w:rPr>
        <w:t>…</w:t>
      </w:r>
    </w:p>
    <w:p w14:paraId="797B11FE" w14:textId="5C5A1EB8" w:rsidR="004E16FE" w:rsidRPr="00EA554C" w:rsidRDefault="004E16FE" w:rsidP="00052E75">
      <w:pPr>
        <w:ind w:firstLine="200"/>
        <w:jc w:val="both"/>
        <w:rPr>
          <w:rFonts w:ascii="KaiTi" w:eastAsia="KaiTi" w:hAnsi="KaiTi" w:cs="Times New Roman"/>
          <w:shd w:val="clear" w:color="auto" w:fill="F7CAAC" w:themeFill="accent2" w:themeFillTint="66"/>
          <w:lang w:eastAsia="zh-CN"/>
        </w:rPr>
      </w:pPr>
      <w:ins w:id="23" w:author="吴敏" w:date="2023-04-22T17:10:00Z">
        <w:r>
          <w:rPr>
            <w:rFonts w:ascii="KaiTi" w:eastAsia="KaiTi" w:hAnsi="KaiTi" w:cs="Times New Roman" w:hint="eastAsia"/>
            <w:shd w:val="clear" w:color="auto" w:fill="F7CAAC" w:themeFill="accent2" w:themeFillTint="66"/>
            <w:lang w:eastAsia="zh-CN"/>
          </w:rPr>
          <w:t>无论相对论还是量子力学及粒子标准模型，都无法自洽地</w:t>
        </w:r>
      </w:ins>
      <w:ins w:id="24" w:author="吴敏" w:date="2023-04-22T17:11:00Z">
        <w:r>
          <w:rPr>
            <w:rFonts w:ascii="KaiTi" w:eastAsia="KaiTi" w:hAnsi="KaiTi" w:cs="Times New Roman" w:hint="eastAsia"/>
            <w:shd w:val="clear" w:color="auto" w:fill="F7CAAC" w:themeFill="accent2" w:themeFillTint="66"/>
            <w:lang w:eastAsia="zh-CN"/>
          </w:rPr>
          <w:t>解释引力。</w:t>
        </w:r>
      </w:ins>
    </w:p>
    <w:p w14:paraId="3C5E10E0" w14:textId="4E505F8A" w:rsidR="00EA554C" w:rsidRDefault="00EA554C" w:rsidP="00A319C5">
      <w:pPr>
        <w:ind w:firstLine="200"/>
        <w:jc w:val="both"/>
        <w:rPr>
          <w:ins w:id="25" w:author="吴敏" w:date="2023-04-22T22:14:00Z"/>
          <w:rFonts w:ascii="KaiTi" w:hAnsi="KaiTi" w:cs="Times New Roman"/>
          <w:shd w:val="clear" w:color="auto" w:fill="F7CAAC" w:themeFill="accent2" w:themeFillTint="66"/>
          <w:lang w:eastAsia="zh-CN"/>
        </w:rPr>
      </w:pPr>
      <w:ins w:id="26" w:author="吴敏" w:date="2023-04-22T17:05:00Z">
        <w:r>
          <w:rPr>
            <w:rFonts w:ascii="KaiTi" w:hAnsi="KaiTi" w:cs="Times New Roman" w:hint="eastAsia"/>
            <w:shd w:val="clear" w:color="auto" w:fill="F7CAAC" w:themeFill="accent2" w:themeFillTint="66"/>
            <w:lang w:eastAsia="zh-CN"/>
          </w:rPr>
          <w:t>如果宇宙的物理模型或其存在的本质没有</w:t>
        </w:r>
      </w:ins>
      <w:ins w:id="27" w:author="吴敏" w:date="2023-04-22T17:06:00Z">
        <w:r>
          <w:rPr>
            <w:rFonts w:ascii="KaiTi" w:hAnsi="KaiTi" w:cs="Times New Roman" w:hint="eastAsia"/>
            <w:shd w:val="clear" w:color="auto" w:fill="F7CAAC" w:themeFill="accent2" w:themeFillTint="66"/>
            <w:lang w:eastAsia="zh-CN"/>
          </w:rPr>
          <w:t>搞清楚，再深入的天文学研究。建立坚实的宇宙模型</w:t>
        </w:r>
      </w:ins>
      <w:ins w:id="28" w:author="吴敏" w:date="2023-04-22T17:10:00Z">
        <w:r w:rsidR="004E16FE">
          <w:rPr>
            <w:rFonts w:ascii="KaiTi" w:hAnsi="KaiTi" w:cs="Times New Roman" w:hint="eastAsia"/>
            <w:shd w:val="clear" w:color="auto" w:fill="F7CAAC" w:themeFill="accent2" w:themeFillTint="66"/>
            <w:lang w:eastAsia="zh-CN"/>
          </w:rPr>
          <w:t>。</w:t>
        </w:r>
      </w:ins>
    </w:p>
    <w:p w14:paraId="7C6E0E1E" w14:textId="3949724C" w:rsidR="00137CA1" w:rsidRDefault="00137CA1" w:rsidP="00A319C5">
      <w:pPr>
        <w:ind w:firstLine="200"/>
        <w:jc w:val="both"/>
        <w:rPr>
          <w:ins w:id="29" w:author="吴敏" w:date="2023-04-22T17:06:00Z"/>
          <w:rFonts w:ascii="KaiTi" w:hAnsi="KaiTi" w:cs="Times New Roman"/>
          <w:shd w:val="clear" w:color="auto" w:fill="F7CAAC" w:themeFill="accent2" w:themeFillTint="66"/>
          <w:lang w:eastAsia="zh-CN"/>
        </w:rPr>
      </w:pPr>
      <w:ins w:id="30" w:author="吴敏" w:date="2023-04-22T22:14:00Z">
        <w:r w:rsidRPr="00712383">
          <w:rPr>
            <w:rFonts w:ascii="Arial" w:eastAsia="宋体" w:hAnsi="Arial" w:cs="Arial"/>
            <w:color w:val="111111"/>
            <w:kern w:val="0"/>
            <w:szCs w:val="21"/>
            <w:highlight w:val="yellow"/>
          </w:rPr>
          <w:t>不认识到以太的存在及</w:t>
        </w:r>
        <w:r>
          <w:rPr>
            <w:rFonts w:ascii="Arial" w:eastAsia="宋体" w:hAnsi="Arial" w:cs="Arial" w:hint="eastAsia"/>
            <w:color w:val="111111"/>
            <w:kern w:val="0"/>
            <w:szCs w:val="21"/>
            <w:highlight w:val="yellow"/>
          </w:rPr>
          <w:t>其</w:t>
        </w:r>
        <w:r w:rsidRPr="00712383">
          <w:rPr>
            <w:rFonts w:ascii="Arial" w:eastAsia="宋体" w:hAnsi="Arial" w:cs="Arial"/>
            <w:color w:val="111111"/>
            <w:kern w:val="0"/>
            <w:szCs w:val="21"/>
            <w:highlight w:val="yellow"/>
          </w:rPr>
          <w:t>在现象世界里发挥的不可缺少作用，所有</w:t>
        </w:r>
        <w:r>
          <w:rPr>
            <w:rFonts w:ascii="Arial" w:eastAsia="宋体" w:hAnsi="Arial" w:cs="Arial" w:hint="eastAsia"/>
            <w:color w:val="111111"/>
            <w:kern w:val="0"/>
            <w:szCs w:val="21"/>
            <w:highlight w:val="yellow"/>
          </w:rPr>
          <w:t>试图</w:t>
        </w:r>
        <w:r w:rsidRPr="00712383">
          <w:rPr>
            <w:rFonts w:ascii="Arial" w:eastAsia="宋体" w:hAnsi="Arial" w:cs="Arial"/>
            <w:color w:val="111111"/>
            <w:kern w:val="0"/>
            <w:szCs w:val="21"/>
            <w:highlight w:val="yellow"/>
          </w:rPr>
          <w:t>对宇宙</w:t>
        </w:r>
        <w:r>
          <w:rPr>
            <w:rFonts w:ascii="Arial" w:eastAsia="宋体" w:hAnsi="Arial" w:cs="Arial" w:hint="eastAsia"/>
            <w:color w:val="111111"/>
            <w:kern w:val="0"/>
            <w:szCs w:val="21"/>
            <w:highlight w:val="yellow"/>
          </w:rPr>
          <w:t>运行</w:t>
        </w:r>
        <w:r w:rsidRPr="00712383">
          <w:rPr>
            <w:rFonts w:ascii="Arial" w:eastAsia="宋体" w:hAnsi="Arial" w:cs="Arial"/>
            <w:color w:val="111111"/>
            <w:kern w:val="0"/>
            <w:szCs w:val="21"/>
            <w:highlight w:val="yellow"/>
          </w:rPr>
          <w:t>的解释都是无用的</w:t>
        </w:r>
        <w:r w:rsidRPr="00712383">
          <w:rPr>
            <w:rFonts w:ascii="Arial" w:eastAsia="宋体" w:hAnsi="Arial" w:cs="Arial"/>
            <w:color w:val="111111"/>
            <w:kern w:val="0"/>
            <w:szCs w:val="21"/>
          </w:rPr>
          <w:t>。</w:t>
        </w:r>
      </w:ins>
    </w:p>
    <w:p w14:paraId="72C80308" w14:textId="18101764" w:rsidR="00052E75" w:rsidRPr="002837FE" w:rsidRDefault="00052E75" w:rsidP="00A319C5">
      <w:pPr>
        <w:ind w:firstLine="200"/>
        <w:jc w:val="both"/>
        <w:rPr>
          <w:rFonts w:ascii="KaiTi" w:eastAsia="DengXian" w:hAnsi="KaiTi"/>
          <w:shd w:val="clear" w:color="auto" w:fill="F7CAAC" w:themeFill="accent2" w:themeFillTint="66"/>
          <w:lang w:eastAsia="zh-CN"/>
        </w:rPr>
      </w:pPr>
      <w:r w:rsidRPr="007354A6">
        <w:rPr>
          <w:rFonts w:ascii="KaiTi" w:hAnsi="KaiTi" w:cs="Times New Roman" w:hint="eastAsia"/>
          <w:shd w:val="clear" w:color="auto" w:fill="F7CAAC" w:themeFill="accent2" w:themeFillTint="66"/>
          <w:lang w:eastAsia="zh-CN"/>
        </w:rPr>
        <w:t>于是我们便思考是否宇宙中存在一种构建宇宙的最小单位</w:t>
      </w:r>
      <w:r w:rsidRPr="007354A6">
        <w:rPr>
          <w:rFonts w:asciiTheme="minorEastAsia" w:hAnsiTheme="minorEastAsia" w:cs="Times New Roman" w:hint="eastAsia"/>
          <w:shd w:val="clear" w:color="auto" w:fill="F7CAAC" w:themeFill="accent2" w:themeFillTint="66"/>
          <w:lang w:eastAsia="zh-CN"/>
        </w:rPr>
        <w:t>，</w:t>
      </w:r>
      <w:r w:rsidR="00E241A7" w:rsidRPr="007354A6">
        <w:rPr>
          <w:rFonts w:asciiTheme="minorEastAsia" w:hAnsiTheme="minorEastAsia" w:cs="Times New Roman" w:hint="eastAsia"/>
          <w:shd w:val="clear" w:color="auto" w:fill="F7CAAC" w:themeFill="accent2" w:themeFillTint="66"/>
          <w:lang w:eastAsia="zh-CN"/>
        </w:rPr>
        <w:t>它不是粒子也不是波，也不是场，但是</w:t>
      </w:r>
      <w:del w:id="31" w:author="吴敏" w:date="2023-04-22T16:02:00Z">
        <w:r w:rsidR="00655FA3" w:rsidRPr="007354A6" w:rsidDel="00683A15">
          <w:rPr>
            <w:rFonts w:asciiTheme="minorEastAsia" w:hAnsiTheme="minorEastAsia" w:cs="Times New Roman" w:hint="eastAsia"/>
            <w:shd w:val="clear" w:color="auto" w:fill="F7CAAC" w:themeFill="accent2" w:themeFillTint="66"/>
            <w:lang w:eastAsia="zh-CN"/>
          </w:rPr>
          <w:delText xml:space="preserve"> </w:delText>
        </w:r>
      </w:del>
      <w:r w:rsidR="00E241A7" w:rsidRPr="007354A6">
        <w:rPr>
          <w:rFonts w:asciiTheme="minorEastAsia" w:hAnsiTheme="minorEastAsia" w:cs="Times New Roman" w:hint="eastAsia"/>
          <w:shd w:val="clear" w:color="auto" w:fill="F7CAAC" w:themeFill="accent2" w:themeFillTint="66"/>
          <w:lang w:eastAsia="zh-CN"/>
        </w:rPr>
        <w:t>粒子</w:t>
      </w:r>
      <w:r w:rsidR="00655FA3" w:rsidRPr="007354A6">
        <w:rPr>
          <w:rFonts w:ascii="Microsoft JhengHei" w:eastAsia="Microsoft JhengHei" w:hAnsi="Microsoft JhengHei" w:cs="Times New Roman" w:hint="eastAsia"/>
          <w:shd w:val="clear" w:color="auto" w:fill="F7CAAC" w:themeFill="accent2" w:themeFillTint="66"/>
          <w:lang w:eastAsia="zh-CN"/>
        </w:rPr>
        <w:t>、</w:t>
      </w:r>
      <w:r w:rsidR="00E241A7" w:rsidRPr="007354A6">
        <w:rPr>
          <w:rFonts w:asciiTheme="minorEastAsia" w:hAnsiTheme="minorEastAsia" w:cs="Times New Roman" w:hint="eastAsia"/>
          <w:shd w:val="clear" w:color="auto" w:fill="F7CAAC" w:themeFill="accent2" w:themeFillTint="66"/>
          <w:lang w:eastAsia="zh-CN"/>
        </w:rPr>
        <w:t>波</w:t>
      </w:r>
      <w:r w:rsidR="00655FA3" w:rsidRPr="007354A6">
        <w:rPr>
          <w:rFonts w:ascii="Microsoft JhengHei" w:eastAsia="Microsoft JhengHei" w:hAnsi="Microsoft JhengHei" w:cs="Times New Roman" w:hint="eastAsia"/>
          <w:shd w:val="clear" w:color="auto" w:fill="F7CAAC" w:themeFill="accent2" w:themeFillTint="66"/>
          <w:lang w:eastAsia="zh-CN"/>
        </w:rPr>
        <w:t>、</w:t>
      </w:r>
      <w:r w:rsidR="00E241A7" w:rsidRPr="007354A6">
        <w:rPr>
          <w:rFonts w:asciiTheme="minorEastAsia" w:hAnsiTheme="minorEastAsia" w:cs="Times New Roman" w:hint="eastAsia"/>
          <w:shd w:val="clear" w:color="auto" w:fill="F7CAAC" w:themeFill="accent2" w:themeFillTint="66"/>
          <w:lang w:eastAsia="zh-CN"/>
        </w:rPr>
        <w:t>场</w:t>
      </w:r>
      <w:r w:rsidR="00655FA3" w:rsidRPr="007354A6">
        <w:rPr>
          <w:rFonts w:ascii="Microsoft JhengHei" w:eastAsia="Microsoft JhengHei" w:hAnsi="Microsoft JhengHei" w:cs="Times New Roman" w:hint="eastAsia"/>
          <w:shd w:val="clear" w:color="auto" w:fill="F7CAAC" w:themeFill="accent2" w:themeFillTint="66"/>
          <w:lang w:eastAsia="zh-CN"/>
        </w:rPr>
        <w:t>、能量、</w:t>
      </w:r>
      <w:r w:rsidR="00655FA3" w:rsidRPr="007354A6">
        <w:rPr>
          <w:rFonts w:asciiTheme="minorEastAsia" w:hAnsiTheme="minorEastAsia" w:cs="Times New Roman" w:hint="eastAsia"/>
          <w:shd w:val="clear" w:color="auto" w:fill="F7CAAC" w:themeFill="accent2" w:themeFillTint="66"/>
          <w:lang w:eastAsia="zh-CN"/>
        </w:rPr>
        <w:t>暗物质</w:t>
      </w:r>
      <w:r w:rsidR="00655FA3" w:rsidRPr="007354A6">
        <w:rPr>
          <w:rFonts w:ascii="Microsoft JhengHei" w:eastAsia="Microsoft JhengHei" w:hAnsi="Microsoft JhengHei" w:cs="Times New Roman" w:hint="eastAsia"/>
          <w:shd w:val="clear" w:color="auto" w:fill="F7CAAC" w:themeFill="accent2" w:themeFillTint="66"/>
          <w:lang w:eastAsia="zh-CN"/>
        </w:rPr>
        <w:t>、暗能量等</w:t>
      </w:r>
      <w:r w:rsidR="00E241A7" w:rsidRPr="007354A6">
        <w:rPr>
          <w:rFonts w:asciiTheme="minorEastAsia" w:hAnsiTheme="minorEastAsia" w:cs="Times New Roman" w:hint="eastAsia"/>
          <w:shd w:val="clear" w:color="auto" w:fill="F7CAAC" w:themeFill="accent2" w:themeFillTint="66"/>
          <w:lang w:eastAsia="zh-CN"/>
        </w:rPr>
        <w:t>都是它在不同状态下的表现形式，</w:t>
      </w:r>
      <w:r w:rsidR="00E241A7" w:rsidRPr="008C36BC">
        <w:rPr>
          <w:rFonts w:asciiTheme="minorEastAsia" w:hAnsiTheme="minorEastAsia" w:cs="Times New Roman" w:hint="eastAsia"/>
          <w:shd w:val="clear" w:color="auto" w:fill="F7CAAC" w:themeFill="accent2" w:themeFillTint="66"/>
          <w:lang w:eastAsia="zh-CN"/>
        </w:rPr>
        <w:t>我们称为t</w:t>
      </w:r>
      <w:r w:rsidR="00E241A7" w:rsidRPr="008C36BC">
        <w:rPr>
          <w:rFonts w:asciiTheme="minorEastAsia" w:hAnsiTheme="minorEastAsia" w:cs="Times New Roman"/>
          <w:shd w:val="clear" w:color="auto" w:fill="F7CAAC" w:themeFill="accent2" w:themeFillTint="66"/>
          <w:lang w:eastAsia="zh-CN"/>
        </w:rPr>
        <w:t>he one</w:t>
      </w:r>
      <w:r w:rsidR="00E241A7" w:rsidRPr="008C36BC">
        <w:rPr>
          <w:rFonts w:asciiTheme="minorEastAsia" w:hAnsiTheme="minorEastAsia" w:cs="Times New Roman" w:hint="eastAsia"/>
          <w:shd w:val="clear" w:color="auto" w:fill="F7CAAC" w:themeFill="accent2" w:themeFillTint="66"/>
          <w:lang w:eastAsia="zh-CN"/>
        </w:rPr>
        <w:t>，</w:t>
      </w:r>
      <w:r w:rsidR="002837FE" w:rsidRPr="008C36BC">
        <w:rPr>
          <w:rFonts w:asciiTheme="minorEastAsia" w:hAnsiTheme="minorEastAsia" w:cs="Times New Roman" w:hint="eastAsia"/>
          <w:shd w:val="clear" w:color="auto" w:fill="F7CAAC" w:themeFill="accent2" w:themeFillTint="66"/>
          <w:lang w:eastAsia="zh-CN"/>
        </w:rPr>
        <w:t>因为不知道用什么名词定义the one的衡量标准，所以我们先用</w:t>
      </w:r>
      <w:r w:rsidR="002837FE" w:rsidRPr="007354A6">
        <w:rPr>
          <w:rFonts w:asciiTheme="minorEastAsia" w:hAnsiTheme="minorEastAsia" w:cs="Times New Roman"/>
          <w:shd w:val="clear" w:color="auto" w:fill="F7CAAC" w:themeFill="accent2" w:themeFillTint="66"/>
          <w:lang w:eastAsia="zh-CN"/>
        </w:rPr>
        <w:t>”</w:t>
      </w:r>
      <w:r w:rsidR="002837FE" w:rsidRPr="007354A6">
        <w:rPr>
          <w:rFonts w:asciiTheme="minorEastAsia" w:hAnsiTheme="minorEastAsia" w:cs="Times New Roman" w:hint="eastAsia"/>
          <w:shd w:val="clear" w:color="auto" w:fill="F7CAAC" w:themeFill="accent2" w:themeFillTint="66"/>
          <w:lang w:eastAsia="zh-CN"/>
        </w:rPr>
        <w:t>单位</w:t>
      </w:r>
      <w:r w:rsidR="002837FE" w:rsidRPr="007354A6">
        <w:rPr>
          <w:rFonts w:asciiTheme="minorEastAsia" w:hAnsiTheme="minorEastAsia" w:cs="Times New Roman"/>
          <w:shd w:val="clear" w:color="auto" w:fill="F7CAAC" w:themeFill="accent2" w:themeFillTint="66"/>
          <w:lang w:eastAsia="zh-CN"/>
        </w:rPr>
        <w:t>”</w:t>
      </w:r>
      <w:r w:rsidR="002837FE" w:rsidRPr="007354A6">
        <w:rPr>
          <w:rFonts w:ascii="PMingLiU" w:eastAsia="PMingLiU" w:hAnsi="PMingLiU" w:cs="Times New Roman" w:hint="eastAsia"/>
          <w:shd w:val="clear" w:color="auto" w:fill="F7CAAC" w:themeFill="accent2" w:themeFillTint="66"/>
          <w:lang w:eastAsia="zh-CN"/>
        </w:rPr>
        <w:t>，</w:t>
      </w:r>
      <w:r w:rsidR="002837FE" w:rsidRPr="007354A6">
        <w:rPr>
          <w:rFonts w:asciiTheme="minorEastAsia" w:hAnsiTheme="minorEastAsia" w:cs="Times New Roman" w:hint="eastAsia"/>
          <w:shd w:val="clear" w:color="auto" w:fill="F7CAAC" w:themeFill="accent2" w:themeFillTint="66"/>
          <w:lang w:eastAsia="zh-CN"/>
        </w:rPr>
        <w:t>来描述</w:t>
      </w:r>
      <w:r w:rsidR="00E241A7" w:rsidRPr="007354A6">
        <w:rPr>
          <w:rFonts w:asciiTheme="minorEastAsia" w:hAnsiTheme="minorEastAsia" w:cs="Times New Roman" w:hint="eastAsia"/>
          <w:shd w:val="clear" w:color="auto" w:fill="F7CAAC" w:themeFill="accent2" w:themeFillTint="66"/>
          <w:lang w:eastAsia="zh-CN"/>
        </w:rPr>
        <w:t>以下是我们对the one的假设跟描述</w:t>
      </w:r>
      <w:ins w:id="32" w:author="吴敏" w:date="2023-04-22T16:02:00Z">
        <w:r w:rsidR="00683A15" w:rsidRPr="007354A6">
          <w:rPr>
            <w:rFonts w:asciiTheme="minorEastAsia" w:hAnsiTheme="minorEastAsia" w:cs="Times New Roman" w:hint="eastAsia"/>
            <w:shd w:val="clear" w:color="auto" w:fill="F7CAAC" w:themeFill="accent2" w:themeFillTint="66"/>
            <w:lang w:eastAsia="zh-CN"/>
          </w:rPr>
          <w:t>。</w:t>
        </w:r>
      </w:ins>
    </w:p>
    <w:p w14:paraId="5E2DEF02" w14:textId="7AD0B098" w:rsidR="005520AC" w:rsidRDefault="008252A6" w:rsidP="00A319C5">
      <w:pPr>
        <w:pStyle w:val="5"/>
        <w:numPr>
          <w:ilvl w:val="0"/>
          <w:numId w:val="17"/>
        </w:numPr>
        <w:spacing w:line="240" w:lineRule="auto"/>
        <w:ind w:firstLine="200"/>
        <w:jc w:val="both"/>
        <w:rPr>
          <w:rFonts w:ascii="Times New Roman" w:eastAsia="KaiTi" w:hAnsi="Times New Roman" w:cs="Times New Roman"/>
        </w:rPr>
      </w:pPr>
      <w:r>
        <w:rPr>
          <w:rFonts w:ascii="Times New Roman" w:eastAsia="KaiTi" w:hAnsi="Times New Roman" w:cs="Times New Roman" w:hint="eastAsia"/>
          <w:lang w:eastAsia="zh-CN"/>
        </w:rPr>
        <w:t>不同</w:t>
      </w:r>
      <w:r w:rsidR="00EF60D7">
        <w:rPr>
          <w:rFonts w:ascii="Times New Roman" w:eastAsia="KaiTi" w:hAnsi="Times New Roman" w:cs="Times New Roman" w:hint="eastAsia"/>
          <w:lang w:eastAsia="zh-CN"/>
        </w:rPr>
        <w:t>宇宙观</w:t>
      </w:r>
      <w:r>
        <w:rPr>
          <w:rFonts w:ascii="Times New Roman" w:eastAsia="KaiTi" w:hAnsi="Times New Roman" w:cs="Times New Roman" w:hint="eastAsia"/>
          <w:lang w:eastAsia="zh-CN"/>
        </w:rPr>
        <w:t>学说</w:t>
      </w:r>
    </w:p>
    <w:p w14:paraId="46CBFFAA" w14:textId="01CA702A" w:rsidR="00044184" w:rsidRDefault="005520AC" w:rsidP="00A319C5">
      <w:pPr>
        <w:ind w:firstLineChars="200" w:firstLine="480"/>
        <w:rPr>
          <w:rFonts w:ascii="Times New Roman" w:eastAsia="KaiTi" w:hAnsi="Times New Roman" w:cs="Times New Roman"/>
          <w:lang w:eastAsia="zh-CN"/>
        </w:rPr>
      </w:pPr>
      <w:r w:rsidRPr="005520AC">
        <w:rPr>
          <w:rFonts w:ascii="Times New Roman" w:eastAsia="KaiTi" w:hAnsi="Times New Roman" w:cs="Times New Roman" w:hint="eastAsia"/>
          <w:lang w:eastAsia="zh-CN"/>
        </w:rPr>
        <w:t>在本节中，我们首先回顾</w:t>
      </w:r>
      <w:r w:rsidR="00667E87">
        <w:rPr>
          <w:rFonts w:ascii="Times New Roman" w:eastAsia="KaiTi" w:hAnsi="Times New Roman" w:cs="Times New Roman" w:hint="eastAsia"/>
          <w:lang w:eastAsia="zh-CN"/>
        </w:rPr>
        <w:t>物理科学史上各种</w:t>
      </w:r>
      <w:r w:rsidR="006A62FB">
        <w:rPr>
          <w:rFonts w:ascii="Times New Roman" w:eastAsia="KaiTi" w:hAnsi="Times New Roman" w:cs="Times New Roman" w:hint="eastAsia"/>
          <w:lang w:eastAsia="zh-CN"/>
        </w:rPr>
        <w:t>宇宙观</w:t>
      </w:r>
      <w:r w:rsidR="00667E87">
        <w:rPr>
          <w:rFonts w:ascii="Times New Roman" w:eastAsia="KaiTi" w:hAnsi="Times New Roman" w:cs="Times New Roman" w:hint="eastAsia"/>
          <w:lang w:eastAsia="zh-CN"/>
        </w:rPr>
        <w:t>学说</w:t>
      </w:r>
      <w:r w:rsidR="00320E89">
        <w:rPr>
          <w:rFonts w:ascii="Times New Roman" w:eastAsia="KaiTi" w:hAnsi="Times New Roman" w:cs="Times New Roman" w:hint="eastAsia"/>
          <w:lang w:eastAsia="zh-CN"/>
        </w:rPr>
        <w:t>。</w:t>
      </w:r>
    </w:p>
    <w:p w14:paraId="7CDE6853" w14:textId="659A0DF4" w:rsidR="00EF60D7" w:rsidRPr="0061481D" w:rsidRDefault="00EF60D7">
      <w:pPr>
        <w:ind w:firstLineChars="200" w:firstLine="480"/>
        <w:rPr>
          <w:rFonts w:eastAsia="KaiTi"/>
          <w:lang w:eastAsia="zh-CN"/>
          <w:rPrChange w:id="33" w:author="吴敏" w:date="2023-05-09T23:31:00Z">
            <w:rPr>
              <w:rFonts w:ascii="Times New Roman" w:eastAsia="KaiTi" w:hAnsi="Times New Roman" w:cs="Times New Roman"/>
              <w:lang w:eastAsia="zh-CN"/>
            </w:rPr>
          </w:rPrChange>
        </w:rPr>
      </w:pPr>
      <w:r>
        <w:rPr>
          <w:rFonts w:ascii="Times New Roman" w:eastAsia="KaiTi" w:hAnsi="Times New Roman" w:cs="Times New Roman" w:hint="eastAsia"/>
          <w:lang w:eastAsia="zh-CN"/>
        </w:rPr>
        <w:t>古希腊哲学家认为，“以太”是空间中存在的一种介质。</w:t>
      </w:r>
      <w:ins w:id="34" w:author="吴敏" w:date="2023-05-09T23:31:00Z">
        <w:r w:rsidR="0061481D">
          <w:rPr>
            <w:rFonts w:eastAsia="KaiTi" w:hint="eastAsia"/>
            <w:lang w:eastAsia="zh-CN"/>
          </w:rPr>
          <w:t>正如</w:t>
        </w:r>
        <w:r w:rsidR="0061481D" w:rsidRPr="0061481D">
          <w:rPr>
            <w:rFonts w:eastAsia="KaiTi"/>
            <w:lang w:eastAsia="zh-CN"/>
          </w:rPr>
          <w:t>声波的传播需</w:t>
        </w:r>
        <w:r w:rsidR="0061481D" w:rsidRPr="0061481D">
          <w:rPr>
            <w:rFonts w:eastAsia="KaiTi"/>
            <w:lang w:eastAsia="zh-CN"/>
          </w:rPr>
          <w:lastRenderedPageBreak/>
          <w:t>要依靠空气，水波的传播需要依靠水等。受经典力学的影响，科学家们假设宇宙中到处都有一种叫做以太的物质，用来传播光。</w:t>
        </w:r>
      </w:ins>
    </w:p>
    <w:p w14:paraId="612A239F" w14:textId="2B67C82B" w:rsidR="00F05C5C" w:rsidRPr="00ED5A14" w:rsidRDefault="00596856" w:rsidP="00A319C5">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牛顿的“绝对时空观”认为，</w:t>
      </w:r>
      <w:r w:rsidR="006E11F6" w:rsidRPr="006E11F6">
        <w:rPr>
          <w:rFonts w:ascii="Times New Roman" w:eastAsia="KaiTi" w:hAnsi="Times New Roman" w:cs="Times New Roman"/>
          <w:lang w:eastAsia="zh-CN"/>
        </w:rPr>
        <w:t>宇宙是一个绝对的、精确的世界，所有物质、整个宇宙都由各种客观存在的粒子构成，时间以固定的速度流逝；因果关系</w:t>
      </w:r>
      <w:r>
        <w:rPr>
          <w:rFonts w:ascii="Times New Roman" w:eastAsia="KaiTi" w:hAnsi="Times New Roman" w:cs="Times New Roman" w:hint="eastAsia"/>
          <w:lang w:eastAsia="zh-CN"/>
        </w:rPr>
        <w:t>没有</w:t>
      </w:r>
      <w:r w:rsidR="006E11F6" w:rsidRPr="006E11F6">
        <w:rPr>
          <w:rFonts w:ascii="Times New Roman" w:eastAsia="KaiTi" w:hAnsi="Times New Roman" w:cs="Times New Roman"/>
          <w:lang w:eastAsia="zh-CN"/>
        </w:rPr>
        <w:t>例外，未来可以完全由过去来预测。</w:t>
      </w:r>
    </w:p>
    <w:p w14:paraId="531E4479" w14:textId="1DEECB86" w:rsidR="008E7636"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牛顿万有引力学说</w:t>
      </w:r>
    </w:p>
    <w:p w14:paraId="1813970D" w14:textId="513128F1" w:rsidR="004062FC" w:rsidRPr="004062FC" w:rsidRDefault="004062FC" w:rsidP="00A319C5">
      <w:pPr>
        <w:ind w:firstLine="200"/>
        <w:jc w:val="both"/>
        <w:rPr>
          <w:rFonts w:ascii="Times New Roman" w:eastAsia="KaiTi" w:hAnsi="Times New Roman" w:cs="Times New Roman"/>
          <w:lang w:eastAsia="zh-CN"/>
        </w:rPr>
      </w:pPr>
      <w:r w:rsidRPr="004062FC">
        <w:rPr>
          <w:rFonts w:ascii="Times New Roman" w:eastAsia="KaiTi" w:hAnsi="Times New Roman" w:cs="Times New Roman"/>
          <w:lang w:eastAsia="zh-CN"/>
        </w:rPr>
        <w:t>1687</w:t>
      </w:r>
      <w:r w:rsidRPr="004062FC">
        <w:rPr>
          <w:rFonts w:ascii="Times New Roman" w:eastAsia="KaiTi" w:hAnsi="Times New Roman" w:cs="Times New Roman"/>
          <w:lang w:eastAsia="zh-CN"/>
        </w:rPr>
        <w:t>年，艾萨克</w:t>
      </w:r>
      <w:r w:rsidRPr="004062FC">
        <w:rPr>
          <w:rFonts w:ascii="Times New Roman" w:eastAsia="KaiTi" w:hAnsi="Times New Roman" w:cs="Times New Roman"/>
          <w:lang w:eastAsia="zh-CN"/>
        </w:rPr>
        <w:t>·</w:t>
      </w:r>
      <w:r w:rsidRPr="004062FC">
        <w:rPr>
          <w:rFonts w:ascii="Times New Roman" w:eastAsia="KaiTi" w:hAnsi="Times New Roman" w:cs="Times New Roman"/>
          <w:lang w:eastAsia="zh-CN"/>
        </w:rPr>
        <w:t>牛顿在他的《自然哲学的数学原理》一书中发表了万有引力</w:t>
      </w:r>
      <w:r w:rsidR="00722B61">
        <w:rPr>
          <w:rFonts w:ascii="Times New Roman" w:eastAsia="KaiTi" w:hAnsi="Times New Roman" w:cs="Times New Roman" w:hint="eastAsia"/>
          <w:lang w:eastAsia="zh-CN"/>
        </w:rPr>
        <w:t>(</w:t>
      </w:r>
      <w:r w:rsidR="00722B61" w:rsidRPr="00ED5A14">
        <w:rPr>
          <w:rFonts w:ascii="Times New Roman" w:eastAsia="KaiTi" w:hAnsi="Times New Roman" w:cs="Times New Roman"/>
          <w:lang w:eastAsia="zh-CN"/>
        </w:rPr>
        <w:t>gravitation</w:t>
      </w:r>
      <w:r w:rsidR="00722B61">
        <w:rPr>
          <w:rFonts w:ascii="Times New Roman" w:eastAsia="KaiTi" w:hAnsi="Times New Roman" w:cs="Times New Roman"/>
          <w:lang w:eastAsia="zh-CN"/>
        </w:rPr>
        <w:t>)</w:t>
      </w:r>
      <w:r w:rsidRPr="004062FC">
        <w:rPr>
          <w:rFonts w:ascii="Times New Roman" w:eastAsia="KaiTi" w:hAnsi="Times New Roman" w:cs="Times New Roman"/>
          <w:lang w:eastAsia="zh-CN"/>
        </w:rPr>
        <w:t>定律：</w:t>
      </w:r>
    </w:p>
    <w:p w14:paraId="5109D478" w14:textId="77777777" w:rsidR="00722B61" w:rsidRPr="00722B61" w:rsidRDefault="004062FC" w:rsidP="00A319C5">
      <w:pPr>
        <w:jc w:val="both"/>
        <w:rPr>
          <w:rFonts w:ascii="Times New Roman" w:eastAsia="KaiTi" w:hAnsi="Times New Roman" w:cs="Times New Roman"/>
          <w:i/>
          <w:iCs/>
          <w:lang w:eastAsia="zh-CN"/>
        </w:rPr>
      </w:pPr>
      <w:r w:rsidRPr="00722B61">
        <w:rPr>
          <w:rFonts w:ascii="Times New Roman" w:eastAsia="KaiTi" w:hAnsi="Times New Roman" w:cs="Times New Roman"/>
          <w:i/>
          <w:iCs/>
          <w:lang w:eastAsia="zh-CN"/>
        </w:rPr>
        <w:t>宇宙中每个质点都以一种力吸引其他各个质点。这种力与各质点的质量的乘积成正比，与它们之间距离的平方成反比。</w:t>
      </w:r>
    </w:p>
    <w:p w14:paraId="4005AF4A" w14:textId="1D291F47" w:rsidR="00A319C5" w:rsidRPr="00722B61" w:rsidRDefault="00B02550" w:rsidP="00A319C5">
      <w:pPr>
        <w:jc w:val="both"/>
        <w:rPr>
          <w:rFonts w:eastAsia="KaiTi"/>
          <w:i/>
          <w:iCs/>
          <w:lang w:eastAsia="zh-CN"/>
        </w:rPr>
      </w:pPr>
      <w:r w:rsidRPr="00722B61">
        <w:rPr>
          <w:rFonts w:ascii="Times New Roman" w:eastAsia="KaiTi" w:hAnsi="Times New Roman" w:cs="Times New Roman" w:hint="eastAsia"/>
          <w:i/>
          <w:iCs/>
          <w:lang w:eastAsia="zh-CN"/>
        </w:rPr>
        <w:t>具体而言，</w:t>
      </w:r>
      <w:r w:rsidRPr="00722B61">
        <w:rPr>
          <w:rFonts w:eastAsia="KaiTi"/>
          <w:i/>
          <w:iCs/>
          <w:lang w:eastAsia="zh-CN"/>
        </w:rPr>
        <w:t>如果两个质点的质量分别为</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r>
          <w:rPr>
            <w:rFonts w:ascii="Cambria Math" w:eastAsia="KaiTi" w:hAnsi="Cambria Math"/>
            <w:lang w:eastAsia="zh-CN"/>
          </w:rPr>
          <m:t xml:space="preserve">, </m:t>
        </m:r>
      </m:oMath>
      <w:r w:rsidRPr="00722B61">
        <w:rPr>
          <w:rFonts w:eastAsia="KaiTi"/>
          <w:i/>
          <w:iCs/>
          <w:vanish/>
          <w:lang w:eastAsia="zh-CN"/>
        </w:rPr>
        <w:t>{\displaystyle m_{1}}</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oMath>
      <w:r w:rsidR="00A319C5" w:rsidRPr="00722B61">
        <w:rPr>
          <w:rFonts w:eastAsia="KaiTi"/>
          <w:i/>
          <w:iCs/>
          <w:vanish/>
          <w:lang w:eastAsia="zh-CN"/>
        </w:rPr>
        <w:t>{\displaystyle m_{2}}</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"https://wikimedia.org/api/rest_v1/media/math/render/svg/0ecebe334d5cadc3ffcf245eb02919034d7a2ec8" \* MERGEFORMATINET </w:instrText>
      </w:r>
      <w:r w:rsidR="00A319C5" w:rsidRPr="00722B61">
        <w:rPr>
          <w:rFonts w:eastAsia="KaiTi"/>
          <w:i/>
          <w:iCs/>
          <w:lang w:eastAsia="zh-CN"/>
        </w:rPr>
        <w:fldChar w:fldCharType="end"/>
      </w:r>
      <w:r w:rsidR="00A319C5" w:rsidRPr="00722B61">
        <w:rPr>
          <w:rFonts w:eastAsia="KaiTi"/>
          <w:i/>
          <w:iCs/>
          <w:lang w:eastAsia="zh-CN"/>
        </w:rPr>
        <w:t>，它们之间的距离为</w:t>
      </w:r>
      <m:oMath>
        <m:r>
          <w:rPr>
            <w:rFonts w:ascii="Cambria Math" w:eastAsia="KaiTi" w:hAnsi="Cambria Math"/>
            <w:lang w:eastAsia="zh-CN"/>
          </w:rPr>
          <m:t>r</m:t>
        </m:r>
      </m:oMath>
      <w:r w:rsidR="00A319C5" w:rsidRPr="00722B61">
        <w:rPr>
          <w:rFonts w:eastAsia="KaiTi"/>
          <w:i/>
          <w:iCs/>
          <w:vanish/>
          <w:lang w:eastAsia="zh-CN"/>
        </w:rPr>
        <w:t>{\displaystyle r}</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"https://wikimedia.org/api/rest_v1/media/math/render/svg/0d1ecb613aa2984f0576f70f86650b7c2a132538" \* MERGEFORMATINET </w:instrText>
      </w:r>
      <w:r w:rsidR="00A319C5" w:rsidRPr="00722B61">
        <w:rPr>
          <w:rFonts w:eastAsia="KaiTi"/>
          <w:i/>
          <w:iCs/>
          <w:lang w:eastAsia="zh-CN"/>
        </w:rPr>
        <w:fldChar w:fldCharType="end"/>
      </w:r>
      <w:r w:rsidR="00A319C5" w:rsidRPr="00722B61">
        <w:rPr>
          <w:rFonts w:eastAsia="KaiTi"/>
          <w:i/>
          <w:iCs/>
          <w:lang w:eastAsia="zh-CN"/>
        </w:rPr>
        <w:t>，则它们之间的万有引力</w:t>
      </w:r>
      <m:oMath>
        <m:r>
          <w:rPr>
            <w:rFonts w:ascii="Cambria Math" w:eastAsia="KaiTi" w:hAnsi="Cambria Math"/>
            <w:lang w:eastAsia="zh-CN"/>
          </w:rPr>
          <m:t>F</m:t>
        </m:r>
      </m:oMath>
      <w:r w:rsidR="00A319C5" w:rsidRPr="00722B61">
        <w:rPr>
          <w:rFonts w:eastAsia="KaiTi"/>
          <w:i/>
          <w:iCs/>
          <w:vanish/>
          <w:lang w:eastAsia="zh-CN"/>
        </w:rPr>
        <w:t>{\displaystyle F}</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"https://wikimedia.org/api/rest_v1/media/math/render/svg/545fd099af8541605f7ee55f08225526be88ce57" \* MERGEFORMATINET </w:instrText>
      </w:r>
      <w:r w:rsidR="00A319C5" w:rsidRPr="00722B61">
        <w:rPr>
          <w:rFonts w:eastAsia="KaiTi"/>
          <w:i/>
          <w:iCs/>
          <w:lang w:eastAsia="zh-CN"/>
        </w:rPr>
        <w:fldChar w:fldCharType="end"/>
      </w:r>
      <w:r w:rsidR="00A319C5" w:rsidRPr="00722B61">
        <w:rPr>
          <w:rFonts w:eastAsia="KaiTi"/>
          <w:i/>
          <w:iCs/>
          <w:lang w:eastAsia="zh-CN"/>
        </w:rPr>
        <w:t>为</w:t>
      </w:r>
    </w:p>
    <w:p w14:paraId="30EBD736" w14:textId="239E13EE" w:rsidR="004062FC" w:rsidRPr="00722B61" w:rsidRDefault="00722B61" w:rsidP="002B64EE">
      <w:pPr>
        <w:jc w:val="center"/>
        <w:rPr>
          <w:rFonts w:ascii="Times New Roman" w:eastAsia="KaiTi" w:hAnsi="Times New Roman" w:cs="Times New Roman"/>
          <w:i/>
          <w:iCs/>
          <w:lang w:eastAsia="zh-CN"/>
        </w:rPr>
      </w:pPr>
      <m:oMath>
        <m:r>
          <w:rPr>
            <w:rFonts w:ascii="Cambria Math" w:eastAsia="KaiTi" w:hAnsi="Cambria Math"/>
            <w:lang w:eastAsia="zh-CN"/>
          </w:rPr>
          <m:t>F=G</m:t>
        </m:r>
        <m:f>
          <m:fPr>
            <m:ctrlPr>
              <w:rPr>
                <w:rFonts w:ascii="Cambria Math" w:eastAsia="KaiTi" w:hAnsi="Cambria Math"/>
                <w:i/>
                <w:iCs/>
                <w:lang w:eastAsia="zh-CN"/>
              </w:rPr>
            </m:ctrlPr>
          </m:fPr>
          <m:num>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num>
          <m:den>
            <m:sSup>
              <m:sSupPr>
                <m:ctrlPr>
                  <w:rPr>
                    <w:rFonts w:ascii="Cambria Math" w:eastAsia="KaiTi" w:hAnsi="Cambria Math"/>
                    <w:i/>
                    <w:iCs/>
                    <w:lang w:eastAsia="zh-CN"/>
                  </w:rPr>
                </m:ctrlPr>
              </m:sSupPr>
              <m:e>
                <m:r>
                  <w:rPr>
                    <w:rFonts w:ascii="Cambria Math" w:eastAsia="KaiTi" w:hAnsi="Cambria Math"/>
                    <w:lang w:eastAsia="zh-CN"/>
                  </w:rPr>
                  <m:t>r</m:t>
                </m:r>
              </m:e>
              <m:sup>
                <m:r>
                  <w:rPr>
                    <w:rFonts w:ascii="Cambria Math" w:eastAsia="KaiTi" w:hAnsi="Cambria Math"/>
                    <w:lang w:eastAsia="zh-CN"/>
                  </w:rPr>
                  <m:t>2</m:t>
                </m:r>
              </m:sup>
            </m:sSup>
          </m:den>
        </m:f>
      </m:oMath>
      <w:r w:rsidR="00A319C5" w:rsidRPr="00722B61">
        <w:rPr>
          <w:rFonts w:ascii="Times New Roman" w:eastAsia="KaiTi" w:hAnsi="Times New Roman" w:cs="Times New Roman"/>
          <w:i/>
          <w:iCs/>
          <w:vanish/>
          <w:lang w:eastAsia="zh-CN"/>
        </w:rPr>
        <w:t>{\displaystyle F=G{\frac {m_{1}m_{2}}{r^{2}}}}</w:t>
      </w:r>
      <w:r w:rsidR="00A319C5" w:rsidRPr="00722B61">
        <w:rPr>
          <w:rFonts w:ascii="Times New Roman" w:eastAsia="KaiTi" w:hAnsi="Times New Roman" w:cs="Times New Roman"/>
          <w:i/>
          <w:iCs/>
          <w:lang w:eastAsia="zh-CN"/>
        </w:rPr>
        <w:fldChar w:fldCharType="begin"/>
      </w:r>
      <w:r w:rsidR="00A319C5" w:rsidRPr="00722B61">
        <w:rPr>
          <w:rFonts w:ascii="Times New Roman" w:eastAsia="KaiTi"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KaiTi" w:hAnsi="Times New Roman" w:cs="Times New Roman"/>
          <w:i/>
          <w:iCs/>
          <w:lang w:eastAsia="zh-CN"/>
        </w:rPr>
        <w:fldChar w:fldCharType="end"/>
      </w:r>
      <w:r w:rsidR="00A319C5" w:rsidRPr="00722B61">
        <w:rPr>
          <w:rFonts w:ascii="Times New Roman" w:eastAsia="KaiTi" w:hAnsi="Times New Roman" w:cs="Times New Roman" w:hint="eastAsia"/>
          <w:i/>
          <w:iCs/>
          <w:lang w:eastAsia="zh-CN"/>
        </w:rPr>
        <w:t>，其中</w:t>
      </w:r>
      <w:r w:rsidR="00A319C5" w:rsidRPr="00722B61">
        <w:rPr>
          <w:rFonts w:eastAsia="KaiTi" w:hint="eastAsia"/>
          <w:i/>
          <w:iCs/>
          <w:lang w:eastAsia="zh-CN"/>
        </w:rPr>
        <w:t>，</w:t>
      </w:r>
      <m:oMath>
        <m:r>
          <w:rPr>
            <w:rFonts w:ascii="Cambria Math" w:eastAsia="KaiTi" w:hAnsi="Cambria Math"/>
            <w:lang w:eastAsia="zh-CN"/>
          </w:rPr>
          <m:t>G</m:t>
        </m:r>
      </m:oMath>
      <w:r w:rsidR="00A319C5" w:rsidRPr="00722B61">
        <w:rPr>
          <w:rFonts w:eastAsia="KaiTi" w:hint="eastAsia"/>
          <w:i/>
          <w:iCs/>
          <w:lang w:eastAsia="zh-CN"/>
        </w:rPr>
        <w:t>被称作万有引力常数。</w:t>
      </w:r>
    </w:p>
    <w:p w14:paraId="31995889" w14:textId="7F7F496F" w:rsidR="0011336E" w:rsidRDefault="00E32E8C"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万有</w:t>
      </w:r>
      <w:r w:rsidRPr="00ED5A14">
        <w:rPr>
          <w:rFonts w:ascii="Times New Roman" w:eastAsia="KaiTi" w:hAnsi="Times New Roman" w:cs="Times New Roman"/>
          <w:lang w:eastAsia="zh-CN"/>
        </w:rPr>
        <w:t>引力是造成所有具质量或能量的物质之间相互吸引的作用。</w:t>
      </w:r>
      <w:r w:rsidR="003464C6" w:rsidRPr="00ED5A14">
        <w:rPr>
          <w:rFonts w:ascii="Times New Roman" w:eastAsia="KaiTi"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r w:rsidR="0011336E" w:rsidRPr="0011336E">
        <w:rPr>
          <w:rFonts w:ascii="Times New Roman" w:eastAsia="KaiTi"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广义相对论引力学说</w:t>
      </w:r>
    </w:p>
    <w:p w14:paraId="6F9A29EC" w14:textId="3805C206" w:rsidR="00F97926" w:rsidRDefault="00F67903" w:rsidP="00A319C5">
      <w:pPr>
        <w:ind w:firstLineChars="200" w:firstLine="480"/>
        <w:jc w:val="both"/>
        <w:rPr>
          <w:rFonts w:ascii="Times New Roman" w:eastAsia="KaiTi" w:hAnsi="Times New Roman" w:cs="Times New Roman"/>
          <w:lang w:eastAsia="zh-CN"/>
        </w:rPr>
      </w:pPr>
      <w:r w:rsidRPr="00F67903">
        <w:rPr>
          <w:rFonts w:ascii="Times New Roman" w:eastAsia="KaiTi" w:hAnsi="Times New Roman" w:cs="Times New Roman"/>
          <w:lang w:eastAsia="zh-CN"/>
        </w:rPr>
        <w:t>1916</w:t>
      </w:r>
      <w:r w:rsidRPr="00F67903">
        <w:rPr>
          <w:rFonts w:ascii="Times New Roman" w:eastAsia="KaiTi" w:hAnsi="Times New Roman" w:cs="Times New Roman" w:hint="eastAsia"/>
          <w:lang w:eastAsia="zh-CN"/>
        </w:rPr>
        <w:t>年，阿尔伯特·爱因斯坦发表广义相对论</w:t>
      </w:r>
      <w:r w:rsidR="00F97926">
        <w:rPr>
          <w:rFonts w:ascii="Times New Roman" w:eastAsia="KaiTi" w:hAnsi="Times New Roman" w:cs="Times New Roman" w:hint="eastAsia"/>
          <w:lang w:eastAsia="zh-CN"/>
        </w:rPr>
        <w:t>-</w:t>
      </w:r>
      <w:r w:rsidR="00F97926">
        <w:rPr>
          <w:rFonts w:ascii="Times New Roman" w:eastAsia="KaiTi" w:hAnsi="Times New Roman" w:cs="Times New Roman"/>
          <w:lang w:eastAsia="zh-CN"/>
        </w:rPr>
        <w:t>--</w:t>
      </w:r>
      <w:r w:rsidR="00F97926" w:rsidRPr="00F67903">
        <w:rPr>
          <w:rFonts w:ascii="Times New Roman" w:eastAsia="KaiTi" w:hAnsi="Times New Roman" w:cs="Times New Roman" w:hint="eastAsia"/>
          <w:lang w:eastAsia="zh-CN"/>
        </w:rPr>
        <w:t>用几何语言描述的引力理论</w:t>
      </w:r>
      <w:r w:rsidRPr="00F67903">
        <w:rPr>
          <w:rFonts w:ascii="Times New Roman" w:eastAsia="KaiTi" w:hAnsi="Times New Roman" w:cs="Times New Roman" w:hint="eastAsia"/>
          <w:lang w:eastAsia="zh-CN"/>
        </w:rPr>
        <w:t>。</w:t>
      </w:r>
      <w:r w:rsidR="00F97926">
        <w:rPr>
          <w:rFonts w:ascii="Times New Roman" w:eastAsia="KaiTi" w:hAnsi="Times New Roman" w:cs="Times New Roman" w:hint="eastAsia"/>
          <w:lang w:eastAsia="zh-CN"/>
        </w:rPr>
        <w:t>在广义相对论中，</w:t>
      </w:r>
      <w:r w:rsidR="00F97926" w:rsidRPr="00F67903">
        <w:rPr>
          <w:rFonts w:ascii="Times New Roman" w:eastAsia="KaiTi" w:hAnsi="Times New Roman" w:cs="Times New Roman" w:hint="eastAsia"/>
          <w:lang w:eastAsia="zh-CN"/>
        </w:rPr>
        <w:t>引力被描述为时空的一种几何属性（曲率）</w:t>
      </w:r>
      <w:r w:rsidR="00F97926">
        <w:rPr>
          <w:rFonts w:ascii="Times New Roman" w:eastAsia="KaiTi" w:hAnsi="Times New Roman" w:cs="Times New Roman" w:hint="eastAsia"/>
          <w:lang w:eastAsia="zh-CN"/>
        </w:rPr>
        <w:t>。</w:t>
      </w:r>
      <w:r w:rsidRPr="00F67903">
        <w:rPr>
          <w:rFonts w:ascii="Times New Roman" w:eastAsia="KaiTi" w:hAnsi="Times New Roman" w:cs="Times New Roman" w:hint="eastAsia"/>
          <w:lang w:eastAsia="zh-CN"/>
        </w:rPr>
        <w:t>广义相对论</w:t>
      </w:r>
      <w:r w:rsidR="00F97926">
        <w:rPr>
          <w:rFonts w:ascii="Times New Roman" w:eastAsia="KaiTi" w:hAnsi="Times New Roman" w:cs="Times New Roman" w:hint="eastAsia"/>
          <w:lang w:eastAsia="zh-CN"/>
        </w:rPr>
        <w:t>认为</w:t>
      </w:r>
      <w:r w:rsidRPr="00F67903">
        <w:rPr>
          <w:rFonts w:ascii="Times New Roman" w:eastAsia="KaiTi" w:hAnsi="Times New Roman" w:cs="Times New Roman" w:hint="eastAsia"/>
          <w:lang w:eastAsia="zh-CN"/>
        </w:rPr>
        <w:t>，</w:t>
      </w:r>
      <w:r w:rsidR="00F97926" w:rsidRPr="00540FEE">
        <w:rPr>
          <w:rFonts w:ascii="Times New Roman" w:eastAsia="KaiTi" w:hAnsi="Times New Roman" w:cs="Times New Roman"/>
          <w:lang w:eastAsia="zh-CN"/>
        </w:rPr>
        <w:t>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能量会影响弯曲周围的时空，而弯曲的时空又会影响质量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能量物体的运动方式，这种物体在弯曲时空中的运动变化，就表现出了引力</w:t>
      </w:r>
      <w:r w:rsidR="00F97926">
        <w:rPr>
          <w:rFonts w:ascii="Times New Roman" w:eastAsia="KaiTi" w:hAnsi="Times New Roman" w:cs="Times New Roman" w:hint="eastAsia"/>
          <w:lang w:eastAsia="zh-CN"/>
        </w:rPr>
        <w:t>，所以</w:t>
      </w:r>
      <w:r w:rsidR="00F97926" w:rsidRPr="00ED5A14">
        <w:rPr>
          <w:rFonts w:ascii="Times New Roman" w:eastAsia="KaiTi" w:hAnsi="Times New Roman" w:cs="Times New Roman"/>
          <w:lang w:eastAsia="zh-CN"/>
        </w:rPr>
        <w:t>引力反映了物体的惯性在弯曲时空中的表现</w:t>
      </w:r>
      <w:r w:rsidRPr="00F67903">
        <w:rPr>
          <w:rFonts w:ascii="Times New Roman" w:eastAsia="KaiTi" w:hAnsi="Times New Roman" w:cs="Times New Roman" w:hint="eastAsia"/>
          <w:lang w:eastAsia="zh-CN"/>
        </w:rPr>
        <w:t>。</w:t>
      </w:r>
      <w:r w:rsidR="00BB3F34" w:rsidRPr="00F67903">
        <w:rPr>
          <w:rFonts w:ascii="Times New Roman" w:eastAsia="KaiTi" w:hAnsi="Times New Roman" w:cs="Times New Roman" w:hint="eastAsia"/>
          <w:lang w:eastAsia="zh-CN"/>
        </w:rPr>
        <w:t>广义相对论将经典的牛顿万有引力定律包含在狭义相对论的框架中。</w:t>
      </w:r>
    </w:p>
    <w:p w14:paraId="1DA3F6BF" w14:textId="0434DE83" w:rsidR="00C2218A" w:rsidRPr="00C2218A" w:rsidDel="004527FD" w:rsidRDefault="00011775" w:rsidP="00C2218A">
      <w:pPr>
        <w:pStyle w:val="6"/>
        <w:numPr>
          <w:ilvl w:val="0"/>
          <w:numId w:val="18"/>
        </w:numPr>
        <w:spacing w:line="240" w:lineRule="auto"/>
        <w:ind w:firstLine="200"/>
        <w:jc w:val="both"/>
        <w:rPr>
          <w:del w:id="35" w:author="吴敏" w:date="2023-04-22T16:34:00Z"/>
          <w:rFonts w:ascii="Times New Roman" w:eastAsia="KaiTi" w:hAnsi="Times New Roman" w:cs="Times New Roman"/>
          <w:lang w:eastAsia="zh-CN"/>
        </w:rPr>
      </w:pPr>
      <w:r>
        <w:rPr>
          <w:rFonts w:ascii="Times New Roman" w:eastAsia="KaiTi" w:hAnsi="Times New Roman" w:cs="Times New Roman" w:hint="eastAsia"/>
          <w:lang w:eastAsia="zh-CN"/>
        </w:rPr>
        <w:t>特斯拉的引力动力学说</w:t>
      </w:r>
    </w:p>
    <w:p w14:paraId="57E803E5" w14:textId="77777777" w:rsidR="00D83F1D" w:rsidRPr="004527FD" w:rsidRDefault="00D83F1D">
      <w:pPr>
        <w:pStyle w:val="6"/>
        <w:numPr>
          <w:ilvl w:val="0"/>
          <w:numId w:val="18"/>
        </w:numPr>
        <w:spacing w:line="240" w:lineRule="auto"/>
        <w:ind w:firstLine="200"/>
        <w:jc w:val="both"/>
        <w:rPr>
          <w:rFonts w:ascii="Times New Roman" w:eastAsia="KaiTi" w:hAnsi="Times New Roman" w:cs="Times New Roman"/>
          <w:lang w:eastAsia="zh-CN"/>
          <w:rPrChange w:id="36" w:author="吴敏" w:date="2023-04-22T16:34:00Z">
            <w:rPr>
              <w:lang w:eastAsia="zh-CN"/>
            </w:rPr>
          </w:rPrChange>
        </w:rPr>
        <w:pPrChange w:id="37" w:author="吴敏" w:date="2023-04-22T16:34:00Z">
          <w:pPr>
            <w:ind w:firstLineChars="200" w:firstLine="480"/>
            <w:jc w:val="both"/>
          </w:pPr>
        </w:pPrChange>
      </w:pPr>
    </w:p>
    <w:p w14:paraId="31B39B05" w14:textId="2E589ED3" w:rsidR="00D83F1D" w:rsidRDefault="00011775" w:rsidP="00D626FE">
      <w:pPr>
        <w:ind w:firstLineChars="200" w:firstLine="480"/>
        <w:jc w:val="both"/>
        <w:rPr>
          <w:rFonts w:ascii="Times New Roman" w:eastAsia="KaiTi" w:hAnsi="Times New Roman" w:cs="Times New Roman"/>
          <w:lang w:eastAsia="zh-CN"/>
        </w:rPr>
      </w:pPr>
      <w:r w:rsidRPr="007441BF">
        <w:rPr>
          <w:rFonts w:ascii="Times New Roman" w:eastAsia="KaiTi" w:hAnsi="Times New Roman" w:cs="Times New Roman"/>
          <w:lang w:eastAsia="zh-CN"/>
        </w:rPr>
        <w:t>1894</w:t>
      </w:r>
      <w:r w:rsidRPr="007441BF">
        <w:rPr>
          <w:rFonts w:ascii="Times New Roman" w:eastAsia="KaiTi" w:hAnsi="Times New Roman" w:cs="Times New Roman" w:hint="eastAsia"/>
          <w:lang w:eastAsia="zh-CN"/>
        </w:rPr>
        <w:t>年，特斯拉在《纽约时报》上首次论述他的关于光、物质、以太和宇宙的理论</w:t>
      </w:r>
      <w:r>
        <w:rPr>
          <w:rFonts w:ascii="Times New Roman" w:eastAsia="KaiTi" w:hAnsi="Times New Roman" w:cs="Times New Roman" w:hint="eastAsia"/>
          <w:lang w:eastAsia="zh-CN"/>
        </w:rPr>
        <w:t>，并于</w:t>
      </w:r>
      <w:r w:rsidRPr="007441BF">
        <w:rPr>
          <w:rFonts w:ascii="Times New Roman" w:eastAsia="KaiTi" w:hAnsi="Times New Roman" w:cs="Times New Roman"/>
          <w:lang w:eastAsia="zh-CN"/>
        </w:rPr>
        <w:t>1936</w:t>
      </w:r>
      <w:r w:rsidRPr="007441BF">
        <w:rPr>
          <w:rFonts w:ascii="Times New Roman" w:eastAsia="KaiTi" w:hAnsi="Times New Roman" w:cs="Times New Roman" w:hint="eastAsia"/>
          <w:lang w:eastAsia="zh-CN"/>
        </w:rPr>
        <w:t>年完成理论框架《引力的动</w:t>
      </w:r>
      <w:r>
        <w:rPr>
          <w:rFonts w:ascii="Times New Roman" w:eastAsia="KaiTi" w:hAnsi="Times New Roman" w:cs="Times New Roman" w:hint="eastAsia"/>
          <w:lang w:eastAsia="zh-CN"/>
        </w:rPr>
        <w:t>力学</w:t>
      </w:r>
      <w:r w:rsidRPr="007441BF">
        <w:rPr>
          <w:rFonts w:ascii="Times New Roman" w:eastAsia="KaiTi" w:hAnsi="Times New Roman" w:cs="Times New Roman" w:hint="eastAsia"/>
          <w:lang w:eastAsia="zh-CN"/>
        </w:rPr>
        <w:t>理论》，被誉为是大统一场理论的先驱。</w:t>
      </w:r>
      <w:r w:rsidR="001577EE">
        <w:rPr>
          <w:rFonts w:ascii="Times New Roman" w:eastAsia="KaiTi" w:hAnsi="Times New Roman" w:cs="Times New Roman" w:hint="eastAsia"/>
          <w:lang w:eastAsia="zh-CN"/>
        </w:rPr>
        <w:t>然而，</w:t>
      </w:r>
      <w:r w:rsidR="001577EE" w:rsidRPr="0034221C">
        <w:rPr>
          <w:rFonts w:ascii="Times New Roman" w:eastAsia="KaiTi" w:hAnsi="Times New Roman" w:cs="Times New Roman" w:hint="eastAsia"/>
          <w:lang w:eastAsia="zh-CN"/>
        </w:rPr>
        <w:t>这个理论从没被正式出版过。</w:t>
      </w:r>
      <w:r w:rsidR="00D626FE">
        <w:rPr>
          <w:rFonts w:ascii="Times New Roman" w:eastAsia="KaiTi" w:hAnsi="Times New Roman" w:cs="Times New Roman" w:hint="eastAsia"/>
          <w:lang w:eastAsia="zh-CN"/>
        </w:rPr>
        <w:t xml:space="preserve"> </w:t>
      </w:r>
    </w:p>
    <w:p w14:paraId="0671C8F3" w14:textId="473E909B" w:rsidR="00EA299B" w:rsidRPr="00D83F1D" w:rsidRDefault="00EA299B" w:rsidP="00EA299B">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lastRenderedPageBreak/>
        <w:t>与爱因斯坦的广义相对论不同，特斯拉的</w:t>
      </w:r>
      <w:r>
        <w:rPr>
          <w:rFonts w:ascii="Times New Roman" w:eastAsia="KaiTi" w:hAnsi="Times New Roman" w:cs="Times New Roman" w:hint="eastAsia"/>
          <w:lang w:eastAsia="zh-CN"/>
        </w:rPr>
        <w:t>引力动力学</w:t>
      </w:r>
      <w:r w:rsidRPr="0094030C">
        <w:rPr>
          <w:rFonts w:ascii="Times New Roman" w:eastAsia="KaiTi" w:hAnsi="Times New Roman" w:cs="Times New Roman" w:hint="eastAsia"/>
          <w:lang w:eastAsia="zh-CN"/>
        </w:rPr>
        <w:t>理论是基于牛顿的万有引力延伸出来的理论。</w:t>
      </w:r>
      <w:r w:rsidR="00B37574">
        <w:rPr>
          <w:rFonts w:ascii="Times New Roman" w:eastAsia="KaiTi" w:hAnsi="Times New Roman" w:cs="Times New Roman" w:hint="eastAsia"/>
          <w:lang w:eastAsia="zh-CN"/>
        </w:rPr>
        <w:t>特斯拉</w:t>
      </w:r>
      <w:r w:rsidR="00B37574" w:rsidRPr="00B37574">
        <w:rPr>
          <w:rFonts w:ascii="Times New Roman" w:eastAsia="KaiTi" w:hAnsi="Times New Roman" w:cs="Times New Roman"/>
          <w:lang w:eastAsia="zh-CN"/>
        </w:rPr>
        <w:t>解释了引力</w:t>
      </w:r>
      <w:r w:rsidR="00B37574" w:rsidRPr="00B37574">
        <w:rPr>
          <w:rFonts w:ascii="Times New Roman" w:eastAsia="KaiTi" w:hAnsi="Times New Roman" w:cs="Times New Roman" w:hint="eastAsia"/>
          <w:lang w:eastAsia="zh-CN"/>
        </w:rPr>
        <w:t>，并将其与</w:t>
      </w:r>
      <w:r w:rsidR="00B37574" w:rsidRPr="00B37574">
        <w:rPr>
          <w:rFonts w:ascii="Times New Roman" w:eastAsia="KaiTi" w:hAnsi="Times New Roman" w:cs="Times New Roman"/>
          <w:lang w:eastAsia="zh-CN"/>
        </w:rPr>
        <w:t>电磁现象</w:t>
      </w:r>
      <w:r w:rsidR="00B37574" w:rsidRPr="00B37574">
        <w:rPr>
          <w:rFonts w:ascii="Times New Roman" w:eastAsia="KaiTi" w:hAnsi="Times New Roman" w:cs="Times New Roman" w:hint="eastAsia"/>
          <w:lang w:eastAsia="zh-CN"/>
        </w:rPr>
        <w:t>直接</w:t>
      </w:r>
      <w:r w:rsidR="00B37574" w:rsidRPr="00B37574">
        <w:rPr>
          <w:rFonts w:ascii="Times New Roman" w:eastAsia="KaiTi" w:hAnsi="Times New Roman" w:cs="Times New Roman"/>
          <w:lang w:eastAsia="zh-CN"/>
        </w:rPr>
        <w:t>联系</w:t>
      </w:r>
      <w:r w:rsidR="00B37574" w:rsidRPr="00B37574">
        <w:rPr>
          <w:rFonts w:ascii="Times New Roman" w:eastAsia="KaiTi" w:hAnsi="Times New Roman" w:cs="Times New Roman" w:hint="eastAsia"/>
          <w:lang w:eastAsia="zh-CN"/>
        </w:rPr>
        <w:t>起来</w:t>
      </w:r>
      <w:r w:rsidR="00B37574">
        <w:rPr>
          <w:rFonts w:ascii="Times New Roman" w:eastAsia="KaiTi" w:hAnsi="Times New Roman" w:cs="Times New Roman" w:hint="eastAsia"/>
          <w:lang w:eastAsia="zh-CN"/>
        </w:rPr>
        <w:t>。</w:t>
      </w:r>
    </w:p>
    <w:p w14:paraId="5F1DFE1F" w14:textId="0B094CCB" w:rsidR="00D83F1D" w:rsidRPr="00D83F1D" w:rsidRDefault="00011775" w:rsidP="00D83F1D">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特斯拉</w:t>
      </w:r>
      <w:r w:rsidR="00F901A4">
        <w:rPr>
          <w:rFonts w:ascii="Times New Roman" w:eastAsia="KaiTi" w:hAnsi="Times New Roman" w:cs="Times New Roman" w:hint="eastAsia"/>
          <w:lang w:eastAsia="zh-CN"/>
        </w:rPr>
        <w:t>认为，</w:t>
      </w:r>
      <w:r w:rsidRPr="0094030C">
        <w:rPr>
          <w:rFonts w:ascii="Times New Roman" w:eastAsia="KaiTi" w:hAnsi="Times New Roman" w:cs="Times New Roman" w:hint="eastAsia"/>
          <w:lang w:eastAsia="zh-CN"/>
        </w:rPr>
        <w:t>真空不空，宇宙中遍布了以太</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特斯拉的以太是一种极富弹性</w:t>
      </w:r>
      <w:r w:rsidR="00F0297B" w:rsidRPr="00F0297B">
        <w:rPr>
          <w:rFonts w:ascii="Times New Roman" w:eastAsia="KaiTi" w:hAnsi="Times New Roman" w:cs="Times New Roman" w:hint="eastAsia"/>
          <w:lang w:eastAsia="zh-CN"/>
        </w:rPr>
        <w:t>的</w:t>
      </w:r>
      <w:r w:rsidR="00F0297B" w:rsidRPr="00F0297B">
        <w:rPr>
          <w:rFonts w:ascii="Times New Roman" w:eastAsia="KaiTi" w:hAnsi="Times New Roman" w:cs="Times New Roman"/>
          <w:lang w:eastAsia="zh-CN"/>
        </w:rPr>
        <w:t>稀薄气体</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允许</w:t>
      </w:r>
      <w:r w:rsidR="00F0297B" w:rsidRPr="00F0297B">
        <w:rPr>
          <w:rFonts w:ascii="Times New Roman" w:eastAsia="KaiTi" w:hAnsi="Times New Roman" w:cs="Times New Roman" w:hint="eastAsia"/>
          <w:lang w:eastAsia="zh-CN"/>
        </w:rPr>
        <w:t>有质</w:t>
      </w:r>
      <w:r w:rsidR="00F0297B" w:rsidRPr="00F0297B">
        <w:rPr>
          <w:rFonts w:ascii="Times New Roman" w:eastAsia="KaiTi" w:hAnsi="Times New Roman" w:cs="Times New Roman"/>
          <w:lang w:eastAsia="zh-CN"/>
        </w:rPr>
        <w:t>量的物质</w:t>
      </w:r>
      <w:r w:rsidR="00F0297B" w:rsidRPr="00F0297B">
        <w:rPr>
          <w:rFonts w:ascii="Times New Roman" w:eastAsia="KaiTi" w:hAnsi="Times New Roman" w:cs="Times New Roman" w:hint="eastAsia"/>
          <w:lang w:eastAsia="zh-CN"/>
        </w:rPr>
        <w:t>几乎</w:t>
      </w:r>
      <w:r w:rsidR="00F0297B" w:rsidRPr="00F0297B">
        <w:rPr>
          <w:rFonts w:ascii="Times New Roman" w:eastAsia="KaiTi" w:hAnsi="Times New Roman" w:cs="Times New Roman"/>
          <w:lang w:eastAsia="zh-CN"/>
        </w:rPr>
        <w:t>自由地穿过，</w:t>
      </w:r>
      <w:r w:rsidR="00F0297B" w:rsidRPr="00F0297B">
        <w:rPr>
          <w:rFonts w:ascii="Times New Roman" w:eastAsia="KaiTi" w:hAnsi="Times New Roman" w:cs="Times New Roman" w:hint="eastAsia"/>
          <w:lang w:eastAsia="zh-CN"/>
        </w:rPr>
        <w:t>其中</w:t>
      </w:r>
      <w:r w:rsidR="00F0297B" w:rsidRPr="00F0297B">
        <w:rPr>
          <w:rFonts w:ascii="Times New Roman" w:eastAsia="KaiTi" w:hAnsi="Times New Roman" w:cs="Times New Roman"/>
          <w:lang w:eastAsia="zh-CN"/>
        </w:rPr>
        <w:t>的波动形成了电磁波和静电，重力和磁力都与以太</w:t>
      </w:r>
      <w:r w:rsidR="00F0297B" w:rsidRPr="00F0297B">
        <w:rPr>
          <w:rFonts w:ascii="Times New Roman" w:eastAsia="KaiTi" w:hAnsi="Times New Roman" w:cs="Times New Roman" w:hint="eastAsia"/>
          <w:lang w:eastAsia="zh-CN"/>
        </w:rPr>
        <w:t>直接</w:t>
      </w:r>
      <w:r w:rsidR="00F0297B" w:rsidRPr="00F0297B">
        <w:rPr>
          <w:rFonts w:ascii="Times New Roman" w:eastAsia="KaiTi" w:hAnsi="Times New Roman" w:cs="Times New Roman"/>
          <w:lang w:eastAsia="zh-CN"/>
        </w:rPr>
        <w:t>相关。</w:t>
      </w:r>
      <w:r w:rsidR="0068125B" w:rsidRPr="0068125B">
        <w:rPr>
          <w:rFonts w:ascii="Times New Roman" w:eastAsia="KaiTi" w:hAnsi="Times New Roman" w:cs="Times New Roman" w:hint="eastAsia"/>
          <w:lang w:eastAsia="zh-CN"/>
        </w:rPr>
        <w:t>在</w:t>
      </w:r>
      <w:r w:rsidR="0068125B" w:rsidRPr="0068125B">
        <w:rPr>
          <w:rFonts w:ascii="Times New Roman" w:eastAsia="KaiTi" w:hAnsi="Times New Roman" w:cs="Times New Roman"/>
          <w:lang w:eastAsia="zh-CN"/>
        </w:rPr>
        <w:t>空间</w:t>
      </w:r>
      <w:r w:rsidR="0068125B" w:rsidRPr="0068125B">
        <w:rPr>
          <w:rFonts w:ascii="Times New Roman" w:eastAsia="KaiTi" w:hAnsi="Times New Roman" w:cs="Times New Roman" w:hint="eastAsia"/>
          <w:lang w:eastAsia="zh-CN"/>
        </w:rPr>
        <w:t>中</w:t>
      </w:r>
      <w:r w:rsidR="0068125B" w:rsidRPr="0068125B">
        <w:rPr>
          <w:rFonts w:ascii="Times New Roman" w:eastAsia="KaiTi" w:hAnsi="Times New Roman" w:cs="Times New Roman"/>
          <w:lang w:eastAsia="zh-CN"/>
        </w:rPr>
        <w:t>的运动产生了</w:t>
      </w:r>
      <w:r w:rsidR="0068125B" w:rsidRPr="0068125B">
        <w:rPr>
          <w:rFonts w:ascii="Times New Roman" w:eastAsia="KaiTi" w:hAnsi="Times New Roman" w:cs="Times New Roman"/>
          <w:lang w:eastAsia="zh-CN"/>
        </w:rPr>
        <w:t>“</w:t>
      </w:r>
      <w:r w:rsidR="0068125B" w:rsidRPr="0068125B">
        <w:rPr>
          <w:rFonts w:ascii="Times New Roman" w:eastAsia="KaiTi" w:hAnsi="Times New Roman" w:cs="Times New Roman"/>
          <w:lang w:eastAsia="zh-CN"/>
        </w:rPr>
        <w:t>时间幻觉</w:t>
      </w:r>
      <w:r w:rsidR="0068125B" w:rsidRPr="0068125B">
        <w:rPr>
          <w:rFonts w:ascii="Times New Roman" w:eastAsia="KaiTi" w:hAnsi="Times New Roman" w:cs="Times New Roman"/>
          <w:lang w:eastAsia="zh-CN"/>
        </w:rPr>
        <w:t>”</w:t>
      </w:r>
      <w:r w:rsidR="0068125B">
        <w:rPr>
          <w:rFonts w:ascii="Times New Roman" w:eastAsia="KaiTi" w:hAnsi="Times New Roman" w:cs="Times New Roman" w:hint="eastAsia"/>
          <w:lang w:eastAsia="zh-CN"/>
        </w:rPr>
        <w:t>，</w:t>
      </w:r>
      <w:r w:rsidR="00D83F1D" w:rsidRPr="00D83F1D">
        <w:rPr>
          <w:rFonts w:ascii="Times New Roman" w:eastAsia="KaiTi" w:hAnsi="Times New Roman" w:cs="Times New Roman"/>
          <w:lang w:eastAsia="zh-CN"/>
        </w:rPr>
        <w:t>时间只不过是一个人为的参照物</w:t>
      </w:r>
      <w:r w:rsidR="00EA299B">
        <w:rPr>
          <w:rFonts w:ascii="Times New Roman" w:eastAsia="KaiTi" w:hAnsi="Times New Roman" w:cs="Times New Roman" w:hint="eastAsia"/>
          <w:lang w:eastAsia="zh-CN"/>
        </w:rPr>
        <w:t>，时</w:t>
      </w:r>
      <w:r w:rsidR="00EA299B" w:rsidRPr="0094030C">
        <w:rPr>
          <w:rFonts w:ascii="Times New Roman" w:eastAsia="KaiTi" w:hAnsi="Times New Roman" w:cs="Times New Roman" w:hint="eastAsia"/>
          <w:lang w:eastAsia="zh-CN"/>
        </w:rPr>
        <w:t>空不可能弯曲</w:t>
      </w:r>
      <w:r w:rsidR="00D83F1D" w:rsidRPr="00D83F1D">
        <w:rPr>
          <w:rFonts w:ascii="Times New Roman" w:eastAsia="KaiTi" w:hAnsi="Times New Roman" w:cs="Times New Roman"/>
          <w:lang w:eastAsia="zh-CN"/>
        </w:rPr>
        <w:t>。</w:t>
      </w:r>
      <w:r w:rsidR="00EA299B" w:rsidRPr="0094030C">
        <w:rPr>
          <w:rFonts w:ascii="Times New Roman" w:eastAsia="KaiTi" w:hAnsi="Times New Roman" w:cs="Times New Roman" w:hint="eastAsia"/>
          <w:lang w:eastAsia="zh-CN"/>
        </w:rPr>
        <w:t>除了从环境中获取能量以外，物质内部并没有能量。</w:t>
      </w:r>
    </w:p>
    <w:p w14:paraId="48A201A2" w14:textId="1824E579" w:rsidR="00C2301D" w:rsidRPr="00C2301D" w:rsidRDefault="00101D59" w:rsidP="00C2301D">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宇宙大爆炸学说</w:t>
      </w:r>
    </w:p>
    <w:p w14:paraId="53029277" w14:textId="6BC5ECC9" w:rsidR="00733E3D" w:rsidRPr="00FB2071" w:rsidRDefault="00011775" w:rsidP="00C628CC">
      <w:pPr>
        <w:ind w:firstLine="420"/>
        <w:jc w:val="both"/>
        <w:rPr>
          <w:rFonts w:ascii="Times New Roman" w:eastAsia="KaiTi" w:hAnsi="Times New Roman" w:cs="Times New Roman"/>
          <w:lang w:eastAsia="zh-CN"/>
          <w:rPrChange w:id="38" w:author="吴敏" w:date="2023-05-10T10:57:00Z">
            <w:rPr>
              <w:rFonts w:ascii="Times New Roman" w:eastAsia="KaiTi" w:hAnsi="Times New Roman" w:cs="Times New Roman"/>
              <w:lang w:eastAsia="zh-CN"/>
            </w:rPr>
          </w:rPrChange>
        </w:rPr>
      </w:pPr>
      <w:r w:rsidRPr="00011775">
        <w:rPr>
          <w:rFonts w:ascii="Times New Roman" w:eastAsia="KaiTi" w:hAnsi="Times New Roman" w:cs="Times New Roman"/>
          <w:lang w:eastAsia="zh-CN"/>
        </w:rPr>
        <w:t>19</w:t>
      </w:r>
      <w:r w:rsidR="00C628CC">
        <w:rPr>
          <w:rFonts w:ascii="Times New Roman" w:eastAsia="KaiTi" w:hAnsi="Times New Roman" w:cs="Times New Roman"/>
          <w:lang w:eastAsia="zh-CN"/>
        </w:rPr>
        <w:t>48</w:t>
      </w:r>
      <w:r w:rsidR="00C628CC">
        <w:rPr>
          <w:rFonts w:ascii="Times New Roman" w:eastAsia="KaiTi" w:hAnsi="Times New Roman" w:cs="Times New Roman" w:hint="eastAsia"/>
          <w:lang w:eastAsia="zh-CN"/>
        </w:rPr>
        <w:t>年，</w:t>
      </w:r>
      <w:r w:rsidRPr="00011775">
        <w:rPr>
          <w:rFonts w:ascii="Times New Roman" w:eastAsia="KaiTi" w:hAnsi="Times New Roman" w:cs="Times New Roman"/>
          <w:lang w:eastAsia="zh-CN"/>
        </w:rPr>
        <w:t>美国天文学家伽莫夫提出了宇宙起源的大爆炸学说</w:t>
      </w:r>
      <w:r w:rsidR="00C628CC">
        <w:rPr>
          <w:rFonts w:ascii="Times New Roman" w:eastAsia="KaiTi" w:hAnsi="Times New Roman" w:cs="Times New Roman" w:hint="eastAsia"/>
          <w:lang w:eastAsia="zh-CN"/>
        </w:rPr>
        <w:t>-</w:t>
      </w:r>
      <w:r w:rsidR="00C628CC">
        <w:rPr>
          <w:rFonts w:ascii="Times New Roman" w:eastAsia="KaiTi" w:hAnsi="Times New Roman" w:cs="Times New Roman"/>
          <w:lang w:eastAsia="zh-CN"/>
        </w:rPr>
        <w:t>--</w:t>
      </w:r>
      <w:r w:rsidR="00101D59" w:rsidRPr="005E1880">
        <w:rPr>
          <w:rFonts w:ascii="Times New Roman" w:eastAsia="KaiTi" w:hAnsi="Times New Roman" w:cs="Times New Roman" w:hint="eastAsia"/>
          <w:lang w:eastAsia="zh-CN"/>
        </w:rPr>
        <w:t>我们的宇宙诞生</w:t>
      </w:r>
      <w:r w:rsidR="00733E3D" w:rsidRPr="002B64EE">
        <w:rPr>
          <w:rFonts w:ascii="Times New Roman" w:eastAsia="KaiTi" w:hAnsi="Times New Roman" w:cs="Times New Roman" w:hint="eastAsia"/>
          <w:lang w:eastAsia="zh-CN"/>
        </w:rPr>
        <w:t>于</w:t>
      </w:r>
      <w:r w:rsidR="00101D59" w:rsidRPr="005E1880">
        <w:rPr>
          <w:rFonts w:ascii="Times New Roman" w:eastAsia="KaiTi" w:hAnsi="Times New Roman" w:cs="Times New Roman" w:hint="eastAsia"/>
          <w:lang w:eastAsia="zh-CN"/>
        </w:rPr>
        <w:t>1</w:t>
      </w:r>
      <w:r w:rsidR="00101D59" w:rsidRPr="005E1880">
        <w:rPr>
          <w:rFonts w:ascii="Times New Roman" w:eastAsia="KaiTi" w:hAnsi="Times New Roman" w:cs="Times New Roman"/>
          <w:lang w:eastAsia="zh-CN"/>
        </w:rPr>
        <w:t>38</w:t>
      </w:r>
      <w:r w:rsidR="00101D59" w:rsidRPr="005E1880">
        <w:rPr>
          <w:rFonts w:ascii="Times New Roman" w:eastAsia="KaiTi" w:hAnsi="Times New Roman" w:cs="Times New Roman" w:hint="eastAsia"/>
          <w:lang w:eastAsia="zh-CN"/>
        </w:rPr>
        <w:t>亿年</w:t>
      </w:r>
      <w:r w:rsidR="008265A0">
        <w:rPr>
          <w:rFonts w:ascii="Times New Roman" w:eastAsia="KaiTi" w:hAnsi="Times New Roman" w:cs="Times New Roman" w:hint="eastAsia"/>
          <w:lang w:eastAsia="zh-CN"/>
        </w:rPr>
        <w:t>前</w:t>
      </w:r>
      <w:r w:rsidR="00101D59" w:rsidRPr="005E1880">
        <w:rPr>
          <w:rFonts w:ascii="Times New Roman" w:eastAsia="KaiTi"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KaiTi"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rsidP="001B2791">
      <w:pPr>
        <w:ind w:firstLineChars="200" w:firstLine="480"/>
        <w:jc w:val="both"/>
        <w:rPr>
          <w:rFonts w:ascii="Times New Roman" w:eastAsia="KaiTi" w:hAnsi="Times New Roman" w:cs="Times New Roman"/>
          <w:lang w:eastAsia="zh-CN"/>
        </w:rPr>
      </w:pPr>
      <w:r w:rsidRPr="005E1880">
        <w:rPr>
          <w:rFonts w:ascii="Times New Roman" w:eastAsia="KaiTi" w:hAnsi="Times New Roman" w:cs="Times New Roman" w:hint="eastAsia"/>
          <w:lang w:eastAsia="zh-CN"/>
        </w:rPr>
        <w:t>宇宙大爆炸理论发展至今，已经相当成熟完整，但仍有一个重大瑕疵，那就是</w:t>
      </w:r>
      <w:r w:rsidR="001B2791" w:rsidRPr="005E1880">
        <w:rPr>
          <w:rFonts w:ascii="Times New Roman" w:eastAsia="KaiTi" w:hAnsi="Times New Roman" w:cs="Times New Roman" w:hint="eastAsia"/>
          <w:lang w:eastAsia="zh-CN"/>
        </w:rPr>
        <w:t>无法解释奇点的诞生。</w:t>
      </w:r>
      <w:r w:rsidR="001B2791" w:rsidRPr="002B64EE">
        <w:rPr>
          <w:rFonts w:ascii="Times New Roman" w:eastAsia="KaiTi" w:hAnsi="Times New Roman" w:cs="Times New Roman" w:hint="eastAsia"/>
          <w:lang w:eastAsia="zh-CN"/>
        </w:rPr>
        <w:t>这个最原始的</w:t>
      </w:r>
      <w:r w:rsidR="001B2791" w:rsidRPr="005E1880">
        <w:rPr>
          <w:rFonts w:ascii="Times New Roman" w:eastAsia="KaiTi" w:hAnsi="Times New Roman" w:cs="Times New Roman" w:hint="eastAsia"/>
          <w:lang w:eastAsia="zh-CN"/>
        </w:rPr>
        <w:t>奇点到底</w:t>
      </w:r>
      <w:r w:rsidR="001B2791" w:rsidRPr="002B64EE">
        <w:rPr>
          <w:rFonts w:ascii="Times New Roman" w:eastAsia="KaiTi" w:hAnsi="Times New Roman" w:cs="Times New Roman" w:hint="eastAsia"/>
          <w:lang w:eastAsia="zh-CN"/>
        </w:rPr>
        <w:t>从而何来，</w:t>
      </w:r>
      <w:r w:rsidR="001B2791" w:rsidRPr="005E1880">
        <w:rPr>
          <w:rFonts w:ascii="Times New Roman" w:eastAsia="KaiTi" w:hAnsi="Times New Roman" w:cs="Times New Roman" w:hint="eastAsia"/>
          <w:lang w:eastAsia="zh-CN"/>
        </w:rPr>
        <w:t>用经典物理学很难解释，因为热力学定律</w:t>
      </w:r>
      <w:r w:rsidR="001B2791" w:rsidRPr="002B64EE">
        <w:rPr>
          <w:rFonts w:ascii="Times New Roman" w:eastAsia="KaiTi" w:hAnsi="Times New Roman" w:cs="Times New Roman" w:hint="eastAsia"/>
          <w:lang w:eastAsia="zh-CN"/>
        </w:rPr>
        <w:t>阐明</w:t>
      </w:r>
      <w:r w:rsidR="001B2791" w:rsidRPr="005E1880">
        <w:rPr>
          <w:rFonts w:ascii="Times New Roman" w:eastAsia="KaiTi" w:hAnsi="Times New Roman" w:cs="Times New Roman" w:hint="eastAsia"/>
          <w:lang w:eastAsia="zh-CN"/>
        </w:rPr>
        <w:t>，能量和物质是守恒的</w:t>
      </w:r>
      <w:r w:rsidR="001B2791" w:rsidRPr="002B64EE">
        <w:rPr>
          <w:rFonts w:ascii="Times New Roman" w:eastAsia="KaiTi" w:hAnsi="Times New Roman" w:cs="Times New Roman" w:hint="eastAsia"/>
          <w:lang w:eastAsia="zh-CN"/>
        </w:rPr>
        <w:t>，</w:t>
      </w:r>
      <w:r w:rsidR="001B2791" w:rsidRPr="005E1880">
        <w:rPr>
          <w:rFonts w:ascii="Times New Roman" w:eastAsia="KaiTi" w:hAnsi="Times New Roman" w:cs="Times New Roman" w:hint="eastAsia"/>
          <w:lang w:eastAsia="zh-CN"/>
        </w:rPr>
        <w:t>物质不能“无中生有”</w:t>
      </w:r>
      <w:r w:rsidR="001B2791" w:rsidRPr="002B64EE">
        <w:rPr>
          <w:rFonts w:ascii="Times New Roman" w:eastAsia="KaiTi" w:hAnsi="Times New Roman" w:cs="Times New Roman" w:hint="eastAsia"/>
          <w:lang w:eastAsia="zh-CN"/>
        </w:rPr>
        <w:t>。</w:t>
      </w:r>
    </w:p>
    <w:p w14:paraId="6A0FDC8A" w14:textId="45BBBAD6" w:rsidR="00E50FAD" w:rsidRPr="00FA5A10" w:rsidRDefault="005E1880" w:rsidP="00FA5A10">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量子</w:t>
      </w:r>
      <w:r w:rsidR="001034F5">
        <w:rPr>
          <w:rFonts w:ascii="Times New Roman" w:eastAsia="KaiTi" w:hAnsi="Times New Roman" w:cs="Times New Roman" w:hint="eastAsia"/>
          <w:lang w:eastAsia="zh-CN"/>
        </w:rPr>
        <w:t>场论</w:t>
      </w:r>
    </w:p>
    <w:p w14:paraId="552ED385" w14:textId="4DFB8BAB" w:rsidR="009E6EC6" w:rsidRDefault="009E6EC6" w:rsidP="009E6EC6">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2</w:t>
      </w:r>
      <w:r>
        <w:rPr>
          <w:rFonts w:ascii="Times New Roman" w:eastAsia="KaiTi" w:hAnsi="Times New Roman" w:cs="Times New Roman"/>
          <w:lang w:eastAsia="zh-CN"/>
        </w:rPr>
        <w:t>0</w:t>
      </w:r>
      <w:r w:rsidRPr="001034F5">
        <w:rPr>
          <w:rFonts w:ascii="Times New Roman" w:eastAsia="KaiTi" w:hAnsi="Times New Roman" w:cs="Times New Roman" w:hint="eastAsia"/>
          <w:lang w:eastAsia="zh-CN"/>
        </w:rPr>
        <w:t>世纪</w:t>
      </w:r>
      <w:r w:rsidRPr="001034F5">
        <w:rPr>
          <w:rFonts w:ascii="Times New Roman" w:eastAsia="KaiTi" w:hAnsi="Times New Roman" w:cs="Times New Roman" w:hint="eastAsia"/>
          <w:lang w:eastAsia="zh-CN"/>
        </w:rPr>
        <w:t>20</w:t>
      </w:r>
      <w:r w:rsidRPr="001034F5">
        <w:rPr>
          <w:rFonts w:ascii="Times New Roman" w:eastAsia="KaiTi" w:hAnsi="Times New Roman" w:cs="Times New Roman" w:hint="eastAsia"/>
          <w:lang w:eastAsia="zh-CN"/>
        </w:rPr>
        <w:t>年代</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量子力学</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狭义相对论</w:t>
      </w:r>
      <w:r>
        <w:rPr>
          <w:rFonts w:ascii="Times New Roman" w:eastAsia="KaiTi" w:hAnsi="Times New Roman" w:cs="Times New Roman" w:hint="eastAsia"/>
          <w:lang w:eastAsia="zh-CN"/>
        </w:rPr>
        <w:t>、经典场论</w:t>
      </w:r>
      <w:r w:rsidRPr="001034F5">
        <w:rPr>
          <w:rFonts w:ascii="Times New Roman" w:eastAsia="KaiTi" w:hAnsi="Times New Roman" w:cs="Times New Roman" w:hint="eastAsia"/>
          <w:lang w:eastAsia="zh-CN"/>
        </w:rPr>
        <w:t>的融合</w:t>
      </w:r>
      <w:r>
        <w:rPr>
          <w:rFonts w:ascii="Times New Roman" w:eastAsia="KaiTi" w:hAnsi="Times New Roman" w:cs="Times New Roman" w:hint="eastAsia"/>
          <w:lang w:eastAsia="zh-CN"/>
        </w:rPr>
        <w:t>产生了一套</w:t>
      </w:r>
      <w:r w:rsidRPr="001034F5">
        <w:rPr>
          <w:rFonts w:ascii="Times New Roman" w:eastAsia="KaiTi" w:hAnsi="Times New Roman" w:cs="Times New Roman"/>
          <w:lang w:eastAsia="zh-CN"/>
        </w:rPr>
        <w:t>自洽的概念和工具</w:t>
      </w:r>
      <w:r w:rsidR="000A588F">
        <w:rPr>
          <w:rFonts w:ascii="Times New Roman" w:eastAsia="KaiTi" w:hAnsi="Times New Roman" w:cs="Times New Roman" w:hint="eastAsia"/>
          <w:lang w:eastAsia="zh-CN"/>
        </w:rPr>
        <w:t>-</w:t>
      </w:r>
      <w:r w:rsidR="000A588F">
        <w:rPr>
          <w:rFonts w:ascii="Times New Roman" w:eastAsia="KaiTi" w:hAnsi="Times New Roman" w:cs="Times New Roman"/>
          <w:lang w:eastAsia="zh-CN"/>
        </w:rPr>
        <w:t>--</w:t>
      </w:r>
      <w:r w:rsidR="001034F5" w:rsidRPr="001034F5">
        <w:rPr>
          <w:rFonts w:ascii="Times New Roman" w:eastAsia="KaiTi" w:hAnsi="Times New Roman" w:cs="Times New Roman" w:hint="eastAsia"/>
          <w:lang w:eastAsia="zh-CN"/>
        </w:rPr>
        <w:t>量子场论</w:t>
      </w:r>
      <w:r w:rsidR="00A74281" w:rsidRPr="001034F5">
        <w:rPr>
          <w:rFonts w:ascii="Times New Roman" w:eastAsia="KaiTi" w:hAnsi="Times New Roman" w:cs="Times New Roman"/>
          <w:lang w:eastAsia="zh-CN"/>
        </w:rPr>
        <w:t>（</w:t>
      </w:r>
      <w:r w:rsidR="00A74281" w:rsidRPr="001034F5">
        <w:rPr>
          <w:rFonts w:ascii="Times New Roman" w:eastAsia="KaiTi" w:hAnsi="Times New Roman" w:cs="Times New Roman"/>
          <w:lang w:eastAsia="zh-CN"/>
        </w:rPr>
        <w:t xml:space="preserve">Quantum </w:t>
      </w:r>
      <w:r w:rsidR="00A74281">
        <w:rPr>
          <w:rFonts w:ascii="Times New Roman" w:eastAsia="KaiTi" w:hAnsi="Times New Roman" w:cs="Times New Roman"/>
          <w:lang w:eastAsia="zh-CN"/>
        </w:rPr>
        <w:t>F</w:t>
      </w:r>
      <w:r w:rsidR="00A74281" w:rsidRPr="001034F5">
        <w:rPr>
          <w:rFonts w:ascii="Times New Roman" w:eastAsia="KaiTi" w:hAnsi="Times New Roman" w:cs="Times New Roman"/>
          <w:lang w:eastAsia="zh-CN"/>
        </w:rPr>
        <w:t xml:space="preserve">ield </w:t>
      </w:r>
      <w:r w:rsidR="00A74281">
        <w:rPr>
          <w:rFonts w:ascii="Times New Roman" w:eastAsia="KaiTi" w:hAnsi="Times New Roman" w:cs="Times New Roman"/>
          <w:lang w:eastAsia="zh-CN"/>
        </w:rPr>
        <w:t>T</w:t>
      </w:r>
      <w:r w:rsidR="00A74281" w:rsidRPr="001034F5">
        <w:rPr>
          <w:rFonts w:ascii="Times New Roman" w:eastAsia="KaiTi" w:hAnsi="Times New Roman" w:cs="Times New Roman"/>
          <w:lang w:eastAsia="zh-CN"/>
        </w:rPr>
        <w:t>heory</w:t>
      </w:r>
      <w:r w:rsidR="00A74281">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w:t>
      </w:r>
    </w:p>
    <w:p w14:paraId="1194FA4A" w14:textId="5821C293" w:rsidR="000A588F" w:rsidRPr="00B946FB" w:rsidRDefault="00264504" w:rsidP="00B946FB">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量子</w:t>
      </w:r>
      <w:r w:rsidRPr="005E1880">
        <w:rPr>
          <w:rFonts w:ascii="Times New Roman" w:eastAsia="KaiTi" w:hAnsi="Times New Roman" w:cs="Times New Roman" w:hint="eastAsia"/>
          <w:lang w:eastAsia="zh-CN"/>
        </w:rPr>
        <w:t>场论</w:t>
      </w:r>
      <w:r w:rsidR="000A588F" w:rsidRPr="005E1880">
        <w:rPr>
          <w:rFonts w:ascii="Times New Roman" w:eastAsia="KaiTi" w:hAnsi="Times New Roman" w:cs="Times New Roman" w:hint="eastAsia"/>
          <w:lang w:eastAsia="zh-CN"/>
        </w:rPr>
        <w:t>用处于基态的场来描述宇宙诞生时的状态，用宇宙的波函数描述宇宙诞生之前的状态</w:t>
      </w:r>
      <w:r w:rsidR="000A588F">
        <w:rPr>
          <w:rFonts w:ascii="Times New Roman" w:eastAsia="KaiTi" w:hAnsi="Times New Roman" w:cs="Times New Roman" w:hint="eastAsia"/>
          <w:lang w:eastAsia="zh-CN"/>
        </w:rPr>
        <w:t>（</w:t>
      </w:r>
      <w:r w:rsidR="000A588F" w:rsidRPr="005E1880">
        <w:rPr>
          <w:rFonts w:ascii="Times New Roman" w:eastAsia="KaiTi" w:hAnsi="Times New Roman" w:cs="Times New Roman" w:hint="eastAsia"/>
          <w:lang w:eastAsia="zh-CN"/>
        </w:rPr>
        <w:t>量子状态</w:t>
      </w:r>
      <w:r w:rsidR="000A588F">
        <w:rPr>
          <w:rFonts w:ascii="Times New Roman" w:eastAsia="KaiTi" w:hAnsi="Times New Roman" w:cs="Times New Roman" w:hint="eastAsia"/>
          <w:lang w:eastAsia="zh-CN"/>
        </w:rPr>
        <w:t>），</w:t>
      </w:r>
      <w:r w:rsidR="000A588F" w:rsidRPr="000A588F">
        <w:rPr>
          <w:rFonts w:ascii="Times New Roman" w:eastAsia="KaiTi" w:hAnsi="Times New Roman" w:cs="Times New Roman"/>
          <w:lang w:eastAsia="zh-CN"/>
        </w:rPr>
        <w:t>粒子就是场的量子激发</w:t>
      </w:r>
      <w:r w:rsidR="006D3E7C">
        <w:rPr>
          <w:rFonts w:ascii="Times New Roman" w:eastAsia="KaiTi" w:hAnsi="Times New Roman" w:cs="Times New Roman" w:hint="eastAsia"/>
          <w:lang w:eastAsia="zh-CN"/>
        </w:rPr>
        <w:t>。</w:t>
      </w:r>
    </w:p>
    <w:p w14:paraId="6B60512C" w14:textId="6916F9F2" w:rsidR="00ED4CC9" w:rsidRDefault="000A588F" w:rsidP="007B4C8D">
      <w:pPr>
        <w:ind w:firstLineChars="200" w:firstLine="480"/>
        <w:jc w:val="both"/>
        <w:rPr>
          <w:ins w:id="39" w:author="吴敏" w:date="2023-05-09T21:46:00Z"/>
          <w:rFonts w:ascii="Times New Roman" w:eastAsia="KaiTi" w:hAnsi="Times New Roman" w:cs="Times New Roman"/>
          <w:lang w:eastAsia="zh-CN"/>
        </w:rPr>
      </w:pPr>
      <w:r>
        <w:rPr>
          <w:rFonts w:ascii="Times New Roman" w:eastAsia="KaiTi" w:hAnsi="Times New Roman" w:cs="Times New Roman" w:hint="eastAsia"/>
          <w:lang w:eastAsia="zh-CN"/>
        </w:rPr>
        <w:t>量子场论认为，</w:t>
      </w:r>
      <w:r w:rsidRPr="005E1880">
        <w:rPr>
          <w:rFonts w:ascii="Times New Roman" w:eastAsia="KaiTi" w:hAnsi="Times New Roman" w:cs="Times New Roman" w:hint="eastAsia"/>
          <w:lang w:eastAsia="zh-CN"/>
        </w:rPr>
        <w:t>世界并不存在绝对的“无”。</w:t>
      </w:r>
      <w:r w:rsidR="00B946FB" w:rsidRPr="00B946FB">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所谓的“真空”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并不是什么都没有，空间里</w:t>
      </w:r>
      <w:r w:rsidR="00B946FB">
        <w:rPr>
          <w:rFonts w:ascii="Times New Roman" w:eastAsia="KaiTi" w:hAnsi="Times New Roman" w:cs="Times New Roman" w:hint="eastAsia"/>
          <w:lang w:eastAsia="zh-CN"/>
        </w:rPr>
        <w:t>交织着</w:t>
      </w:r>
      <w:r w:rsidR="00B946FB" w:rsidRPr="005E1880">
        <w:rPr>
          <w:rFonts w:ascii="Times New Roman" w:eastAsia="KaiTi" w:hAnsi="Times New Roman" w:cs="Times New Roman" w:hint="eastAsia"/>
          <w:lang w:eastAsia="zh-CN"/>
        </w:rPr>
        <w:t>各式各样的场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当所有的场都处于基态时，没有</w:t>
      </w:r>
      <w:r w:rsidR="00B946FB">
        <w:rPr>
          <w:rFonts w:ascii="Times New Roman" w:eastAsia="KaiTi" w:hAnsi="Times New Roman" w:cs="Times New Roman" w:hint="eastAsia"/>
          <w:lang w:eastAsia="zh-CN"/>
        </w:rPr>
        <w:t>受到</w:t>
      </w:r>
      <w:r w:rsidR="00B946FB" w:rsidRPr="005E1880">
        <w:rPr>
          <w:rFonts w:ascii="Times New Roman" w:eastAsia="KaiTi" w:hAnsi="Times New Roman" w:cs="Times New Roman" w:hint="eastAsia"/>
          <w:lang w:eastAsia="zh-CN"/>
        </w:rPr>
        <w:t>扰动</w:t>
      </w:r>
      <w:r w:rsidR="00B946FB">
        <w:rPr>
          <w:rFonts w:ascii="Times New Roman" w:eastAsia="KaiTi" w:hAnsi="Times New Roman" w:cs="Times New Roman" w:hint="eastAsia"/>
          <w:lang w:eastAsia="zh-CN"/>
        </w:rPr>
        <w:t>时</w:t>
      </w:r>
      <w:r w:rsidR="00B946FB" w:rsidRPr="005E1880">
        <w:rPr>
          <w:rFonts w:ascii="Times New Roman" w:eastAsia="KaiTi" w:hAnsi="Times New Roman" w:cs="Times New Roman" w:hint="eastAsia"/>
          <w:lang w:eastAsia="zh-CN"/>
        </w:rPr>
        <w:t>，</w:t>
      </w:r>
      <w:r w:rsidR="00B946FB">
        <w:rPr>
          <w:rFonts w:ascii="Times New Roman" w:eastAsia="KaiTi" w:hAnsi="Times New Roman" w:cs="Times New Roman" w:hint="eastAsia"/>
          <w:lang w:eastAsia="zh-CN"/>
        </w:rPr>
        <w:t>没有</w:t>
      </w:r>
      <w:r w:rsidR="00B946FB" w:rsidRPr="005E1880">
        <w:rPr>
          <w:rFonts w:ascii="Times New Roman" w:eastAsia="KaiTi" w:hAnsi="Times New Roman" w:cs="Times New Roman" w:hint="eastAsia"/>
          <w:lang w:eastAsia="zh-CN"/>
        </w:rPr>
        <w:t>任何粒子</w:t>
      </w:r>
      <w:r w:rsidR="00B946FB">
        <w:rPr>
          <w:rFonts w:ascii="Times New Roman" w:eastAsia="KaiTi" w:hAnsi="Times New Roman" w:cs="Times New Roman" w:hint="eastAsia"/>
          <w:lang w:eastAsia="zh-CN"/>
        </w:rPr>
        <w:t>存在</w:t>
      </w:r>
      <w:r w:rsidR="00B946FB" w:rsidRPr="005E1880">
        <w:rPr>
          <w:rFonts w:ascii="Times New Roman" w:eastAsia="KaiTi" w:hAnsi="Times New Roman" w:cs="Times New Roman" w:hint="eastAsia"/>
          <w:lang w:eastAsia="zh-CN"/>
        </w:rPr>
        <w:t>。基态是能量的最低形态。宇宙中可能会随时出现能量波动，受到扰动的基态场转变为激发态，从而产生了相应的基本粒子，</w:t>
      </w:r>
      <w:r w:rsidR="00B946FB" w:rsidRPr="00B946FB">
        <w:rPr>
          <w:rFonts w:ascii="Times New Roman" w:eastAsia="KaiTi" w:hAnsi="Times New Roman" w:cs="Times New Roman"/>
          <w:lang w:eastAsia="zh-CN"/>
        </w:rPr>
        <w:t>每一种</w:t>
      </w:r>
      <w:r w:rsidR="00B946FB" w:rsidRPr="00B946FB">
        <w:rPr>
          <w:rFonts w:ascii="Times New Roman" w:eastAsia="KaiTi" w:hAnsi="Times New Roman" w:cs="Times New Roman" w:hint="eastAsia"/>
          <w:lang w:eastAsia="zh-CN"/>
        </w:rPr>
        <w:t>基本</w:t>
      </w:r>
      <w:r w:rsidR="00B946FB" w:rsidRPr="00B946FB">
        <w:rPr>
          <w:rFonts w:ascii="Times New Roman" w:eastAsia="KaiTi" w:hAnsi="Times New Roman" w:cs="Times New Roman"/>
          <w:lang w:eastAsia="zh-CN"/>
        </w:rPr>
        <w:t>粒子</w:t>
      </w:r>
      <w:r w:rsidR="00B946FB" w:rsidRPr="00B946FB">
        <w:rPr>
          <w:rFonts w:ascii="Times New Roman" w:eastAsia="KaiTi" w:hAnsi="Times New Roman" w:cs="Times New Roman" w:hint="eastAsia"/>
          <w:lang w:eastAsia="zh-CN"/>
        </w:rPr>
        <w:t>都可以看作某种场的量子化体现。</w:t>
      </w:r>
      <w:r w:rsidR="00B946FB" w:rsidRPr="005E1880">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然后</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基本粒子形成了宇宙万物</w:t>
      </w:r>
      <w:r w:rsidR="00B946FB">
        <w:rPr>
          <w:rFonts w:ascii="Times New Roman" w:eastAsia="KaiTi" w:hAnsi="Times New Roman" w:cs="Times New Roman" w:hint="eastAsia"/>
          <w:lang w:eastAsia="zh-CN"/>
        </w:rPr>
        <w:t>。</w:t>
      </w:r>
      <w:r w:rsidR="006D3E7C">
        <w:rPr>
          <w:rFonts w:ascii="Times New Roman" w:eastAsia="KaiTi" w:hAnsi="Times New Roman" w:cs="Times New Roman" w:hint="eastAsia"/>
          <w:lang w:eastAsia="zh-CN"/>
        </w:rPr>
        <w:t>根据</w:t>
      </w:r>
      <w:r w:rsidR="006D3E7C" w:rsidRPr="005E1880">
        <w:rPr>
          <w:rFonts w:ascii="Times New Roman" w:eastAsia="KaiTi" w:hAnsi="Times New Roman" w:cs="Times New Roman" w:hint="eastAsia"/>
          <w:lang w:eastAsia="zh-CN"/>
        </w:rPr>
        <w:t>量子场论</w:t>
      </w:r>
      <w:r w:rsidR="006D3E7C">
        <w:rPr>
          <w:rFonts w:ascii="Times New Roman" w:eastAsia="KaiTi" w:hAnsi="Times New Roman" w:cs="Times New Roman" w:hint="eastAsia"/>
          <w:lang w:eastAsia="zh-CN"/>
        </w:rPr>
        <w:t>，所谓的</w:t>
      </w:r>
      <w:r w:rsidR="006D3E7C" w:rsidRPr="005E1880">
        <w:rPr>
          <w:rFonts w:ascii="Times New Roman" w:eastAsia="KaiTi" w:hAnsi="Times New Roman" w:cs="Times New Roman" w:hint="eastAsia"/>
          <w:lang w:eastAsia="zh-CN"/>
        </w:rPr>
        <w:t xml:space="preserve"> </w:t>
      </w:r>
      <w:r w:rsidR="006D3E7C" w:rsidRPr="005E1880">
        <w:rPr>
          <w:rFonts w:ascii="Times New Roman" w:eastAsia="KaiTi" w:hAnsi="Times New Roman" w:cs="Times New Roman" w:hint="eastAsia"/>
          <w:lang w:eastAsia="zh-CN"/>
        </w:rPr>
        <w:t>“无中生有”</w:t>
      </w:r>
      <w:r w:rsidR="006D3E7C">
        <w:rPr>
          <w:rFonts w:ascii="Times New Roman" w:eastAsia="KaiTi" w:hAnsi="Times New Roman" w:cs="Times New Roman" w:hint="eastAsia"/>
          <w:lang w:eastAsia="zh-CN"/>
        </w:rPr>
        <w:t>，</w:t>
      </w:r>
      <w:r w:rsidR="006D3E7C" w:rsidRPr="005E1880">
        <w:rPr>
          <w:rFonts w:ascii="Times New Roman" w:eastAsia="KaiTi" w:hAnsi="Times New Roman" w:cs="Times New Roman" w:hint="eastAsia"/>
          <w:lang w:eastAsia="zh-CN"/>
        </w:rPr>
        <w:t>本质上只是</w:t>
      </w:r>
      <w:r w:rsidR="006D3E7C">
        <w:rPr>
          <w:rFonts w:ascii="Times New Roman" w:eastAsia="KaiTi" w:hAnsi="Times New Roman" w:cs="Times New Roman" w:hint="eastAsia"/>
          <w:lang w:eastAsia="zh-CN"/>
        </w:rPr>
        <w:t>基态场受激发产生</w:t>
      </w:r>
      <w:r w:rsidR="006D3E7C" w:rsidRPr="005E1880">
        <w:rPr>
          <w:rFonts w:ascii="Times New Roman" w:eastAsia="KaiTi" w:hAnsi="Times New Roman" w:cs="Times New Roman" w:hint="eastAsia"/>
          <w:lang w:eastAsia="zh-CN"/>
        </w:rPr>
        <w:t>基本粒子</w:t>
      </w:r>
      <w:ins w:id="40" w:author="吴敏" w:date="2023-05-09T21:46:00Z">
        <w:r w:rsidR="00ED4CC9">
          <w:rPr>
            <w:rFonts w:ascii="Times New Roman" w:eastAsia="KaiTi" w:hAnsi="Times New Roman" w:cs="Times New Roman" w:hint="eastAsia"/>
            <w:lang w:eastAsia="zh-CN"/>
          </w:rPr>
          <w:t>。</w:t>
        </w:r>
      </w:ins>
    </w:p>
    <w:p w14:paraId="77AD3301" w14:textId="44EA1E7D" w:rsidR="007B4C8D" w:rsidRPr="007B4C8D" w:rsidRDefault="006D3E7C">
      <w:pPr>
        <w:ind w:firstLineChars="200" w:firstLine="480"/>
        <w:jc w:val="both"/>
        <w:rPr>
          <w:rFonts w:ascii="Times New Roman" w:eastAsia="KaiTi" w:hAnsi="Times New Roman" w:cs="Times New Roman"/>
          <w:lang w:eastAsia="zh-CN"/>
        </w:rPr>
      </w:pPr>
      <w:del w:id="41" w:author="吴敏" w:date="2023-05-09T21:46:00Z">
        <w:r w:rsidRPr="005E1880" w:rsidDel="00ED4CC9">
          <w:rPr>
            <w:rFonts w:ascii="Times New Roman" w:eastAsia="KaiTi" w:hAnsi="Times New Roman" w:cs="Times New Roman" w:hint="eastAsia"/>
            <w:lang w:eastAsia="zh-CN"/>
          </w:rPr>
          <w:delText>。</w:delText>
        </w:r>
      </w:del>
      <w:ins w:id="42" w:author="吴敏" w:date="2023-05-09T21:46:00Z">
        <w:r w:rsidR="007B4C8D" w:rsidRPr="007B4C8D">
          <w:rPr>
            <w:rFonts w:ascii="Times New Roman" w:eastAsia="KaiTi" w:hAnsi="Times New Roman" w:cs="Times New Roman"/>
            <w:lang w:eastAsia="zh-CN"/>
          </w:rPr>
          <w:t>什么是真空</w:t>
        </w:r>
        <w:r w:rsidR="007B4C8D" w:rsidRPr="007B4C8D">
          <w:rPr>
            <w:rFonts w:ascii="Times New Roman" w:eastAsia="KaiTi" w:hAnsi="Times New Roman" w:cs="Times New Roman"/>
            <w:lang w:eastAsia="zh-CN"/>
          </w:rPr>
          <w:t>?</w:t>
        </w:r>
        <w:r w:rsidR="007B4C8D" w:rsidRPr="007B4C8D">
          <w:rPr>
            <w:rFonts w:ascii="Times New Roman" w:eastAsia="KaiTi" w:hAnsi="Times New Roman" w:cs="Times New Roman"/>
            <w:lang w:eastAsia="zh-CN"/>
          </w:rPr>
          <w:t>真空是没有物质的态，可它仍有作用，有作用就有能量的涨落。这能量的涨落是可以破坏对称的</w:t>
        </w:r>
        <w:r w:rsidR="007B4C8D" w:rsidRPr="007B4C8D">
          <w:rPr>
            <w:rFonts w:ascii="Times New Roman" w:eastAsia="KaiTi" w:hAnsi="Times New Roman" w:cs="Times New Roman" w:hint="eastAsia"/>
            <w:lang w:eastAsia="zh-CN"/>
          </w:rPr>
          <w:t>。</w:t>
        </w:r>
        <w:r w:rsidR="007B4C8D" w:rsidRPr="007B4C8D">
          <w:rPr>
            <w:rFonts w:ascii="Times New Roman" w:eastAsia="KaiTi" w:hAnsi="Times New Roman" w:cs="Times New Roman"/>
            <w:lang w:eastAsia="zh-CN"/>
          </w:rPr>
          <w:t>在真空的涨落中，很可能有单磁子和反单磁子，它们抗量子色动力学的电场。我们认为真空是物理的相对论性的凝聚态，它虽然是没有物质的态，但是是有作用的，也是可以激发的。</w:t>
        </w:r>
        <w:r w:rsidR="00982F7A">
          <w:rPr>
            <w:rFonts w:ascii="Times New Roman" w:eastAsia="KaiTi" w:hAnsi="Times New Roman" w:cs="Times New Roman" w:hint="eastAsia"/>
            <w:lang w:eastAsia="zh-CN"/>
          </w:rPr>
          <w:t>[</w:t>
        </w:r>
        <w:r w:rsidR="00982F7A">
          <w:rPr>
            <w:rFonts w:ascii="Times New Roman" w:eastAsia="KaiTi" w:hAnsi="Times New Roman" w:cs="Times New Roman" w:hint="eastAsia"/>
            <w:lang w:eastAsia="zh-CN"/>
          </w:rPr>
          <w:t>李政道，参考文献</w:t>
        </w:r>
        <w:r w:rsidR="00982F7A">
          <w:rPr>
            <w:rFonts w:ascii="Times New Roman" w:eastAsia="KaiTi" w:hAnsi="Times New Roman" w:cs="Times New Roman"/>
            <w:lang w:eastAsia="zh-CN"/>
          </w:rPr>
          <w:t>]</w:t>
        </w:r>
      </w:ins>
    </w:p>
    <w:p w14:paraId="5B990339" w14:textId="491B8306" w:rsidR="00CD7930" w:rsidRDefault="002837FE" w:rsidP="00A319C5">
      <w:pPr>
        <w:pStyle w:val="6"/>
        <w:numPr>
          <w:ilvl w:val="0"/>
          <w:numId w:val="18"/>
        </w:numPr>
        <w:spacing w:line="240" w:lineRule="auto"/>
        <w:ind w:firstLine="200"/>
        <w:jc w:val="both"/>
        <w:rPr>
          <w:ins w:id="43" w:author="吴敏" w:date="2023-04-22T22:16:00Z"/>
          <w:rFonts w:ascii="Times New Roman" w:eastAsia="KaiTi" w:hAnsi="Times New Roman" w:cs="Times New Roman"/>
          <w:shd w:val="clear" w:color="auto" w:fill="F7CAAC" w:themeFill="accent2" w:themeFillTint="66"/>
          <w:lang w:eastAsia="zh-CN"/>
        </w:rPr>
      </w:pPr>
      <w:del w:id="44" w:author="吴敏" w:date="2023-05-10T00:37:00Z">
        <w:r w:rsidRPr="002837FE" w:rsidDel="002F27A3">
          <w:rPr>
            <w:rFonts w:ascii="Times New Roman" w:eastAsiaTheme="minorEastAsia" w:hAnsi="Times New Roman" w:cs="Times New Roman" w:hint="eastAsia"/>
            <w:shd w:val="clear" w:color="auto" w:fill="F7CAAC" w:themeFill="accent2" w:themeFillTint="66"/>
            <w:lang w:eastAsia="zh-CN"/>
          </w:rPr>
          <w:delText>俄国</w:delText>
        </w:r>
        <w:r w:rsidR="00A20B78" w:rsidRPr="002837FE" w:rsidDel="002F27A3">
          <w:rPr>
            <w:rFonts w:ascii="Times New Roman" w:eastAsia="KaiTi" w:hAnsi="Times New Roman" w:cs="Times New Roman" w:hint="eastAsia"/>
            <w:shd w:val="clear" w:color="auto" w:fill="F7CAAC" w:themeFill="accent2" w:themeFillTint="66"/>
            <w:lang w:eastAsia="zh-CN"/>
          </w:rPr>
          <w:delText>的</w:delText>
        </w:r>
      </w:del>
      <w:r w:rsidR="00A20B78" w:rsidRPr="002837FE">
        <w:rPr>
          <w:rFonts w:ascii="Times New Roman" w:eastAsia="KaiTi" w:hAnsi="Times New Roman" w:cs="Times New Roman" w:hint="eastAsia"/>
          <w:shd w:val="clear" w:color="auto" w:fill="F7CAAC" w:themeFill="accent2" w:themeFillTint="66"/>
          <w:lang w:eastAsia="zh-CN"/>
        </w:rPr>
        <w:t>挠场</w:t>
      </w:r>
      <w:del w:id="45" w:author="吴敏" w:date="2023-05-10T00:38:00Z">
        <w:r w:rsidRPr="002837FE" w:rsidDel="002F27A3">
          <w:rPr>
            <w:rFonts w:ascii="Times New Roman" w:eastAsiaTheme="minorEastAsia" w:hAnsi="Times New Roman" w:cs="Times New Roman" w:hint="eastAsia"/>
            <w:shd w:val="clear" w:color="auto" w:fill="F7CAAC" w:themeFill="accent2" w:themeFillTint="66"/>
            <w:lang w:eastAsia="zh-CN"/>
          </w:rPr>
          <w:delText>研究</w:delText>
        </w:r>
      </w:del>
      <w:r w:rsidR="00336482" w:rsidRPr="002837FE">
        <w:rPr>
          <w:rFonts w:ascii="Times New Roman" w:eastAsia="KaiTi" w:hAnsi="Times New Roman" w:cs="Times New Roman" w:hint="eastAsia"/>
          <w:shd w:val="clear" w:color="auto" w:fill="F7CAAC" w:themeFill="accent2" w:themeFillTint="66"/>
          <w:lang w:eastAsia="zh-CN"/>
        </w:rPr>
        <w:t xml:space="preserve"> </w:t>
      </w:r>
      <w:del w:id="46" w:author="吴敏" w:date="2023-05-10T00:37:00Z">
        <w:r w:rsidR="00336482" w:rsidRPr="002837FE" w:rsidDel="002F27A3">
          <w:rPr>
            <w:rFonts w:ascii="Times New Roman" w:eastAsia="KaiTi" w:hAnsi="Times New Roman" w:cs="Times New Roman" w:hint="eastAsia"/>
            <w:shd w:val="clear" w:color="auto" w:fill="F7CAAC" w:themeFill="accent2" w:themeFillTint="66"/>
            <w:lang w:eastAsia="zh-CN"/>
          </w:rPr>
          <w:delText>（</w:delText>
        </w:r>
        <w:r w:rsidR="00A51F2C" w:rsidRPr="002837FE" w:rsidDel="002F27A3">
          <w:rPr>
            <w:rFonts w:ascii="Times New Roman" w:eastAsia="KaiTi" w:hAnsi="Times New Roman" w:cs="Times New Roman" w:hint="eastAsia"/>
            <w:shd w:val="clear" w:color="auto" w:fill="F7CAAC" w:themeFill="accent2" w:themeFillTint="66"/>
            <w:lang w:eastAsia="zh-CN"/>
          </w:rPr>
          <w:delText>还没有想好，</w:delText>
        </w:r>
        <w:r w:rsidR="00336482" w:rsidRPr="002837FE" w:rsidDel="002F27A3">
          <w:rPr>
            <w:rFonts w:ascii="Times New Roman" w:eastAsia="KaiTi" w:hAnsi="Times New Roman" w:cs="Times New Roman" w:hint="eastAsia"/>
            <w:shd w:val="clear" w:color="auto" w:fill="F7CAAC" w:themeFill="accent2" w:themeFillTint="66"/>
            <w:lang w:eastAsia="zh-CN"/>
          </w:rPr>
          <w:delText>暂时不提）</w:delText>
        </w:r>
      </w:del>
    </w:p>
    <w:p w14:paraId="05B93B6C" w14:textId="2D06C7ED" w:rsidR="00E0258D" w:rsidRPr="00792178" w:rsidDel="00BD0D6C" w:rsidRDefault="00E0258D">
      <w:pPr>
        <w:rPr>
          <w:del w:id="47" w:author="吴敏" w:date="2023-05-10T00:32:00Z"/>
          <w:lang w:eastAsia="zh-CN"/>
          <w:rPrChange w:id="48" w:author="吴敏" w:date="2023-04-22T22:16:00Z">
            <w:rPr>
              <w:del w:id="49" w:author="吴敏" w:date="2023-05-10T00:32:00Z"/>
              <w:rFonts w:ascii="Times New Roman" w:eastAsia="KaiTi" w:hAnsi="Times New Roman" w:cs="Times New Roman"/>
              <w:shd w:val="clear" w:color="auto" w:fill="F7CAAC" w:themeFill="accent2" w:themeFillTint="66"/>
              <w:lang w:eastAsia="zh-CN"/>
            </w:rPr>
          </w:rPrChange>
        </w:rPr>
        <w:pPrChange w:id="50" w:author="吴敏" w:date="2023-04-22T22:16:00Z">
          <w:pPr>
            <w:pStyle w:val="6"/>
            <w:numPr>
              <w:numId w:val="18"/>
            </w:numPr>
            <w:spacing w:line="240" w:lineRule="auto"/>
            <w:ind w:left="420" w:firstLine="200"/>
            <w:jc w:val="both"/>
          </w:pPr>
        </w:pPrChange>
      </w:pPr>
    </w:p>
    <w:p w14:paraId="777AD9FC" w14:textId="7E185DA8" w:rsidR="00784DAB" w:rsidRPr="00784DAB" w:rsidRDefault="002F0260" w:rsidP="00784DAB">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共</w:t>
      </w:r>
      <w:r w:rsidR="00784DAB">
        <w:rPr>
          <w:rFonts w:ascii="Times New Roman" w:eastAsia="KaiTi" w:hAnsi="Times New Roman" w:cs="Times New Roman" w:hint="eastAsia"/>
          <w:lang w:eastAsia="zh-CN"/>
        </w:rPr>
        <w:t>同物理起源的探寻</w:t>
      </w:r>
    </w:p>
    <w:p w14:paraId="6BA94CC7" w14:textId="33786ECE" w:rsidR="00784DAB" w:rsidRPr="00784DAB" w:rsidRDefault="00784DAB" w:rsidP="00784DAB">
      <w:pPr>
        <w:ind w:firstLineChars="200" w:firstLine="480"/>
        <w:jc w:val="both"/>
        <w:rPr>
          <w:rFonts w:ascii="Times New Roman" w:eastAsia="KaiTi" w:hAnsi="Times New Roman" w:cs="Times New Roman"/>
          <w:lang w:eastAsia="zh-CN"/>
        </w:rPr>
      </w:pPr>
      <w:r w:rsidRPr="00784DAB">
        <w:rPr>
          <w:rFonts w:ascii="Times New Roman" w:eastAsia="KaiTi" w:hAnsi="Times New Roman" w:cs="Times New Roman"/>
          <w:lang w:eastAsia="zh-CN"/>
        </w:rPr>
        <w:t xml:space="preserve">1931 </w:t>
      </w:r>
      <w:r w:rsidRPr="00784DAB">
        <w:rPr>
          <w:rFonts w:ascii="Times New Roman" w:eastAsia="KaiTi" w:hAnsi="Times New Roman" w:cs="Times New Roman"/>
          <w:lang w:eastAsia="zh-CN"/>
        </w:rPr>
        <w:t>年，奥地利裔美国著名数学家库尔特</w:t>
      </w:r>
      <w:r w:rsidRPr="00784DAB">
        <w:rPr>
          <w:rFonts w:ascii="Times New Roman" w:eastAsia="KaiTi" w:hAnsi="Times New Roman" w:cs="Times New Roman"/>
          <w:lang w:eastAsia="zh-CN"/>
        </w:rPr>
        <w:t>·</w:t>
      </w:r>
      <w:r w:rsidRPr="00784DAB">
        <w:rPr>
          <w:rFonts w:ascii="Times New Roman" w:eastAsia="KaiTi" w:hAnsi="Times New Roman" w:cs="Times New Roman"/>
          <w:lang w:eastAsia="zh-CN"/>
        </w:rPr>
        <w:t>哥德尔（</w:t>
      </w:r>
      <w:r w:rsidRPr="00784DAB">
        <w:rPr>
          <w:rFonts w:ascii="Times New Roman" w:eastAsia="KaiTi" w:hAnsi="Times New Roman" w:cs="Times New Roman"/>
          <w:lang w:eastAsia="zh-CN"/>
        </w:rPr>
        <w:t>Kurt Gödel</w:t>
      </w:r>
      <w:r w:rsidRPr="00784DAB">
        <w:rPr>
          <w:rFonts w:ascii="Times New Roman" w:eastAsia="KaiTi" w:hAnsi="Times New Roman" w:cs="Times New Roman"/>
          <w:lang w:eastAsia="zh-CN"/>
        </w:rPr>
        <w:t>）在一篇论文中正式发表了不完备性定理</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参考文献</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。哥德尔证明了，任</w:t>
      </w:r>
      <w:r w:rsidRPr="00784DAB">
        <w:rPr>
          <w:rFonts w:ascii="Times New Roman" w:eastAsia="KaiTi" w:hAnsi="Times New Roman" w:cs="Times New Roman"/>
          <w:lang w:eastAsia="zh-CN"/>
        </w:rPr>
        <w:t>何一个形式系统，</w:t>
      </w:r>
      <w:r w:rsidRPr="00784DAB">
        <w:rPr>
          <w:rFonts w:ascii="Times New Roman" w:eastAsia="KaiTi" w:hAnsi="Times New Roman" w:cs="Times New Roman"/>
          <w:lang w:eastAsia="zh-CN"/>
        </w:rPr>
        <w:lastRenderedPageBreak/>
        <w:t>只要包括了简单的初等数论描述，而且是自洽的，</w:t>
      </w:r>
      <w:r w:rsidRPr="00784DAB">
        <w:rPr>
          <w:rFonts w:ascii="Times New Roman" w:eastAsia="KaiTi" w:hAnsi="Times New Roman" w:cs="Times New Roman" w:hint="eastAsia"/>
          <w:lang w:eastAsia="zh-CN"/>
        </w:rPr>
        <w:t>则</w:t>
      </w:r>
      <w:r w:rsidRPr="00784DAB">
        <w:rPr>
          <w:rFonts w:ascii="Times New Roman" w:eastAsia="KaiTi" w:hAnsi="Times New Roman" w:cs="Times New Roman"/>
          <w:lang w:eastAsia="zh-CN"/>
        </w:rPr>
        <w:t>必定包含某些系统内所允许的方法既不能证明真也不能证伪的命题。</w:t>
      </w:r>
      <w:r w:rsidRPr="00784DAB">
        <w:rPr>
          <w:rFonts w:ascii="Times New Roman" w:eastAsia="KaiTi" w:hAnsi="Times New Roman" w:cs="Times New Roman" w:hint="eastAsia"/>
          <w:lang w:eastAsia="zh-CN"/>
        </w:rPr>
        <w:t>哥德尔不完备定理的深远含义揭示了，</w:t>
      </w:r>
      <w:r w:rsidRPr="00784DAB">
        <w:rPr>
          <w:rFonts w:ascii="Times New Roman" w:eastAsia="KaiTi" w:hAnsi="Times New Roman" w:cs="Times New Roman"/>
          <w:lang w:eastAsia="zh-CN"/>
        </w:rPr>
        <w:t>不同的科学理论，都在试图阐明不同系统中，或者说在不同条件下，所适用的规律。</w:t>
      </w:r>
    </w:p>
    <w:p w14:paraId="2D449EA5" w14:textId="563BA13D" w:rsidR="00B56B6D" w:rsidRPr="005B3F56" w:rsidRDefault="00EC5BD9" w:rsidP="00A319C5">
      <w:pPr>
        <w:ind w:firstLineChars="200" w:firstLine="480"/>
        <w:jc w:val="both"/>
        <w:rPr>
          <w:rFonts w:ascii="Times New Roman" w:eastAsia="KaiTi" w:hAnsi="Times New Roman" w:cs="Times New Roman"/>
          <w:lang w:eastAsia="zh-CN"/>
          <w:rPrChange w:id="51" w:author="吴敏" w:date="2023-05-10T10:34:00Z">
            <w:rPr>
              <w:rFonts w:ascii="Times New Roman" w:eastAsia="KaiTi" w:hAnsi="Times New Roman" w:cs="Times New Roman"/>
              <w:lang w:eastAsia="zh-CN"/>
            </w:rPr>
          </w:rPrChange>
        </w:rPr>
      </w:pPr>
      <w:r>
        <w:rPr>
          <w:rFonts w:ascii="Times New Roman" w:eastAsia="KaiTi" w:hAnsi="Times New Roman" w:cs="Times New Roman" w:hint="eastAsia"/>
          <w:lang w:eastAsia="zh-CN"/>
        </w:rPr>
        <w:t>纵观人类历史长河</w:t>
      </w:r>
      <w:r w:rsidR="0036134C">
        <w:rPr>
          <w:rFonts w:ascii="Times New Roman" w:eastAsia="KaiTi" w:hAnsi="Times New Roman" w:cs="Times New Roman" w:hint="eastAsia"/>
          <w:lang w:eastAsia="zh-CN"/>
        </w:rPr>
        <w:t>，</w:t>
      </w:r>
      <w:r w:rsidR="00D42F61">
        <w:rPr>
          <w:rFonts w:ascii="Times New Roman" w:eastAsia="KaiTi" w:hAnsi="Times New Roman" w:cs="Times New Roman" w:hint="eastAsia"/>
          <w:lang w:eastAsia="zh-CN"/>
        </w:rPr>
        <w:t>凝结了</w:t>
      </w:r>
      <w:r w:rsidR="0036134C">
        <w:rPr>
          <w:rFonts w:ascii="Times New Roman" w:eastAsia="KaiTi" w:hAnsi="Times New Roman" w:cs="Times New Roman" w:hint="eastAsia"/>
          <w:lang w:eastAsia="zh-CN"/>
        </w:rPr>
        <w:t>一代代科学家</w:t>
      </w:r>
      <w:r w:rsidR="00D42F61">
        <w:rPr>
          <w:rFonts w:ascii="Times New Roman" w:eastAsia="KaiTi" w:hAnsi="Times New Roman" w:cs="Times New Roman" w:hint="eastAsia"/>
          <w:lang w:eastAsia="zh-CN"/>
        </w:rPr>
        <w:t>集体智慧的各种</w:t>
      </w:r>
      <w:r>
        <w:rPr>
          <w:rFonts w:ascii="Times New Roman" w:eastAsia="KaiTi" w:hAnsi="Times New Roman" w:cs="Times New Roman" w:hint="eastAsia"/>
          <w:lang w:eastAsia="zh-CN"/>
        </w:rPr>
        <w:t>宇宙学说</w:t>
      </w:r>
      <w:r w:rsidR="0036134C">
        <w:rPr>
          <w:rFonts w:ascii="Times New Roman" w:eastAsia="KaiTi" w:hAnsi="Times New Roman" w:cs="Times New Roman" w:hint="eastAsia"/>
          <w:lang w:eastAsia="zh-CN"/>
        </w:rPr>
        <w:t>被提出</w:t>
      </w:r>
      <w:r>
        <w:rPr>
          <w:rFonts w:ascii="Times New Roman" w:eastAsia="KaiTi" w:hAnsi="Times New Roman" w:cs="Times New Roman" w:hint="eastAsia"/>
          <w:lang w:eastAsia="zh-CN"/>
        </w:rPr>
        <w:t>，</w:t>
      </w:r>
      <w:r w:rsidR="003131D4" w:rsidRPr="00ED5A14">
        <w:rPr>
          <w:rFonts w:ascii="Times New Roman" w:eastAsia="KaiTi" w:hAnsi="Times New Roman" w:cs="Times New Roman" w:hint="eastAsia"/>
          <w:lang w:eastAsia="zh-CN"/>
        </w:rPr>
        <w:t>牛</w:t>
      </w:r>
      <w:r w:rsidR="003131D4" w:rsidRPr="00ED5A14">
        <w:rPr>
          <w:rFonts w:ascii="Times New Roman" w:eastAsia="KaiTi" w:hAnsi="Times New Roman" w:cs="Times New Roman"/>
          <w:lang w:eastAsia="zh-CN"/>
        </w:rPr>
        <w:t>顿万有引力学说、</w:t>
      </w:r>
      <w:r>
        <w:rPr>
          <w:rFonts w:ascii="Times New Roman" w:eastAsia="KaiTi" w:hAnsi="Times New Roman" w:cs="Times New Roman" w:hint="eastAsia"/>
          <w:lang w:eastAsia="zh-CN"/>
        </w:rPr>
        <w:t>广义相对论引力学说、特斯拉引力动力学学说、宇宙大爆炸学说、</w:t>
      </w:r>
      <w:r w:rsidR="003131D4" w:rsidRPr="00ED5A14">
        <w:rPr>
          <w:rFonts w:ascii="Times New Roman" w:eastAsia="KaiTi" w:hAnsi="Times New Roman" w:cs="Times New Roman"/>
          <w:lang w:eastAsia="zh-CN"/>
        </w:rPr>
        <w:t>量子</w:t>
      </w:r>
      <w:r>
        <w:rPr>
          <w:rFonts w:ascii="Times New Roman" w:eastAsia="KaiTi" w:hAnsi="Times New Roman" w:cs="Times New Roman" w:hint="eastAsia"/>
          <w:lang w:eastAsia="zh-CN"/>
        </w:rPr>
        <w:t>场论</w:t>
      </w:r>
      <w:r>
        <w:rPr>
          <w:rFonts w:ascii="Times New Roman" w:eastAsia="KaiTi" w:hAnsi="Times New Roman" w:cs="Times New Roman"/>
          <w:lang w:eastAsia="zh-CN"/>
        </w:rPr>
        <w:t>……</w:t>
      </w:r>
      <w:r w:rsidR="003131D4" w:rsidRPr="00ED5A14">
        <w:rPr>
          <w:rFonts w:ascii="Times New Roman" w:eastAsia="KaiTi" w:hAnsi="Times New Roman" w:cs="Times New Roman"/>
          <w:lang w:eastAsia="zh-CN"/>
        </w:rPr>
        <w:t>这些学说或理论</w:t>
      </w:r>
      <w:r w:rsidR="003131D4">
        <w:rPr>
          <w:rFonts w:ascii="Times New Roman" w:eastAsia="KaiTi" w:hAnsi="Times New Roman" w:cs="Times New Roman"/>
          <w:lang w:eastAsia="zh-CN"/>
        </w:rPr>
        <w:t>，</w:t>
      </w:r>
      <w:r w:rsidR="003131D4" w:rsidRPr="00ED5A14">
        <w:rPr>
          <w:rFonts w:ascii="Times New Roman" w:eastAsia="KaiTi" w:hAnsi="Times New Roman" w:cs="Times New Roman"/>
          <w:lang w:eastAsia="zh-CN"/>
        </w:rPr>
        <w:t>看</w:t>
      </w:r>
      <w:r w:rsidR="008332C3">
        <w:rPr>
          <w:rFonts w:ascii="Times New Roman" w:eastAsia="KaiTi" w:hAnsi="Times New Roman" w:cs="Times New Roman" w:hint="eastAsia"/>
          <w:lang w:eastAsia="zh-CN"/>
        </w:rPr>
        <w:t>似</w:t>
      </w:r>
      <w:r w:rsidR="003131D4" w:rsidRPr="00ED5A14">
        <w:rPr>
          <w:rFonts w:ascii="Times New Roman" w:eastAsia="KaiTi" w:hAnsi="Times New Roman" w:cs="Times New Roman"/>
          <w:lang w:eastAsia="zh-CN"/>
        </w:rPr>
        <w:t>自相矛盾</w:t>
      </w:r>
      <w:r w:rsidR="008332C3">
        <w:rPr>
          <w:rFonts w:ascii="Times New Roman" w:eastAsia="KaiTi" w:hAnsi="Times New Roman" w:cs="Times New Roman" w:hint="eastAsia"/>
          <w:lang w:eastAsia="zh-CN"/>
        </w:rPr>
        <w:t>甚至</w:t>
      </w:r>
      <w:r w:rsidR="003131D4" w:rsidRPr="00ED5A14">
        <w:rPr>
          <w:rFonts w:ascii="Times New Roman" w:eastAsia="KaiTi" w:hAnsi="Times New Roman" w:cs="Times New Roman"/>
          <w:lang w:eastAsia="zh-CN"/>
        </w:rPr>
        <w:t>不可调和</w:t>
      </w:r>
      <w:r w:rsidR="008332C3">
        <w:rPr>
          <w:rFonts w:ascii="Times New Roman" w:eastAsia="KaiTi" w:hAnsi="Times New Roman" w:cs="Times New Roman" w:hint="eastAsia"/>
          <w:lang w:eastAsia="zh-CN"/>
        </w:rPr>
        <w:t>。然而，</w:t>
      </w:r>
      <w:r w:rsidR="003131D4" w:rsidRPr="00ED5A14">
        <w:rPr>
          <w:rFonts w:ascii="Times New Roman" w:eastAsia="KaiTi" w:hAnsi="Times New Roman" w:cs="Times New Roman"/>
          <w:lang w:eastAsia="zh-CN"/>
        </w:rPr>
        <w:t>如果从这些学说所适用的条件不同</w:t>
      </w:r>
      <w:r w:rsidR="008332C3">
        <w:rPr>
          <w:rFonts w:ascii="Times New Roman" w:eastAsia="KaiTi" w:hAnsi="Times New Roman" w:cs="Times New Roman" w:hint="eastAsia"/>
          <w:lang w:eastAsia="zh-CN"/>
        </w:rPr>
        <w:t>这一</w:t>
      </w:r>
      <w:r w:rsidR="003131D4" w:rsidRPr="00ED5A14">
        <w:rPr>
          <w:rFonts w:ascii="Times New Roman" w:eastAsia="KaiTi" w:hAnsi="Times New Roman" w:cs="Times New Roman"/>
          <w:lang w:eastAsia="zh-CN"/>
        </w:rPr>
        <w:t>立足点来看</w:t>
      </w:r>
      <w:r w:rsidR="003131D4">
        <w:rPr>
          <w:rFonts w:ascii="Times New Roman" w:eastAsia="KaiTi" w:hAnsi="Times New Roman" w:cs="Times New Roman"/>
          <w:lang w:eastAsia="zh-CN"/>
        </w:rPr>
        <w:t>，</w:t>
      </w:r>
      <w:r w:rsidR="008332C3" w:rsidRPr="00ED5A14">
        <w:rPr>
          <w:rFonts w:ascii="Times New Roman" w:eastAsia="KaiTi" w:hAnsi="Times New Roman" w:cs="Times New Roman"/>
          <w:lang w:eastAsia="zh-CN"/>
        </w:rPr>
        <w:t>所谓的不同学说</w:t>
      </w:r>
      <w:r w:rsidR="008332C3">
        <w:rPr>
          <w:rFonts w:ascii="Times New Roman" w:eastAsia="KaiTi" w:hAnsi="Times New Roman" w:cs="Times New Roman"/>
          <w:lang w:eastAsia="zh-CN"/>
        </w:rPr>
        <w:t>，</w:t>
      </w:r>
      <w:r w:rsidR="008332C3" w:rsidRPr="00ED5A14">
        <w:rPr>
          <w:rFonts w:ascii="Times New Roman" w:eastAsia="KaiTi" w:hAnsi="Times New Roman" w:cs="Times New Roman"/>
          <w:lang w:eastAsia="zh-CN"/>
        </w:rPr>
        <w:t>其实是在揭示</w:t>
      </w:r>
      <w:r w:rsidR="00784DAB">
        <w:rPr>
          <w:rFonts w:ascii="Times New Roman" w:eastAsia="KaiTi" w:hAnsi="Times New Roman" w:cs="Times New Roman" w:hint="eastAsia"/>
          <w:lang w:eastAsia="zh-CN"/>
        </w:rPr>
        <w:t>不同物理系统的</w:t>
      </w:r>
      <w:r w:rsidR="008332C3" w:rsidRPr="00ED5A14">
        <w:rPr>
          <w:rFonts w:ascii="Times New Roman" w:eastAsia="KaiTi" w:hAnsi="Times New Roman" w:cs="Times New Roman"/>
          <w:lang w:eastAsia="zh-CN"/>
        </w:rPr>
        <w:t>共性和特异性</w:t>
      </w:r>
      <w:r w:rsidR="008332C3">
        <w:rPr>
          <w:rFonts w:ascii="Times New Roman" w:eastAsia="KaiTi" w:hAnsi="Times New Roman" w:cs="Times New Roman" w:hint="eastAsia"/>
          <w:lang w:eastAsia="zh-CN"/>
        </w:rPr>
        <w:t>。</w:t>
      </w:r>
    </w:p>
    <w:p w14:paraId="15CADEFC" w14:textId="6D938EDA" w:rsidR="00191C5D" w:rsidRDefault="00E4053B" w:rsidP="00191C5D">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我们</w:t>
      </w:r>
      <w:del w:id="52" w:author="吴敏" w:date="2023-04-22T19:29:00Z">
        <w:r w:rsidR="008737D8" w:rsidRPr="002B64EE" w:rsidDel="00FA5DDA">
          <w:rPr>
            <w:rFonts w:ascii="Times New Roman" w:eastAsia="KaiTi" w:hAnsi="Times New Roman" w:cs="Times New Roman"/>
            <w:lang w:eastAsia="zh-CN"/>
          </w:rPr>
          <w:delText>一直</w:delText>
        </w:r>
      </w:del>
      <w:r w:rsidR="008737D8" w:rsidRPr="002B64EE">
        <w:rPr>
          <w:rFonts w:ascii="Times New Roman" w:eastAsia="KaiTi" w:hAnsi="Times New Roman" w:cs="Times New Roman"/>
          <w:lang w:eastAsia="zh-CN"/>
        </w:rPr>
        <w:t>相信</w:t>
      </w:r>
      <w:ins w:id="53" w:author="吴敏" w:date="2023-05-10T00:44:00Z">
        <w:r w:rsidR="00154B25">
          <w:rPr>
            <w:rFonts w:ascii="Times New Roman" w:eastAsia="KaiTi" w:hAnsi="Times New Roman" w:cs="Times New Roman" w:hint="eastAsia"/>
            <w:lang w:eastAsia="zh-CN"/>
          </w:rPr>
          <w:t>，</w:t>
        </w:r>
      </w:ins>
      <w:r w:rsidRPr="002B64EE">
        <w:rPr>
          <w:rFonts w:ascii="Times New Roman" w:eastAsia="KaiTi" w:hAnsi="Times New Roman" w:cs="Times New Roman" w:hint="eastAsia"/>
          <w:lang w:eastAsia="zh-CN"/>
        </w:rPr>
        <w:t>这些不同学说</w:t>
      </w:r>
      <w:r w:rsidR="008737D8" w:rsidRPr="002B64EE">
        <w:rPr>
          <w:rFonts w:ascii="Times New Roman" w:eastAsia="KaiTi" w:hAnsi="Times New Roman" w:cs="Times New Roman"/>
          <w:lang w:eastAsia="zh-CN"/>
        </w:rPr>
        <w:t>应有相同的</w:t>
      </w:r>
      <w:r w:rsidR="008332C3">
        <w:rPr>
          <w:rFonts w:ascii="Times New Roman" w:eastAsia="KaiTi" w:hAnsi="Times New Roman" w:cs="Times New Roman" w:hint="eastAsia"/>
          <w:lang w:eastAsia="zh-CN"/>
        </w:rPr>
        <w:t>数学起源和</w:t>
      </w:r>
      <w:r w:rsidR="008737D8" w:rsidRPr="002B64EE">
        <w:rPr>
          <w:rFonts w:ascii="Times New Roman" w:eastAsia="KaiTi" w:hAnsi="Times New Roman" w:cs="Times New Roman"/>
          <w:lang w:eastAsia="zh-CN"/>
        </w:rPr>
        <w:t>物理起源，它们在一定的条件下应能走到一起、相聚于同一个理论框架内。</w:t>
      </w:r>
      <w:r w:rsidRPr="002B64EE">
        <w:rPr>
          <w:rFonts w:ascii="Times New Roman" w:eastAsia="KaiTi" w:hAnsi="Times New Roman" w:cs="Times New Roman" w:hint="eastAsia"/>
          <w:lang w:eastAsia="zh-CN"/>
        </w:rPr>
        <w:t>在本文中，我们试图提出一个</w:t>
      </w:r>
      <w:r w:rsidR="008737D8" w:rsidRPr="002B64EE">
        <w:rPr>
          <w:rFonts w:ascii="Times New Roman" w:eastAsia="KaiTi" w:hAnsi="Times New Roman" w:cs="Times New Roman"/>
          <w:lang w:eastAsia="zh-CN"/>
        </w:rPr>
        <w:t>能统一说明这</w:t>
      </w:r>
      <w:r w:rsidRPr="002B64EE">
        <w:rPr>
          <w:rFonts w:ascii="Times New Roman" w:eastAsia="KaiTi" w:hAnsi="Times New Roman" w:cs="Times New Roman" w:hint="eastAsia"/>
          <w:lang w:eastAsia="zh-CN"/>
        </w:rPr>
        <w:t>些经典学说的</w:t>
      </w:r>
      <w:r w:rsidR="008737D8" w:rsidRPr="002B64EE">
        <w:rPr>
          <w:rFonts w:ascii="Times New Roman" w:eastAsia="KaiTi" w:hAnsi="Times New Roman" w:cs="Times New Roman"/>
          <w:lang w:eastAsia="zh-CN"/>
        </w:rPr>
        <w:t>模型</w:t>
      </w:r>
      <w:r w:rsidR="00784DAB">
        <w:rPr>
          <w:rFonts w:ascii="Times New Roman" w:eastAsia="KaiTi" w:hAnsi="Times New Roman" w:cs="Times New Roman" w:hint="eastAsia"/>
          <w:lang w:eastAsia="zh-CN"/>
        </w:rPr>
        <w:t>，通过这一模型，将不同经典学说看似无法调和的矛盾在更根本的层面加以</w:t>
      </w:r>
      <w:r w:rsidR="009F44E7">
        <w:rPr>
          <w:rFonts w:ascii="Times New Roman" w:eastAsia="KaiTi" w:hAnsi="Times New Roman" w:cs="Times New Roman" w:hint="eastAsia"/>
          <w:lang w:eastAsia="zh-CN"/>
        </w:rPr>
        <w:t>统一与</w:t>
      </w:r>
      <w:r w:rsidR="00784DAB" w:rsidRPr="00ED5A14">
        <w:rPr>
          <w:rFonts w:ascii="Times New Roman" w:eastAsia="KaiTi" w:hAnsi="Times New Roman" w:cs="Times New Roman"/>
          <w:lang w:eastAsia="zh-CN"/>
        </w:rPr>
        <w:t>整合</w:t>
      </w:r>
      <w:r w:rsidR="00784DAB">
        <w:rPr>
          <w:rFonts w:ascii="Times New Roman" w:eastAsia="KaiTi" w:hAnsi="Times New Roman" w:cs="Times New Roman" w:hint="eastAsia"/>
          <w:lang w:eastAsia="zh-CN"/>
        </w:rPr>
        <w:t>。这一学说，</w:t>
      </w:r>
      <w:r w:rsidRPr="002B64EE">
        <w:rPr>
          <w:rFonts w:ascii="Times New Roman" w:eastAsia="KaiTi" w:hAnsi="Times New Roman" w:cs="Times New Roman" w:hint="eastAsia"/>
          <w:lang w:eastAsia="zh-CN"/>
        </w:rPr>
        <w:t>我们称之为</w:t>
      </w:r>
      <w:r w:rsidR="00144D4F" w:rsidRPr="004738A2">
        <w:rPr>
          <w:rFonts w:ascii="Times New Roman" w:eastAsia="KaiTi" w:hAnsi="Times New Roman" w:cs="Times New Roman" w:hint="eastAsia"/>
          <w:lang w:eastAsia="zh-CN"/>
        </w:rPr>
        <w:t>“</w:t>
      </w:r>
      <w:r w:rsidR="00144D4F" w:rsidRPr="004738A2">
        <w:rPr>
          <w:rFonts w:ascii="Times New Roman" w:eastAsia="KaiTi" w:hAnsi="Times New Roman" w:cs="Times New Roman" w:hint="eastAsia"/>
          <w:lang w:eastAsia="zh-CN"/>
        </w:rPr>
        <w:t>The</w:t>
      </w:r>
      <w:r w:rsidR="00144D4F" w:rsidRPr="004738A2">
        <w:rPr>
          <w:rFonts w:ascii="Times New Roman" w:eastAsia="KaiTi" w:hAnsi="Times New Roman" w:cs="Times New Roman"/>
          <w:lang w:eastAsia="zh-CN"/>
        </w:rPr>
        <w:t xml:space="preserve"> one</w:t>
      </w:r>
      <w:r w:rsidR="00144D4F" w:rsidRPr="004738A2">
        <w:rPr>
          <w:rFonts w:ascii="Times New Roman" w:eastAsia="KaiTi" w:hAnsi="Times New Roman" w:cs="Times New Roman" w:hint="eastAsia"/>
          <w:lang w:eastAsia="zh-CN"/>
        </w:rPr>
        <w:t>”</w:t>
      </w:r>
      <w:r w:rsidR="00784DAB" w:rsidRPr="002B64EE">
        <w:rPr>
          <w:rFonts w:ascii="Times New Roman" w:eastAsia="KaiTi" w:hAnsi="Times New Roman" w:cs="Times New Roman" w:hint="eastAsia"/>
          <w:lang w:eastAsia="zh-CN"/>
        </w:rPr>
        <w:t>学说</w:t>
      </w:r>
      <w:r w:rsidR="008737D8" w:rsidRPr="002B64EE">
        <w:rPr>
          <w:rFonts w:ascii="Times New Roman" w:eastAsia="KaiTi" w:hAnsi="Times New Roman" w:cs="Times New Roman"/>
          <w:lang w:eastAsia="zh-CN"/>
        </w:rPr>
        <w:t>。</w:t>
      </w:r>
      <w:r w:rsidR="00784DAB" w:rsidRPr="00784DAB">
        <w:rPr>
          <w:rFonts w:ascii="Times New Roman" w:eastAsia="KaiTi" w:hAnsi="Times New Roman" w:cs="Times New Roman"/>
          <w:lang w:eastAsia="zh-CN"/>
        </w:rPr>
        <w:t xml:space="preserve"> </w:t>
      </w:r>
    </w:p>
    <w:p w14:paraId="6A4D3EDD" w14:textId="3F7E6721" w:rsidR="00191C5D" w:rsidRDefault="00191C5D" w:rsidP="00191C5D">
      <w:pPr>
        <w:ind w:firstLineChars="200" w:firstLine="480"/>
        <w:jc w:val="both"/>
        <w:rPr>
          <w:ins w:id="54" w:author="吴敏" w:date="2023-05-10T00:38:00Z"/>
          <w:rFonts w:ascii="Times New Roman" w:eastAsia="KaiTi" w:hAnsi="Times New Roman" w:cs="Times New Roman"/>
          <w:lang w:eastAsia="zh-CN"/>
        </w:rPr>
      </w:pPr>
      <w:r w:rsidRPr="009F44E7">
        <w:rPr>
          <w:rFonts w:ascii="Times New Roman" w:eastAsia="KaiTi" w:hAnsi="Times New Roman" w:cs="Times New Roman"/>
          <w:lang w:eastAsia="zh-CN"/>
        </w:rPr>
        <w:t>理论上</w:t>
      </w:r>
      <w:r>
        <w:rPr>
          <w:rFonts w:ascii="Times New Roman" w:eastAsia="KaiTi" w:hAnsi="Times New Roman" w:cs="Times New Roman" w:hint="eastAsia"/>
          <w:lang w:eastAsia="zh-CN"/>
        </w:rPr>
        <w:t>，</w:t>
      </w:r>
      <w:r w:rsidRPr="009F44E7">
        <w:rPr>
          <w:rFonts w:ascii="Times New Roman" w:eastAsia="KaiTi" w:hAnsi="Times New Roman" w:cs="Times New Roman"/>
          <w:lang w:eastAsia="zh-CN"/>
        </w:rPr>
        <w:t>宇宙间所有现象都可以</w:t>
      </w:r>
      <w:r>
        <w:rPr>
          <w:rFonts w:ascii="Times New Roman" w:eastAsia="KaiTi" w:hAnsi="Times New Roman" w:cs="Times New Roman" w:hint="eastAsia"/>
          <w:lang w:eastAsia="zh-CN"/>
        </w:rPr>
        <w:t>通过物质之间的</w:t>
      </w:r>
      <w:r w:rsidRPr="009F44E7">
        <w:rPr>
          <w:rFonts w:ascii="Times New Roman" w:eastAsia="KaiTi" w:hAnsi="Times New Roman" w:cs="Times New Roman"/>
          <w:lang w:eastAsia="zh-CN"/>
        </w:rPr>
        <w:t>万有引力、电磁力、强核力、弱核力这四种</w:t>
      </w:r>
      <w:r>
        <w:rPr>
          <w:rFonts w:ascii="Times New Roman" w:eastAsia="KaiTi" w:hAnsi="Times New Roman" w:cs="Times New Roman" w:hint="eastAsia"/>
          <w:lang w:eastAsia="zh-CN"/>
        </w:rPr>
        <w:t>基本</w:t>
      </w:r>
      <w:r w:rsidRPr="009F44E7">
        <w:rPr>
          <w:rFonts w:ascii="Times New Roman" w:eastAsia="KaiTi" w:hAnsi="Times New Roman" w:cs="Times New Roman"/>
          <w:lang w:eastAsia="zh-CN"/>
        </w:rPr>
        <w:t>作用力来解释。</w:t>
      </w:r>
      <w:r>
        <w:rPr>
          <w:rFonts w:ascii="Times New Roman" w:eastAsia="KaiTi" w:hAnsi="Times New Roman" w:cs="Times New Roman" w:hint="eastAsia"/>
          <w:lang w:eastAsia="zh-CN"/>
        </w:rPr>
        <w:t>因此，</w:t>
      </w:r>
      <w:r w:rsidR="009F44E7" w:rsidRPr="009F44E7">
        <w:rPr>
          <w:rFonts w:ascii="Times New Roman" w:eastAsia="KaiTi" w:hAnsi="Times New Roman" w:cs="Times New Roman"/>
          <w:lang w:eastAsia="zh-CN"/>
        </w:rPr>
        <w:t>构建</w:t>
      </w:r>
      <w:r w:rsidR="009F44E7" w:rsidRPr="009F44E7">
        <w:rPr>
          <w:rFonts w:ascii="Times New Roman" w:eastAsia="KaiTi" w:hAnsi="Times New Roman" w:cs="Times New Roman"/>
          <w:lang w:eastAsia="zh-CN"/>
        </w:rPr>
        <w:t>“</w:t>
      </w:r>
      <w:r w:rsidR="009F44E7" w:rsidRPr="009F44E7">
        <w:rPr>
          <w:rFonts w:ascii="Times New Roman" w:eastAsia="KaiTi" w:hAnsi="Times New Roman" w:cs="Times New Roman"/>
          <w:lang w:eastAsia="zh-CN"/>
        </w:rPr>
        <w:t>大统一理论</w:t>
      </w:r>
      <w:r w:rsidR="009F44E7" w:rsidRPr="009F44E7">
        <w:rPr>
          <w:rFonts w:ascii="Times New Roman" w:eastAsia="KaiTi" w:hAnsi="Times New Roman" w:cs="Times New Roman"/>
          <w:lang w:eastAsia="zh-CN"/>
        </w:rPr>
        <w:t>”</w:t>
      </w:r>
      <w:r>
        <w:rPr>
          <w:rFonts w:ascii="Times New Roman" w:eastAsia="KaiTi" w:hAnsi="Times New Roman" w:cs="Times New Roman" w:hint="eastAsia"/>
          <w:lang w:eastAsia="zh-CN"/>
        </w:rPr>
        <w:t>的</w:t>
      </w:r>
      <w:r w:rsidR="009F44E7" w:rsidRPr="009F44E7">
        <w:rPr>
          <w:rFonts w:ascii="Times New Roman" w:eastAsia="KaiTi" w:hAnsi="Times New Roman" w:cs="Times New Roman"/>
          <w:lang w:eastAsia="zh-CN"/>
        </w:rPr>
        <w:t>着手点是从最基础的粒子作用开始研究</w:t>
      </w:r>
      <w:r>
        <w:rPr>
          <w:rFonts w:ascii="Times New Roman" w:eastAsia="KaiTi" w:hAnsi="Times New Roman" w:cs="Times New Roman" w:hint="eastAsia"/>
          <w:lang w:eastAsia="zh-CN"/>
        </w:rPr>
        <w:t>。</w:t>
      </w:r>
    </w:p>
    <w:p w14:paraId="49BE4F42" w14:textId="7C47EB43" w:rsidR="002F27A3" w:rsidRDefault="006F3A99" w:rsidP="002F27A3">
      <w:pPr>
        <w:ind w:firstLineChars="200" w:firstLine="480"/>
        <w:jc w:val="both"/>
        <w:rPr>
          <w:ins w:id="55" w:author="吴敏" w:date="2023-05-10T00:43:00Z"/>
          <w:rFonts w:ascii="Times New Roman" w:eastAsia="KaiTi" w:hAnsi="Times New Roman" w:cs="Times New Roman"/>
          <w:lang w:eastAsia="zh-CN"/>
        </w:rPr>
      </w:pPr>
      <w:ins w:id="56" w:author="吴敏" w:date="2023-05-10T00:46:00Z">
        <w:r>
          <w:rPr>
            <w:rFonts w:ascii="Times New Roman" w:eastAsia="KaiTi" w:hAnsi="Times New Roman" w:cs="Times New Roman" w:hint="eastAsia"/>
            <w:lang w:eastAsia="zh-CN"/>
          </w:rPr>
          <w:t>在一代又一代物理学家的努力之下，已经得到了一个标准粒子模型</w:t>
        </w:r>
      </w:ins>
      <w:ins w:id="57" w:author="吴敏" w:date="2023-05-10T00:38:00Z">
        <w:r w:rsidR="002F27A3" w:rsidRPr="002F27A3">
          <w:rPr>
            <w:rFonts w:ascii="Times New Roman" w:eastAsia="KaiTi" w:hAnsi="Times New Roman" w:cs="Times New Roman" w:hint="eastAsia"/>
            <w:lang w:eastAsia="zh-CN"/>
          </w:rPr>
          <w:t>，</w:t>
        </w:r>
        <w:r w:rsidR="002F27A3" w:rsidRPr="002F27A3">
          <w:rPr>
            <w:rFonts w:ascii="Times New Roman" w:eastAsia="KaiTi" w:hAnsi="Times New Roman" w:cs="Times New Roman"/>
            <w:lang w:eastAsia="zh-CN"/>
          </w:rPr>
          <w:t>里面标明了已经发现的各种各样粒子的各种性质，例如质量、大小、自旋、电荷、相互作用力等等。现在人类不禁要问，有没有一种统一的理论，在这个理论下所有这些基本粒子都可以看成是同一种物质的不同表现形式。就好像石墨和钻石，看起来如此不同的两样东西最后被发现其实都是碳元素（</w:t>
        </w:r>
        <w:r w:rsidR="002F27A3" w:rsidRPr="002F27A3">
          <w:rPr>
            <w:rFonts w:ascii="Times New Roman" w:eastAsia="KaiTi" w:hAnsi="Times New Roman" w:cs="Times New Roman"/>
            <w:lang w:eastAsia="zh-CN"/>
          </w:rPr>
          <w:t>C</w:t>
        </w:r>
        <w:r w:rsidR="002F27A3" w:rsidRPr="002F27A3">
          <w:rPr>
            <w:rFonts w:ascii="Times New Roman" w:eastAsia="KaiTi" w:hAnsi="Times New Roman" w:cs="Times New Roman"/>
            <w:lang w:eastAsia="zh-CN"/>
          </w:rPr>
          <w:t>）的不同表现形式，</w:t>
        </w:r>
        <w:r w:rsidR="002F27A3" w:rsidRPr="002F27A3">
          <w:rPr>
            <w:rFonts w:ascii="Times New Roman" w:eastAsia="KaiTi" w:hAnsi="Times New Roman" w:cs="Times New Roman"/>
            <w:lang w:eastAsia="zh-CN"/>
          </w:rPr>
          <w:t>C</w:t>
        </w:r>
        <w:r w:rsidR="002F27A3" w:rsidRPr="002F27A3">
          <w:rPr>
            <w:rFonts w:ascii="Times New Roman" w:eastAsia="KaiTi" w:hAnsi="Times New Roman" w:cs="Times New Roman"/>
            <w:lang w:eastAsia="zh-CN"/>
          </w:rPr>
          <w:t>原子的不同排列形式决定了材料的性质。那么所有这些看起来质量、自旋、电荷、大小都不同的基本粒子是不是也能够用一种统一的理论去描绘呢，如果有的话，那么是不是就有可能发展成为万物理论</w:t>
        </w:r>
      </w:ins>
      <w:ins w:id="58" w:author="吴敏" w:date="2023-05-10T00:45:00Z">
        <w:r w:rsidR="00154B25">
          <w:rPr>
            <w:rFonts w:ascii="Times New Roman" w:eastAsia="KaiTi" w:hAnsi="Times New Roman" w:cs="Times New Roman" w:hint="eastAsia"/>
            <w:lang w:eastAsia="zh-CN"/>
          </w:rPr>
          <w:t>(</w:t>
        </w:r>
      </w:ins>
      <w:ins w:id="59" w:author="吴敏" w:date="2023-05-10T00:38:00Z">
        <w:r w:rsidR="002F27A3" w:rsidRPr="002F27A3">
          <w:rPr>
            <w:rFonts w:ascii="Times New Roman" w:eastAsia="KaiTi" w:hAnsi="Times New Roman" w:cs="Times New Roman"/>
            <w:lang w:eastAsia="zh-CN"/>
          </w:rPr>
          <w:t>T.O.E.</w:t>
        </w:r>
      </w:ins>
      <w:ins w:id="60" w:author="吴敏" w:date="2023-05-10T00:45:00Z">
        <w:r w:rsidR="00154B25">
          <w:rPr>
            <w:rFonts w:ascii="Times New Roman" w:eastAsia="KaiTi" w:hAnsi="Times New Roman" w:cs="Times New Roman"/>
            <w:lang w:eastAsia="zh-CN"/>
          </w:rPr>
          <w:t>)</w:t>
        </w:r>
      </w:ins>
      <w:ins w:id="61" w:author="吴敏" w:date="2023-05-10T00:38:00Z">
        <w:r w:rsidR="002F27A3" w:rsidRPr="002F27A3">
          <w:rPr>
            <w:rFonts w:ascii="Times New Roman" w:eastAsia="KaiTi" w:hAnsi="Times New Roman" w:cs="Times New Roman"/>
            <w:lang w:eastAsia="zh-CN"/>
          </w:rPr>
          <w:t>。</w:t>
        </w:r>
      </w:ins>
    </w:p>
    <w:p w14:paraId="6F4730AE" w14:textId="2B42C5F7" w:rsidR="002F27A3" w:rsidRPr="002F27A3" w:rsidRDefault="00154B25">
      <w:pPr>
        <w:ind w:firstLineChars="200" w:firstLine="480"/>
        <w:jc w:val="both"/>
        <w:rPr>
          <w:rFonts w:ascii="Times New Roman" w:eastAsia="KaiTi" w:hAnsi="Times New Roman" w:cs="Times New Roman"/>
          <w:lang w:eastAsia="zh-CN"/>
        </w:rPr>
      </w:pPr>
      <w:ins w:id="62" w:author="吴敏" w:date="2023-05-10T00:43:00Z">
        <w:r>
          <w:rPr>
            <w:rFonts w:ascii="Times New Roman" w:eastAsia="KaiTi" w:hAnsi="Times New Roman" w:cs="Times New Roman" w:hint="eastAsia"/>
            <w:lang w:eastAsia="zh-CN"/>
          </w:rPr>
          <w:t>万物理论</w:t>
        </w:r>
      </w:ins>
      <w:ins w:id="63" w:author="吴敏" w:date="2023-05-10T00:45:00Z">
        <w:r>
          <w:rPr>
            <w:rFonts w:ascii="Times New Roman" w:eastAsia="KaiTi" w:hAnsi="Times New Roman" w:cs="Times New Roman" w:hint="eastAsia"/>
            <w:lang w:eastAsia="zh-CN"/>
          </w:rPr>
          <w:t>(</w:t>
        </w:r>
        <w:r w:rsidRPr="002F27A3">
          <w:rPr>
            <w:rFonts w:ascii="Times New Roman" w:eastAsia="KaiTi" w:hAnsi="Times New Roman" w:cs="Times New Roman"/>
            <w:lang w:eastAsia="zh-CN"/>
          </w:rPr>
          <w:t>T.O.E.</w:t>
        </w:r>
        <w:r>
          <w:rPr>
            <w:rFonts w:ascii="Times New Roman" w:eastAsia="KaiTi" w:hAnsi="Times New Roman" w:cs="Times New Roman"/>
            <w:lang w:eastAsia="zh-CN"/>
          </w:rPr>
          <w:t>)</w:t>
        </w:r>
      </w:ins>
      <w:ins w:id="64" w:author="吴敏" w:date="2023-05-10T00:43:00Z">
        <w:r>
          <w:rPr>
            <w:rFonts w:ascii="Times New Roman" w:eastAsia="KaiTi" w:hAnsi="Times New Roman" w:cs="Times New Roman" w:hint="eastAsia"/>
            <w:lang w:eastAsia="zh-CN"/>
          </w:rPr>
          <w:t>的一个关键是</w:t>
        </w:r>
      </w:ins>
      <w:ins w:id="65" w:author="吴敏" w:date="2023-05-10T00:38:00Z">
        <w:r w:rsidR="002F27A3" w:rsidRPr="002F27A3">
          <w:rPr>
            <w:rFonts w:ascii="Times New Roman" w:eastAsia="KaiTi" w:hAnsi="Times New Roman" w:cs="Times New Roman"/>
            <w:lang w:eastAsia="zh-CN"/>
          </w:rPr>
          <w:t>了解基本粒子的本质成因</w:t>
        </w:r>
      </w:ins>
      <w:ins w:id="66" w:author="吴敏" w:date="2023-05-10T00:41:00Z">
        <w:r w:rsidR="002F27A3">
          <w:rPr>
            <w:rFonts w:ascii="Times New Roman" w:eastAsia="KaiTi" w:hAnsi="Times New Roman" w:cs="Times New Roman" w:hint="eastAsia"/>
            <w:lang w:eastAsia="zh-CN"/>
          </w:rPr>
          <w:t>和规律</w:t>
        </w:r>
      </w:ins>
      <w:ins w:id="67" w:author="吴敏" w:date="2023-05-10T00:44:00Z">
        <w:r>
          <w:rPr>
            <w:rFonts w:ascii="Times New Roman" w:eastAsia="KaiTi" w:hAnsi="Times New Roman" w:cs="Times New Roman" w:hint="eastAsia"/>
            <w:lang w:eastAsia="zh-CN"/>
          </w:rPr>
          <w:t>，</w:t>
        </w:r>
      </w:ins>
      <w:ins w:id="68" w:author="吴敏" w:date="2023-05-10T00:43:00Z">
        <w:r>
          <w:rPr>
            <w:rFonts w:ascii="Times New Roman" w:eastAsia="KaiTi" w:hAnsi="Times New Roman" w:cs="Times New Roman" w:hint="eastAsia"/>
            <w:lang w:eastAsia="zh-CN"/>
          </w:rPr>
          <w:t>在此基础</w:t>
        </w:r>
      </w:ins>
      <w:ins w:id="69" w:author="吴敏" w:date="2023-05-10T00:44:00Z">
        <w:r>
          <w:rPr>
            <w:rFonts w:ascii="Times New Roman" w:eastAsia="KaiTi" w:hAnsi="Times New Roman" w:cs="Times New Roman" w:hint="eastAsia"/>
            <w:lang w:eastAsia="zh-CN"/>
          </w:rPr>
          <w:t>上，</w:t>
        </w:r>
      </w:ins>
      <w:ins w:id="70" w:author="吴敏" w:date="2023-05-10T00:38:00Z">
        <w:r w:rsidR="002F27A3" w:rsidRPr="002F27A3">
          <w:rPr>
            <w:rFonts w:ascii="Times New Roman" w:eastAsia="KaiTi" w:hAnsi="Times New Roman" w:cs="Times New Roman"/>
            <w:lang w:eastAsia="zh-CN"/>
          </w:rPr>
          <w:t>了解由基本粒子构成的原子、分子、材料、万物的</w:t>
        </w:r>
      </w:ins>
      <w:ins w:id="71" w:author="吴敏" w:date="2023-05-10T00:41:00Z">
        <w:r w:rsidR="002F27A3" w:rsidRPr="002F27A3">
          <w:rPr>
            <w:rFonts w:ascii="Times New Roman" w:eastAsia="KaiTi" w:hAnsi="Times New Roman" w:cs="Times New Roman"/>
            <w:lang w:eastAsia="zh-CN"/>
          </w:rPr>
          <w:t>成因</w:t>
        </w:r>
        <w:r w:rsidR="002F27A3">
          <w:rPr>
            <w:rFonts w:ascii="Times New Roman" w:eastAsia="KaiTi" w:hAnsi="Times New Roman" w:cs="Times New Roman" w:hint="eastAsia"/>
            <w:lang w:eastAsia="zh-CN"/>
          </w:rPr>
          <w:t>和</w:t>
        </w:r>
      </w:ins>
      <w:ins w:id="72" w:author="吴敏" w:date="2023-05-10T00:38:00Z">
        <w:r w:rsidR="002F27A3" w:rsidRPr="002F27A3">
          <w:rPr>
            <w:rFonts w:ascii="Times New Roman" w:eastAsia="KaiTi" w:hAnsi="Times New Roman" w:cs="Times New Roman"/>
            <w:lang w:eastAsia="zh-CN"/>
          </w:rPr>
          <w:t>性质。</w:t>
        </w:r>
      </w:ins>
      <w:ins w:id="73" w:author="吴敏" w:date="2023-05-10T00:41:00Z">
        <w:r w:rsidR="002F27A3">
          <w:rPr>
            <w:rFonts w:ascii="Times New Roman" w:eastAsia="KaiTi" w:hAnsi="Times New Roman" w:cs="Times New Roman" w:hint="eastAsia"/>
            <w:lang w:eastAsia="zh-CN"/>
          </w:rPr>
          <w:t>为</w:t>
        </w:r>
      </w:ins>
      <w:ins w:id="74" w:author="吴敏" w:date="2023-05-10T00:42:00Z">
        <w:r w:rsidR="002F27A3">
          <w:rPr>
            <w:rFonts w:ascii="Times New Roman" w:eastAsia="KaiTi" w:hAnsi="Times New Roman" w:cs="Times New Roman" w:hint="eastAsia"/>
            <w:lang w:eastAsia="zh-CN"/>
          </w:rPr>
          <w:t>此，我们需要</w:t>
        </w:r>
      </w:ins>
      <w:ins w:id="75" w:author="吴敏" w:date="2023-05-10T00:38:00Z">
        <w:r w:rsidR="002F27A3" w:rsidRPr="002F27A3">
          <w:rPr>
            <w:rFonts w:ascii="Times New Roman" w:eastAsia="KaiTi" w:hAnsi="Times New Roman" w:cs="Times New Roman"/>
            <w:lang w:eastAsia="zh-CN"/>
          </w:rPr>
          <w:t>找到一种理论，在这种理论下可以得到描述这个理论的数学方程式，并且用这些数学方程式能够自然而然地运算得到所有已经发现的基本粒子的各种属性，并且不但能解释已经发现的所有基本粒子，还能预言没有发现的基本粒子的各项属性。</w:t>
        </w:r>
      </w:ins>
    </w:p>
    <w:p w14:paraId="3159A7C0" w14:textId="1D7090CE" w:rsidR="00144D4F" w:rsidRPr="00F771DA" w:rsidRDefault="005B0368" w:rsidP="00191C5D">
      <w:pPr>
        <w:ind w:firstLineChars="200" w:firstLine="480"/>
        <w:jc w:val="both"/>
        <w:rPr>
          <w:rFonts w:ascii="Times New Roman" w:eastAsia="KaiTi" w:hAnsi="Times New Roman" w:cs="Times New Roman"/>
          <w:lang w:eastAsia="zh-CN"/>
        </w:rPr>
      </w:pPr>
      <w:ins w:id="76" w:author="吴敏" w:date="2023-05-10T00:42:00Z">
        <w:r>
          <w:rPr>
            <w:rFonts w:ascii="Times New Roman" w:eastAsia="KaiTi" w:hAnsi="Times New Roman" w:cs="Times New Roman" w:hint="eastAsia"/>
            <w:lang w:eastAsia="zh-CN"/>
          </w:rPr>
          <w:t>为了探索</w:t>
        </w:r>
      </w:ins>
      <w:ins w:id="77" w:author="吴敏" w:date="2023-05-10T00:44:00Z">
        <w:r w:rsidR="00154B25">
          <w:rPr>
            <w:rFonts w:ascii="Times New Roman" w:eastAsia="KaiTi" w:hAnsi="Times New Roman" w:cs="Times New Roman" w:hint="eastAsia"/>
            <w:lang w:eastAsia="zh-CN"/>
          </w:rPr>
          <w:t>万物理论</w:t>
        </w:r>
      </w:ins>
      <w:ins w:id="78" w:author="吴敏" w:date="2023-05-10T00:45:00Z">
        <w:r w:rsidR="00154B25">
          <w:rPr>
            <w:rFonts w:ascii="Times New Roman" w:eastAsia="KaiTi" w:hAnsi="Times New Roman" w:cs="Times New Roman" w:hint="eastAsia"/>
            <w:lang w:eastAsia="zh-CN"/>
          </w:rPr>
          <w:t>(</w:t>
        </w:r>
        <w:r w:rsidR="00154B25" w:rsidRPr="002F27A3">
          <w:rPr>
            <w:rFonts w:ascii="Times New Roman" w:eastAsia="KaiTi" w:hAnsi="Times New Roman" w:cs="Times New Roman"/>
            <w:lang w:eastAsia="zh-CN"/>
          </w:rPr>
          <w:t>T.O.E.</w:t>
        </w:r>
        <w:r w:rsidR="00154B25">
          <w:rPr>
            <w:rFonts w:ascii="Times New Roman" w:eastAsia="KaiTi" w:hAnsi="Times New Roman" w:cs="Times New Roman"/>
            <w:lang w:eastAsia="zh-CN"/>
          </w:rPr>
          <w:t>)</w:t>
        </w:r>
      </w:ins>
      <w:ins w:id="79" w:author="吴敏" w:date="2023-05-10T00:39:00Z">
        <w:r w:rsidR="002F27A3">
          <w:rPr>
            <w:rFonts w:ascii="Times New Roman" w:eastAsia="KaiTi" w:hAnsi="Times New Roman" w:cs="Times New Roman" w:hint="eastAsia"/>
            <w:lang w:eastAsia="zh-CN"/>
          </w:rPr>
          <w:t>，</w:t>
        </w:r>
      </w:ins>
      <w:r w:rsidR="00144D4F">
        <w:rPr>
          <w:rFonts w:ascii="Times New Roman" w:eastAsia="KaiTi" w:hAnsi="Times New Roman" w:cs="Times New Roman" w:hint="eastAsia"/>
          <w:lang w:eastAsia="zh-CN"/>
        </w:rPr>
        <w:t>让我们从宇宙的最小组成单位</w:t>
      </w:r>
      <w:r w:rsidR="00144D4F">
        <w:rPr>
          <w:rFonts w:ascii="Times New Roman" w:eastAsia="KaiTi" w:hAnsi="Times New Roman" w:cs="Times New Roman" w:hint="eastAsia"/>
          <w:lang w:eastAsia="zh-CN"/>
        </w:rPr>
        <w:t>-</w:t>
      </w:r>
      <w:r w:rsidR="00144D4F">
        <w:rPr>
          <w:rFonts w:ascii="Times New Roman" w:eastAsia="KaiTi" w:hAnsi="Times New Roman" w:cs="Times New Roman"/>
          <w:lang w:eastAsia="zh-CN"/>
        </w:rPr>
        <w:t>--</w:t>
      </w:r>
      <w:r w:rsidR="00144D4F" w:rsidRPr="004738A2">
        <w:rPr>
          <w:rFonts w:ascii="Times New Roman" w:eastAsia="KaiTi" w:hAnsi="Times New Roman" w:cs="Times New Roman" w:hint="eastAsia"/>
          <w:lang w:eastAsia="zh-CN"/>
        </w:rPr>
        <w:t>“</w:t>
      </w:r>
      <w:r w:rsidR="00144D4F" w:rsidRPr="004738A2">
        <w:rPr>
          <w:rFonts w:ascii="Times New Roman" w:eastAsia="KaiTi" w:hAnsi="Times New Roman" w:cs="Times New Roman" w:hint="eastAsia"/>
          <w:lang w:eastAsia="zh-CN"/>
        </w:rPr>
        <w:t>The</w:t>
      </w:r>
      <w:r w:rsidR="00144D4F" w:rsidRPr="004738A2">
        <w:rPr>
          <w:rFonts w:ascii="Times New Roman" w:eastAsia="KaiTi" w:hAnsi="Times New Roman" w:cs="Times New Roman"/>
          <w:lang w:eastAsia="zh-CN"/>
        </w:rPr>
        <w:t xml:space="preserve"> one</w:t>
      </w:r>
      <w:r w:rsidR="00144D4F" w:rsidRPr="004738A2">
        <w:rPr>
          <w:rFonts w:ascii="Times New Roman" w:eastAsia="KaiTi" w:hAnsi="Times New Roman" w:cs="Times New Roman" w:hint="eastAsia"/>
          <w:lang w:eastAsia="zh-CN"/>
        </w:rPr>
        <w:t>”</w:t>
      </w:r>
      <w:r w:rsidR="00144D4F">
        <w:rPr>
          <w:rFonts w:ascii="Times New Roman" w:eastAsia="KaiTi" w:hAnsi="Times New Roman" w:cs="Times New Roman" w:hint="eastAsia"/>
          <w:lang w:eastAsia="zh-CN"/>
        </w:rPr>
        <w:t>，开始说起。</w:t>
      </w:r>
    </w:p>
    <w:p w14:paraId="139A6559" w14:textId="378B4FA8" w:rsidR="00F478AA" w:rsidRPr="00F478AA" w:rsidRDefault="00FA5DDA">
      <w:pPr>
        <w:pStyle w:val="5"/>
        <w:numPr>
          <w:ilvl w:val="0"/>
          <w:numId w:val="17"/>
        </w:numPr>
        <w:spacing w:line="240" w:lineRule="auto"/>
        <w:ind w:firstLine="200"/>
        <w:jc w:val="both"/>
        <w:rPr>
          <w:ins w:id="80" w:author="吴敏" w:date="2023-05-09T22:45:00Z"/>
          <w:rFonts w:ascii="Times New Roman" w:eastAsia="KaiTi" w:hAnsi="Times New Roman" w:cs="Times New Roman"/>
          <w:lang w:eastAsia="zh-CN"/>
          <w:rPrChange w:id="81" w:author="吴敏" w:date="2023-05-09T22:45:00Z">
            <w:rPr>
              <w:ins w:id="82" w:author="吴敏" w:date="2023-05-09T22:45:00Z"/>
              <w:lang w:eastAsia="zh-CN"/>
            </w:rPr>
          </w:rPrChange>
        </w:rPr>
        <w:pPrChange w:id="83" w:author="吴敏" w:date="2023-05-09T22:45:00Z">
          <w:pPr>
            <w:pStyle w:val="a3"/>
            <w:ind w:leftChars="0" w:left="680"/>
            <w:jc w:val="both"/>
          </w:pPr>
        </w:pPrChange>
      </w:pPr>
      <w:ins w:id="84" w:author="吴敏" w:date="2023-04-22T19:30:00Z">
        <w:r w:rsidRPr="00ED5A14">
          <w:rPr>
            <w:rFonts w:ascii="Times New Roman" w:eastAsia="KaiTi" w:hAnsi="Times New Roman" w:cs="Times New Roman"/>
            <w:lang w:eastAsia="zh-CN"/>
          </w:rPr>
          <w:t xml:space="preserve">THE ONE </w:t>
        </w:r>
        <w:r w:rsidRPr="00ED5A14">
          <w:rPr>
            <w:rFonts w:ascii="Times New Roman" w:eastAsia="KaiTi" w:hAnsi="Times New Roman" w:cs="Times New Roman"/>
            <w:lang w:eastAsia="zh-CN"/>
          </w:rPr>
          <w:t>假说</w:t>
        </w:r>
      </w:ins>
    </w:p>
    <w:p w14:paraId="3356887E" w14:textId="77777777" w:rsidR="00FE29D9" w:rsidRDefault="00F478AA" w:rsidP="00FE29D9">
      <w:pPr>
        <w:ind w:firstLine="480"/>
        <w:rPr>
          <w:ins w:id="85" w:author="吴敏" w:date="2023-05-09T22:45:00Z"/>
          <w:rFonts w:ascii="Times New Roman" w:eastAsia="KaiTi" w:hAnsi="Times New Roman" w:cs="Times New Roman"/>
          <w:lang w:eastAsia="zh-CN"/>
        </w:rPr>
      </w:pPr>
      <w:ins w:id="86" w:author="吴敏" w:date="2023-05-09T22:45:00Z">
        <w:r w:rsidRPr="00F478AA">
          <w:rPr>
            <w:rFonts w:ascii="Times New Roman" w:eastAsia="KaiTi" w:hAnsi="Times New Roman" w:cs="Times New Roman" w:hint="eastAsia"/>
            <w:lang w:eastAsia="zh-CN"/>
            <w:rPrChange w:id="87" w:author="吴敏" w:date="2023-05-09T22:45:00Z">
              <w:rPr>
                <w:rFonts w:hint="eastAsia"/>
                <w:lang w:eastAsia="zh-CN"/>
              </w:rPr>
            </w:rPrChange>
          </w:rPr>
          <w:t>两千多年的科学史，最早都是由还原论思想主导的，即大的是由小的组成的，小的是由更小的组成的，找到最基本的粒子就知道最大的构造。这种思想</w:t>
        </w:r>
        <w:r w:rsidRPr="00F478AA">
          <w:rPr>
            <w:rFonts w:ascii="Times New Roman" w:eastAsia="KaiTi" w:hAnsi="Times New Roman" w:cs="Times New Roman" w:hint="eastAsia"/>
            <w:lang w:eastAsia="zh-CN"/>
            <w:rPrChange w:id="88" w:author="吴敏" w:date="2023-05-09T22:45:00Z">
              <w:rPr>
                <w:rFonts w:hint="eastAsia"/>
                <w:lang w:eastAsia="zh-CN"/>
              </w:rPr>
            </w:rPrChange>
          </w:rPr>
          <w:lastRenderedPageBreak/>
          <w:t>不仅影响了物理学，也深刻影响了数学、化学、生物学的发展。</w:t>
        </w:r>
      </w:ins>
    </w:p>
    <w:p w14:paraId="22290D28" w14:textId="35C6323D" w:rsidR="00F478AA" w:rsidRDefault="00F478AA" w:rsidP="00FE29D9">
      <w:pPr>
        <w:ind w:firstLine="480"/>
        <w:rPr>
          <w:ins w:id="89" w:author="吴敏" w:date="2023-05-09T23:01:00Z"/>
          <w:rFonts w:ascii="Times New Roman" w:eastAsia="KaiTi" w:hAnsi="Times New Roman" w:cs="Times New Roman"/>
          <w:lang w:eastAsia="zh-CN"/>
        </w:rPr>
      </w:pPr>
      <w:ins w:id="90" w:author="吴敏" w:date="2023-05-09T22:45:00Z">
        <w:r w:rsidRPr="00FE29D9">
          <w:rPr>
            <w:rFonts w:ascii="Times New Roman" w:eastAsia="KaiTi" w:hAnsi="Times New Roman" w:cs="Times New Roman" w:hint="eastAsia"/>
            <w:lang w:eastAsia="zh-CN"/>
            <w:rPrChange w:id="91" w:author="吴敏" w:date="2023-05-09T22:45:00Z">
              <w:rPr>
                <w:rFonts w:hint="eastAsia"/>
                <w:lang w:eastAsia="zh-CN"/>
              </w:rPr>
            </w:rPrChange>
          </w:rPr>
          <w:t>然而，如今的物理和生物学发现这并不然。小的粒子是在很广泛的真空里，而真空很复杂，是个凝聚态，是有构造的。也就是微观的粒子和宏观的真空是分不开的，两个必须同时处理。李政道先生认为，</w:t>
        </w:r>
        <w:r w:rsidRPr="00FE29D9">
          <w:rPr>
            <w:rFonts w:ascii="Times New Roman" w:eastAsia="KaiTi" w:hAnsi="Times New Roman" w:cs="Times New Roman"/>
            <w:lang w:eastAsia="zh-CN"/>
            <w:rPrChange w:id="92" w:author="吴敏" w:date="2023-05-09T22:45:00Z">
              <w:rPr>
                <w:lang w:eastAsia="zh-CN"/>
              </w:rPr>
            </w:rPrChange>
          </w:rPr>
          <w:t>20</w:t>
        </w:r>
        <w:r w:rsidRPr="00FE29D9">
          <w:rPr>
            <w:rFonts w:ascii="Times New Roman" w:eastAsia="KaiTi" w:hAnsi="Times New Roman" w:cs="Times New Roman" w:hint="eastAsia"/>
            <w:lang w:eastAsia="zh-CN"/>
            <w:rPrChange w:id="93" w:author="吴敏" w:date="2023-05-09T22:45:00Z">
              <w:rPr>
                <w:rFonts w:hint="eastAsia"/>
                <w:lang w:eastAsia="zh-CN"/>
              </w:rPr>
            </w:rPrChange>
          </w:rPr>
          <w:t>世纪的文明是微观的，</w:t>
        </w:r>
        <w:r w:rsidRPr="00FE29D9">
          <w:rPr>
            <w:rFonts w:ascii="Times New Roman" w:eastAsia="KaiTi" w:hAnsi="Times New Roman" w:cs="Times New Roman"/>
            <w:lang w:eastAsia="zh-CN"/>
            <w:rPrChange w:id="94" w:author="吴敏" w:date="2023-05-09T22:45:00Z">
              <w:rPr>
                <w:lang w:eastAsia="zh-CN"/>
              </w:rPr>
            </w:rPrChange>
          </w:rPr>
          <w:t>21</w:t>
        </w:r>
        <w:r w:rsidRPr="00FE29D9">
          <w:rPr>
            <w:rFonts w:ascii="Times New Roman" w:eastAsia="KaiTi" w:hAnsi="Times New Roman" w:cs="Times New Roman" w:hint="eastAsia"/>
            <w:lang w:eastAsia="zh-CN"/>
            <w:rPrChange w:id="95" w:author="吴敏" w:date="2023-05-09T22:45:00Z">
              <w:rPr>
                <w:rFonts w:hint="eastAsia"/>
                <w:lang w:eastAsia="zh-CN"/>
              </w:rPr>
            </w:rPrChange>
          </w:rPr>
          <w:t>世纪则必须把微观和宏观整体地联系起来。</w:t>
        </w:r>
        <w:r w:rsidRPr="00FE29D9">
          <w:rPr>
            <w:rFonts w:ascii="Times New Roman" w:eastAsia="KaiTi" w:hAnsi="Times New Roman" w:cs="Times New Roman"/>
            <w:lang w:eastAsia="zh-CN"/>
            <w:rPrChange w:id="96" w:author="吴敏" w:date="2023-05-09T22:45:00Z">
              <w:rPr>
                <w:lang w:eastAsia="zh-CN"/>
              </w:rPr>
            </w:rPrChange>
          </w:rPr>
          <w:t>[</w:t>
        </w:r>
        <w:r w:rsidRPr="00FE29D9">
          <w:rPr>
            <w:rFonts w:ascii="Times New Roman" w:eastAsia="KaiTi" w:hAnsi="Times New Roman" w:cs="Times New Roman" w:hint="eastAsia"/>
            <w:lang w:eastAsia="zh-CN"/>
            <w:rPrChange w:id="97" w:author="吴敏" w:date="2023-05-09T22:45:00Z">
              <w:rPr>
                <w:rFonts w:hint="eastAsia"/>
                <w:lang w:eastAsia="zh-CN"/>
              </w:rPr>
            </w:rPrChange>
          </w:rPr>
          <w:t>参考文献</w:t>
        </w:r>
        <w:r w:rsidRPr="00FE29D9">
          <w:rPr>
            <w:rFonts w:ascii="Times New Roman" w:eastAsia="KaiTi" w:hAnsi="Times New Roman" w:cs="Times New Roman"/>
            <w:lang w:eastAsia="zh-CN"/>
            <w:rPrChange w:id="98" w:author="吴敏" w:date="2023-05-09T22:45:00Z">
              <w:rPr>
                <w:lang w:eastAsia="zh-CN"/>
              </w:rPr>
            </w:rPrChange>
          </w:rPr>
          <w:t>]</w:t>
        </w:r>
      </w:ins>
    </w:p>
    <w:p w14:paraId="4713E388" w14:textId="24F38426" w:rsidR="0069096E" w:rsidRPr="0069096E" w:rsidRDefault="00FE29D9" w:rsidP="0069096E">
      <w:pPr>
        <w:ind w:firstLine="480"/>
        <w:rPr>
          <w:ins w:id="99" w:author="吴敏" w:date="2023-05-09T23:16:00Z"/>
          <w:rFonts w:ascii="Times New Roman" w:eastAsia="KaiTi" w:hAnsi="Times New Roman" w:cs="Times New Roman"/>
          <w:lang w:eastAsia="zh-CN"/>
        </w:rPr>
      </w:pPr>
      <w:ins w:id="100" w:author="吴敏" w:date="2023-05-09T23:01:00Z">
        <w:r>
          <w:rPr>
            <w:rFonts w:ascii="Times New Roman" w:eastAsia="KaiTi" w:hAnsi="Times New Roman" w:cs="Times New Roman" w:hint="eastAsia"/>
            <w:lang w:eastAsia="zh-CN"/>
          </w:rPr>
          <w:t>现代物理学的所有发现，可以总结为三个观察世界</w:t>
        </w:r>
      </w:ins>
      <w:ins w:id="101" w:author="吴敏" w:date="2023-05-09T23:02:00Z">
        <w:r>
          <w:rPr>
            <w:rFonts w:ascii="Times New Roman" w:eastAsia="KaiTi" w:hAnsi="Times New Roman" w:cs="Times New Roman" w:hint="eastAsia"/>
            <w:lang w:eastAsia="zh-CN"/>
          </w:rPr>
          <w:t>的角度：</w:t>
        </w:r>
        <w:r w:rsidRPr="00FE29D9">
          <w:rPr>
            <w:rFonts w:ascii="Times New Roman" w:eastAsia="KaiTi" w:hAnsi="Times New Roman" w:cs="Times New Roman"/>
            <w:lang w:eastAsia="zh-CN"/>
          </w:rPr>
          <w:t>物质</w:t>
        </w:r>
        <w:r>
          <w:rPr>
            <w:rFonts w:ascii="Times New Roman" w:eastAsia="KaiTi" w:hAnsi="Times New Roman" w:cs="Times New Roman" w:hint="eastAsia"/>
            <w:lang w:eastAsia="zh-CN"/>
          </w:rPr>
          <w:t>、</w:t>
        </w:r>
        <w:r w:rsidRPr="00FE29D9">
          <w:rPr>
            <w:rFonts w:ascii="Times New Roman" w:eastAsia="KaiTi" w:hAnsi="Times New Roman" w:cs="Times New Roman"/>
            <w:lang w:eastAsia="zh-CN"/>
          </w:rPr>
          <w:t>能量</w:t>
        </w:r>
        <w:r>
          <w:rPr>
            <w:rFonts w:ascii="Times New Roman" w:eastAsia="KaiTi" w:hAnsi="Times New Roman" w:cs="Times New Roman" w:hint="eastAsia"/>
            <w:lang w:eastAsia="zh-CN"/>
          </w:rPr>
          <w:t>、</w:t>
        </w:r>
        <w:r w:rsidRPr="00FE29D9">
          <w:rPr>
            <w:rFonts w:ascii="Times New Roman" w:eastAsia="KaiTi" w:hAnsi="Times New Roman" w:cs="Times New Roman"/>
            <w:lang w:eastAsia="zh-CN"/>
          </w:rPr>
          <w:t>信息</w:t>
        </w:r>
        <w:r>
          <w:rPr>
            <w:rFonts w:ascii="Times New Roman" w:eastAsia="KaiTi" w:hAnsi="Times New Roman" w:cs="Times New Roman" w:hint="eastAsia"/>
            <w:lang w:eastAsia="zh-CN"/>
          </w:rPr>
          <w:t>，以及这三个角度的融合。</w:t>
        </w:r>
      </w:ins>
      <w:ins w:id="102" w:author="吴敏" w:date="2023-05-09T23:16:00Z">
        <w:r w:rsidR="0069096E" w:rsidRPr="0069096E">
          <w:rPr>
            <w:rFonts w:ascii="Times New Roman" w:eastAsia="KaiTi" w:hAnsi="Times New Roman" w:cs="Times New Roman"/>
            <w:lang w:eastAsia="zh-CN"/>
          </w:rPr>
          <w:t>广义相对论本质上是从</w:t>
        </w:r>
        <w:r w:rsidR="0069096E" w:rsidRPr="0069096E">
          <w:rPr>
            <w:rFonts w:ascii="Times New Roman" w:eastAsia="KaiTi" w:hAnsi="Times New Roman" w:cs="Times New Roman"/>
            <w:lang w:eastAsia="zh-CN"/>
          </w:rPr>
          <w:t>“</w:t>
        </w:r>
        <w:r w:rsidR="0069096E" w:rsidRPr="0069096E">
          <w:rPr>
            <w:rFonts w:ascii="Times New Roman" w:eastAsia="KaiTi" w:hAnsi="Times New Roman" w:cs="Times New Roman"/>
            <w:lang w:eastAsia="zh-CN"/>
          </w:rPr>
          <w:t>能量</w:t>
        </w:r>
        <w:r w:rsidR="0069096E" w:rsidRPr="0069096E">
          <w:rPr>
            <w:rFonts w:ascii="Times New Roman" w:eastAsia="KaiTi" w:hAnsi="Times New Roman" w:cs="Times New Roman"/>
            <w:lang w:eastAsia="zh-CN"/>
          </w:rPr>
          <w:t>”</w:t>
        </w:r>
        <w:r w:rsidR="0069096E" w:rsidRPr="0069096E">
          <w:rPr>
            <w:rFonts w:ascii="Times New Roman" w:eastAsia="KaiTi" w:hAnsi="Times New Roman" w:cs="Times New Roman"/>
            <w:lang w:eastAsia="zh-CN"/>
          </w:rPr>
          <w:t>角度理解引力，熵力本质上是从</w:t>
        </w:r>
        <w:r w:rsidR="0069096E" w:rsidRPr="0069096E">
          <w:rPr>
            <w:rFonts w:ascii="Times New Roman" w:eastAsia="KaiTi" w:hAnsi="Times New Roman" w:cs="Times New Roman"/>
            <w:lang w:eastAsia="zh-CN"/>
          </w:rPr>
          <w:t>“</w:t>
        </w:r>
        <w:r w:rsidR="0069096E" w:rsidRPr="0069096E">
          <w:rPr>
            <w:rFonts w:ascii="Times New Roman" w:eastAsia="KaiTi" w:hAnsi="Times New Roman" w:cs="Times New Roman"/>
            <w:lang w:eastAsia="zh-CN"/>
          </w:rPr>
          <w:t>信息</w:t>
        </w:r>
        <w:r w:rsidR="0069096E" w:rsidRPr="0069096E">
          <w:rPr>
            <w:rFonts w:ascii="Times New Roman" w:eastAsia="KaiTi" w:hAnsi="Times New Roman" w:cs="Times New Roman"/>
            <w:lang w:eastAsia="zh-CN"/>
          </w:rPr>
          <w:t>”</w:t>
        </w:r>
        <w:r w:rsidR="0069096E" w:rsidRPr="0069096E">
          <w:rPr>
            <w:rFonts w:ascii="Times New Roman" w:eastAsia="KaiTi" w:hAnsi="Times New Roman" w:cs="Times New Roman"/>
            <w:lang w:eastAsia="zh-CN"/>
          </w:rPr>
          <w:t>角度理解引力，</w:t>
        </w:r>
        <w:r w:rsidR="0069096E" w:rsidRPr="0069096E">
          <w:rPr>
            <w:rFonts w:ascii="Times New Roman" w:eastAsia="KaiTi" w:hAnsi="Times New Roman" w:cs="Times New Roman"/>
            <w:lang w:eastAsia="zh-CN"/>
          </w:rPr>
          <w:t>“</w:t>
        </w:r>
        <w:r w:rsidR="0069096E" w:rsidRPr="0069096E">
          <w:rPr>
            <w:rFonts w:ascii="Times New Roman" w:eastAsia="KaiTi" w:hAnsi="Times New Roman" w:cs="Times New Roman"/>
            <w:lang w:eastAsia="zh-CN"/>
          </w:rPr>
          <w:t>物质能量信息</w:t>
        </w:r>
        <w:r w:rsidR="0069096E" w:rsidRPr="0069096E">
          <w:rPr>
            <w:rFonts w:ascii="Times New Roman" w:eastAsia="KaiTi" w:hAnsi="Times New Roman" w:cs="Times New Roman"/>
            <w:lang w:eastAsia="zh-CN"/>
          </w:rPr>
          <w:t>”</w:t>
        </w:r>
        <w:r w:rsidR="0069096E" w:rsidRPr="0069096E">
          <w:rPr>
            <w:rFonts w:ascii="Times New Roman" w:eastAsia="KaiTi" w:hAnsi="Times New Roman" w:cs="Times New Roman"/>
            <w:lang w:eastAsia="zh-CN"/>
          </w:rPr>
          <w:t>是观察这个世界三个不同的角度。</w:t>
        </w:r>
      </w:ins>
    </w:p>
    <w:p w14:paraId="2FCB66A9" w14:textId="0FD1F155" w:rsidR="000227C1" w:rsidRDefault="000227C1" w:rsidP="000227C1">
      <w:pPr>
        <w:ind w:firstLine="480"/>
        <w:rPr>
          <w:ins w:id="103" w:author="吴敏" w:date="2023-05-09T23:18:00Z"/>
          <w:rFonts w:ascii="Times New Roman" w:eastAsia="KaiTi" w:hAnsi="Times New Roman" w:cs="Times New Roman"/>
          <w:lang w:eastAsia="zh-CN"/>
        </w:rPr>
      </w:pPr>
      <w:ins w:id="104" w:author="吴敏" w:date="2023-05-09T23:17:00Z">
        <w:r w:rsidRPr="000227C1">
          <w:rPr>
            <w:rFonts w:ascii="Times New Roman" w:eastAsia="KaiTi" w:hAnsi="Times New Roman" w:cs="Times New Roman"/>
            <w:lang w:eastAsia="zh-CN"/>
          </w:rPr>
          <w:t>2009</w:t>
        </w:r>
        <w:r w:rsidRPr="000227C1">
          <w:rPr>
            <w:rFonts w:ascii="Times New Roman" w:eastAsia="KaiTi" w:hAnsi="Times New Roman" w:cs="Times New Roman"/>
            <w:lang w:eastAsia="zh-CN"/>
          </w:rPr>
          <w:t>年荷兰物理学家</w:t>
        </w:r>
        <w:proofErr w:type="spellStart"/>
        <w:r w:rsidRPr="000227C1">
          <w:rPr>
            <w:rFonts w:ascii="Times New Roman" w:eastAsia="KaiTi" w:hAnsi="Times New Roman" w:cs="Times New Roman"/>
            <w:lang w:eastAsia="zh-CN"/>
          </w:rPr>
          <w:t>Verlinde</w:t>
        </w:r>
        <w:proofErr w:type="spellEnd"/>
        <w:r w:rsidRPr="000227C1">
          <w:rPr>
            <w:rFonts w:ascii="Times New Roman" w:eastAsia="KaiTi" w:hAnsi="Times New Roman" w:cs="Times New Roman"/>
            <w:lang w:eastAsia="zh-CN"/>
          </w:rPr>
          <w:t>根据黑洞熵理论和全息原理，提出了</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引力的熵力假说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。引力来源于两个物体之间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全息信息熵的改变</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导致</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系统能量的改变</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。用大白话解释一下就是，物质包含了大量的量子信息</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，离得越远信息熵的平均浓度越低，引力来源于</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信息熵的浓度差</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w:t>
        </w:r>
      </w:ins>
    </w:p>
    <w:p w14:paraId="04240EBE" w14:textId="0C1C8CEB" w:rsidR="000227C1" w:rsidRPr="00DA5439" w:rsidRDefault="000227C1" w:rsidP="000227C1">
      <w:pPr>
        <w:ind w:firstLine="480"/>
        <w:rPr>
          <w:ins w:id="105" w:author="吴敏" w:date="2023-05-09T23:17:00Z"/>
          <w:rFonts w:ascii="Times New Roman" w:eastAsia="KaiTi" w:hAnsi="Times New Roman" w:cs="Times New Roman"/>
          <w:lang w:eastAsia="zh-CN"/>
        </w:rPr>
      </w:pPr>
      <w:ins w:id="106" w:author="吴敏" w:date="2023-05-09T23:18:00Z">
        <w:r w:rsidRPr="000227C1">
          <w:rPr>
            <w:rFonts w:ascii="Times New Roman" w:eastAsia="KaiTi" w:hAnsi="Times New Roman" w:cs="Times New Roman"/>
            <w:lang w:eastAsia="zh-CN"/>
          </w:rPr>
          <w:t>熵力在数学上也能推导出广义相对论。很多人都听说过</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，就是因为对星系的观察结果显示，广义相对论的</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理论计算和实际观察结果</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不一致，所以就假设存在一种</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看不见但是能产生引力</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的东西</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暗物质；甚至还有人认为</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暗物质总量是正常物质的</w:t>
        </w:r>
        <w:r w:rsidRPr="000227C1">
          <w:rPr>
            <w:rFonts w:ascii="Times New Roman" w:eastAsia="KaiTi" w:hAnsi="Times New Roman" w:cs="Times New Roman"/>
            <w:lang w:eastAsia="zh-CN"/>
          </w:rPr>
          <w:t>5</w:t>
        </w:r>
        <w:r w:rsidRPr="000227C1">
          <w:rPr>
            <w:rFonts w:ascii="Times New Roman" w:eastAsia="KaiTi" w:hAnsi="Times New Roman" w:cs="Times New Roman"/>
            <w:lang w:eastAsia="zh-CN"/>
          </w:rPr>
          <w:t>倍以上</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2016</w:t>
        </w:r>
        <w:r w:rsidRPr="000227C1">
          <w:rPr>
            <w:rFonts w:ascii="Times New Roman" w:eastAsia="KaiTi" w:hAnsi="Times New Roman" w:cs="Times New Roman"/>
            <w:lang w:eastAsia="zh-CN"/>
          </w:rPr>
          <w:t>年，天文学家专门对</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熵力理论</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进行了实验验证，对</w:t>
        </w:r>
        <w:r w:rsidRPr="000227C1">
          <w:rPr>
            <w:rFonts w:ascii="Times New Roman" w:eastAsia="KaiTi" w:hAnsi="Times New Roman" w:cs="Times New Roman"/>
            <w:lang w:eastAsia="zh-CN"/>
          </w:rPr>
          <w:t>32000</w:t>
        </w:r>
        <w:r w:rsidRPr="000227C1">
          <w:rPr>
            <w:rFonts w:ascii="Times New Roman" w:eastAsia="KaiTi" w:hAnsi="Times New Roman" w:cs="Times New Roman"/>
            <w:lang w:eastAsia="zh-CN"/>
          </w:rPr>
          <w:t>多个星系的物质分布进行了研究，发现</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熵力的理论计算</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不再需要暗物质，就能跟</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实际观察结果</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比较符合。</w:t>
        </w:r>
      </w:ins>
    </w:p>
    <w:p w14:paraId="7E6AAE8D" w14:textId="77777777" w:rsidR="000227C1" w:rsidRDefault="000227C1" w:rsidP="000227C1">
      <w:pPr>
        <w:ind w:firstLine="480"/>
        <w:rPr>
          <w:ins w:id="107" w:author="吴敏" w:date="2023-05-09T23:18:00Z"/>
          <w:rFonts w:ascii="Times New Roman" w:eastAsia="KaiTi" w:hAnsi="Times New Roman" w:cs="Times New Roman"/>
          <w:lang w:eastAsia="zh-CN"/>
        </w:rPr>
      </w:pPr>
      <w:ins w:id="108" w:author="吴敏" w:date="2023-05-09T23:17:00Z">
        <w:r w:rsidRPr="000227C1">
          <w:rPr>
            <w:rFonts w:ascii="Times New Roman" w:eastAsia="KaiTi" w:hAnsi="Times New Roman" w:cs="Times New Roman"/>
            <w:lang w:eastAsia="zh-CN"/>
          </w:rPr>
          <w:t>广义相对论到目前为止，还是最靠谱、最精确、解释力最广泛的引力理论；但是对黑洞、大尺度星系的计算，广义相对论经常误差很大，误差经常差几倍。而熵力正好在计算</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黑洞、大尺度天体方面</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精度不错，所以熵力未来可能是</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修正</w:t>
        </w:r>
        <w:r w:rsidRPr="000227C1">
          <w:rPr>
            <w:rFonts w:ascii="Times New Roman" w:eastAsia="KaiTi" w:hAnsi="Times New Roman" w:cs="Times New Roman"/>
            <w:lang w:eastAsia="zh-CN"/>
          </w:rPr>
          <w:t>”</w:t>
        </w:r>
        <w:r w:rsidRPr="000227C1">
          <w:rPr>
            <w:rFonts w:ascii="Times New Roman" w:eastAsia="KaiTi" w:hAnsi="Times New Roman" w:cs="Times New Roman"/>
            <w:lang w:eastAsia="zh-CN"/>
          </w:rPr>
          <w:t>广义相对论的不错方向。</w:t>
        </w:r>
      </w:ins>
    </w:p>
    <w:p w14:paraId="7EFA01F3" w14:textId="64CF43D8" w:rsidR="007B4C8D" w:rsidRDefault="00F67C5A">
      <w:pPr>
        <w:ind w:firstLine="480"/>
        <w:rPr>
          <w:ins w:id="109" w:author="吴敏" w:date="2023-05-09T21:46:00Z"/>
          <w:rFonts w:ascii="Times New Roman" w:eastAsia="KaiTi" w:hAnsi="Times New Roman" w:cs="Times New Roman"/>
          <w:lang w:eastAsia="zh-CN"/>
        </w:rPr>
        <w:pPrChange w:id="110" w:author="吴敏" w:date="2023-05-09T23:17:00Z">
          <w:pPr>
            <w:pStyle w:val="a3"/>
            <w:numPr>
              <w:numId w:val="2"/>
            </w:numPr>
            <w:ind w:firstLine="200"/>
            <w:jc w:val="both"/>
          </w:pPr>
        </w:pPrChange>
      </w:pPr>
      <w:ins w:id="111" w:author="吴敏" w:date="2023-05-09T21:40:00Z">
        <w:r w:rsidRPr="00F67C5A">
          <w:rPr>
            <w:rFonts w:ascii="Times New Roman" w:eastAsia="KaiTi" w:hAnsi="Times New Roman" w:cs="Times New Roman" w:hint="eastAsia"/>
            <w:lang w:eastAsia="zh-CN"/>
          </w:rPr>
          <w:t>李政道博士认为真空是物理相对性的凝聚态</w:t>
        </w:r>
        <w:r w:rsidRPr="00F67C5A">
          <w:rPr>
            <w:rFonts w:ascii="Times New Roman" w:eastAsia="KaiTi" w:hAnsi="Times New Roman" w:cs="Times New Roman" w:hint="eastAsia"/>
            <w:lang w:eastAsia="zh-CN"/>
          </w:rPr>
          <w:t>,</w:t>
        </w:r>
        <w:r w:rsidRPr="00F67C5A">
          <w:rPr>
            <w:rFonts w:ascii="Times New Roman" w:eastAsia="KaiTi" w:hAnsi="Times New Roman" w:cs="Times New Roman" w:hint="eastAsia"/>
            <w:lang w:eastAsia="zh-CN"/>
          </w:rPr>
          <w:t>我们认为物质是</w:t>
        </w:r>
        <w:r w:rsidRPr="00F67C5A">
          <w:rPr>
            <w:rFonts w:ascii="Times New Roman" w:eastAsia="KaiTi" w:hAnsi="Times New Roman" w:cs="Times New Roman" w:hint="eastAsia"/>
            <w:lang w:eastAsia="zh-CN"/>
          </w:rPr>
          <w:t>T</w:t>
        </w:r>
        <w:r w:rsidRPr="00F67C5A">
          <w:rPr>
            <w:rFonts w:ascii="Times New Roman" w:eastAsia="KaiTi" w:hAnsi="Times New Roman" w:cs="Times New Roman"/>
            <w:lang w:eastAsia="zh-CN"/>
          </w:rPr>
          <w:t>HE ONE</w:t>
        </w:r>
        <w:r w:rsidRPr="00F67C5A">
          <w:rPr>
            <w:rFonts w:ascii="Times New Roman" w:eastAsia="KaiTi" w:hAnsi="Times New Roman" w:cs="Times New Roman" w:hint="eastAsia"/>
            <w:lang w:eastAsia="zh-CN"/>
          </w:rPr>
          <w:t>的凝固态</w:t>
        </w:r>
      </w:ins>
    </w:p>
    <w:p w14:paraId="5F51C848" w14:textId="772825C2" w:rsidR="00C30D04" w:rsidRPr="00FE29D9" w:rsidRDefault="007B4C8D">
      <w:pPr>
        <w:pStyle w:val="a3"/>
        <w:numPr>
          <w:ilvl w:val="0"/>
          <w:numId w:val="2"/>
        </w:numPr>
        <w:ind w:left="480" w:firstLine="200"/>
        <w:rPr>
          <w:ins w:id="112" w:author="吴敏" w:date="2023-05-09T21:40:00Z"/>
          <w:rFonts w:ascii="Times New Roman" w:eastAsia="KaiTi" w:hAnsi="Times New Roman" w:cs="Times New Roman"/>
          <w:lang w:val="en-GB" w:eastAsia="zh-CN"/>
          <w:rPrChange w:id="113" w:author="吴敏" w:date="2023-05-09T23:04:00Z">
            <w:rPr>
              <w:ins w:id="114" w:author="吴敏" w:date="2023-05-09T21:40:00Z"/>
              <w:lang w:eastAsia="zh-CN"/>
            </w:rPr>
          </w:rPrChange>
        </w:rPr>
        <w:pPrChange w:id="115" w:author="吴敏" w:date="2023-05-09T23:04:00Z">
          <w:pPr>
            <w:pStyle w:val="a3"/>
            <w:numPr>
              <w:numId w:val="2"/>
            </w:numPr>
            <w:ind w:firstLine="200"/>
            <w:jc w:val="both"/>
          </w:pPr>
        </w:pPrChange>
      </w:pPr>
      <w:ins w:id="116" w:author="吴敏" w:date="2023-05-09T21:46:00Z">
        <w:r w:rsidRPr="007B4C8D">
          <w:rPr>
            <w:rFonts w:ascii="Times New Roman" w:eastAsia="KaiTi" w:hAnsi="Times New Roman" w:cs="Times New Roman"/>
            <w:lang w:val="en-GB" w:eastAsia="zh-CN"/>
          </w:rPr>
          <w:t>相对论的重离子碰撞，通过高能量</w:t>
        </w:r>
        <w:r w:rsidRPr="007B4C8D">
          <w:rPr>
            <w:rFonts w:ascii="Times New Roman" w:eastAsia="KaiTi" w:hAnsi="Times New Roman" w:cs="Times New Roman"/>
            <w:lang w:val="en-GB" w:eastAsia="zh-CN"/>
          </w:rPr>
          <w:t xml:space="preserve"> 100GeV/N </w:t>
        </w:r>
        <w:r w:rsidRPr="007B4C8D">
          <w:rPr>
            <w:rFonts w:ascii="Times New Roman" w:eastAsia="KaiTi" w:hAnsi="Times New Roman" w:cs="Times New Roman"/>
            <w:lang w:val="en-GB" w:eastAsia="zh-CN"/>
          </w:rPr>
          <w:t>的金核和金核相碰撞后，金核可以相互穿过去，在二核中间产生新的真空，这里面夸克就可以自由行动。这个方面正在研究，这台对撞机建造在</w:t>
        </w:r>
        <w:r w:rsidRPr="007B4C8D">
          <w:rPr>
            <w:rFonts w:ascii="Times New Roman" w:eastAsia="KaiTi" w:hAnsi="Times New Roman" w:cs="Times New Roman"/>
            <w:lang w:val="en-GB" w:eastAsia="zh-CN"/>
          </w:rPr>
          <w:t>Brookhaven</w:t>
        </w:r>
        <w:r w:rsidRPr="007B4C8D">
          <w:rPr>
            <w:rFonts w:ascii="Times New Roman" w:eastAsia="KaiTi" w:hAnsi="Times New Roman" w:cs="Times New Roman"/>
            <w:lang w:val="en-GB" w:eastAsia="zh-CN"/>
          </w:rPr>
          <w:t>，</w:t>
        </w:r>
        <w:r w:rsidRPr="007B4C8D">
          <w:rPr>
            <w:rFonts w:ascii="Times New Roman" w:eastAsia="KaiTi" w:hAnsi="Times New Roman" w:cs="Times New Roman"/>
            <w:lang w:val="en-GB" w:eastAsia="zh-CN"/>
          </w:rPr>
          <w:t>1999</w:t>
        </w:r>
        <w:r w:rsidRPr="007B4C8D">
          <w:rPr>
            <w:rFonts w:ascii="Times New Roman" w:eastAsia="KaiTi" w:hAnsi="Times New Roman" w:cs="Times New Roman"/>
            <w:lang w:val="en-GB" w:eastAsia="zh-CN"/>
          </w:rPr>
          <w:t>年就可以造成，总投资约十亿美元。如果真空是可以被激发的，那么粒子的微观世界和宏观的真空就结合起来了。这将是一个新的发展。</w:t>
        </w:r>
      </w:ins>
    </w:p>
    <w:p w14:paraId="0D91055C" w14:textId="77777777" w:rsidR="00F67C5A" w:rsidRPr="00F67C5A" w:rsidRDefault="00F67C5A" w:rsidP="00F67C5A">
      <w:pPr>
        <w:pStyle w:val="a3"/>
        <w:numPr>
          <w:ilvl w:val="0"/>
          <w:numId w:val="2"/>
        </w:numPr>
        <w:ind w:left="480" w:firstLine="200"/>
        <w:jc w:val="both"/>
        <w:rPr>
          <w:ins w:id="117" w:author="吴敏" w:date="2023-05-09T21:40:00Z"/>
          <w:rFonts w:ascii="Times New Roman" w:eastAsia="KaiTi" w:hAnsi="Times New Roman" w:cs="Times New Roman"/>
          <w:lang w:eastAsia="zh-CN"/>
        </w:rPr>
      </w:pPr>
      <w:ins w:id="118" w:author="吴敏" w:date="2023-05-09T21:40:00Z">
        <w:r w:rsidRPr="00F67C5A">
          <w:rPr>
            <w:rFonts w:ascii="Times New Roman" w:eastAsia="KaiTi" w:hAnsi="Times New Roman" w:cs="Times New Roman" w:hint="eastAsia"/>
            <w:lang w:eastAsia="zh-CN"/>
          </w:rPr>
          <w:t>质量是物质在</w:t>
        </w:r>
        <w:r w:rsidRPr="00F67C5A">
          <w:rPr>
            <w:rFonts w:ascii="Times New Roman" w:eastAsia="KaiTi" w:hAnsi="Times New Roman" w:cs="Times New Roman" w:hint="eastAsia"/>
            <w:lang w:eastAsia="zh-CN"/>
          </w:rPr>
          <w:t>THE</w:t>
        </w:r>
        <w:r w:rsidRPr="00F67C5A">
          <w:rPr>
            <w:rFonts w:ascii="Times New Roman" w:eastAsia="KaiTi" w:hAnsi="Times New Roman" w:cs="Times New Roman"/>
            <w:lang w:eastAsia="zh-CN"/>
          </w:rPr>
          <w:t xml:space="preserve"> ONE</w:t>
        </w:r>
        <w:r w:rsidRPr="00F67C5A">
          <w:rPr>
            <w:rFonts w:ascii="Times New Roman" w:eastAsia="KaiTi" w:hAnsi="Times New Roman" w:cs="Times New Roman" w:hint="eastAsia"/>
            <w:lang w:eastAsia="zh-CN"/>
          </w:rPr>
          <w:t>的凝固态下</w:t>
        </w:r>
        <w:r w:rsidRPr="00F67C5A">
          <w:rPr>
            <w:rFonts w:ascii="Times New Roman" w:eastAsia="KaiTi" w:hAnsi="Times New Roman" w:cs="Times New Roman" w:hint="eastAsia"/>
            <w:lang w:eastAsia="zh-CN"/>
          </w:rPr>
          <w:t>,</w:t>
        </w:r>
        <w:r w:rsidRPr="00F67C5A">
          <w:rPr>
            <w:rFonts w:ascii="Times New Roman" w:eastAsia="KaiTi" w:hAnsi="Times New Roman" w:cs="Times New Roman" w:hint="eastAsia"/>
            <w:lang w:eastAsia="zh-CN"/>
          </w:rPr>
          <w:t>产生的作用物</w:t>
        </w:r>
      </w:ins>
    </w:p>
    <w:p w14:paraId="0F8753E5" w14:textId="77777777" w:rsidR="00F67C5A" w:rsidRPr="00F67C5A" w:rsidRDefault="00F67C5A" w:rsidP="00F67C5A">
      <w:pPr>
        <w:pStyle w:val="a3"/>
        <w:numPr>
          <w:ilvl w:val="0"/>
          <w:numId w:val="2"/>
        </w:numPr>
        <w:ind w:left="480" w:firstLine="200"/>
        <w:jc w:val="both"/>
        <w:rPr>
          <w:ins w:id="119" w:author="吴敏" w:date="2023-05-09T21:40:00Z"/>
          <w:rFonts w:ascii="Times New Roman" w:eastAsia="KaiTi" w:hAnsi="Times New Roman" w:cs="Times New Roman"/>
          <w:lang w:eastAsia="zh-CN"/>
        </w:rPr>
      </w:pPr>
      <w:ins w:id="120" w:author="吴敏" w:date="2023-05-09T21:40:00Z">
        <w:r w:rsidRPr="00F67C5A">
          <w:rPr>
            <w:rFonts w:ascii="Times New Roman" w:eastAsia="KaiTi" w:hAnsi="Times New Roman" w:cs="Times New Roman" w:hint="eastAsia"/>
            <w:lang w:eastAsia="zh-CN"/>
          </w:rPr>
          <w:t>牛顿力学表明两个质量中间存在著引力</w:t>
        </w:r>
      </w:ins>
    </w:p>
    <w:p w14:paraId="55AA37E1" w14:textId="77777777" w:rsidR="00F67C5A" w:rsidRPr="00F67C5A" w:rsidRDefault="00F67C5A" w:rsidP="00F67C5A">
      <w:pPr>
        <w:pStyle w:val="a3"/>
        <w:numPr>
          <w:ilvl w:val="0"/>
          <w:numId w:val="2"/>
        </w:numPr>
        <w:ind w:left="480" w:firstLine="200"/>
        <w:jc w:val="both"/>
        <w:rPr>
          <w:ins w:id="121" w:author="吴敏" w:date="2023-05-09T21:40:00Z"/>
          <w:rFonts w:ascii="Times New Roman" w:eastAsia="KaiTi" w:hAnsi="Times New Roman" w:cs="Times New Roman"/>
          <w:lang w:eastAsia="zh-CN"/>
        </w:rPr>
      </w:pPr>
      <w:ins w:id="122" w:author="吴敏" w:date="2023-05-09T21:40:00Z">
        <w:r w:rsidRPr="00F67C5A">
          <w:rPr>
            <w:rFonts w:ascii="Times New Roman" w:eastAsia="KaiTi" w:hAnsi="Times New Roman" w:cs="Times New Roman" w:hint="eastAsia"/>
            <w:lang w:eastAsia="zh-CN"/>
          </w:rPr>
          <w:t>在无阻力的情况之下</w:t>
        </w:r>
        <w:r w:rsidRPr="00F67C5A">
          <w:rPr>
            <w:rFonts w:ascii="Times New Roman" w:eastAsia="KaiTi" w:hAnsi="Times New Roman" w:cs="Times New Roman" w:hint="eastAsia"/>
            <w:lang w:eastAsia="zh-CN"/>
          </w:rPr>
          <w:t>,</w:t>
        </w:r>
        <w:r w:rsidRPr="00F67C5A">
          <w:rPr>
            <w:rFonts w:ascii="Times New Roman" w:eastAsia="KaiTi" w:hAnsi="Times New Roman" w:cs="Times New Roman" w:hint="eastAsia"/>
            <w:lang w:eastAsia="zh-CN"/>
          </w:rPr>
          <w:t>太阳的质量产生多少引力</w:t>
        </w:r>
        <w:r w:rsidRPr="00F67C5A">
          <w:rPr>
            <w:rFonts w:ascii="Times New Roman" w:eastAsia="KaiTi" w:hAnsi="Times New Roman" w:cs="Times New Roman" w:hint="eastAsia"/>
            <w:lang w:eastAsia="zh-CN"/>
          </w:rPr>
          <w:t>A,</w:t>
        </w:r>
        <w:r w:rsidRPr="00F67C5A">
          <w:rPr>
            <w:rFonts w:ascii="Times New Roman" w:eastAsia="KaiTi" w:hAnsi="Times New Roman" w:cs="Times New Roman" w:hint="eastAsia"/>
            <w:lang w:eastAsia="zh-CN"/>
          </w:rPr>
          <w:t>太阳系其他天体的质量产生多少引力</w:t>
        </w:r>
        <w:r w:rsidRPr="00F67C5A">
          <w:rPr>
            <w:rFonts w:ascii="Times New Roman" w:eastAsia="KaiTi" w:hAnsi="Times New Roman" w:cs="Times New Roman" w:hint="eastAsia"/>
            <w:lang w:eastAsia="zh-CN"/>
          </w:rPr>
          <w:t>B,</w:t>
        </w:r>
        <w:r w:rsidRPr="00F67C5A">
          <w:rPr>
            <w:rFonts w:ascii="Times New Roman" w:eastAsia="KaiTi" w:hAnsi="Times New Roman" w:cs="Times New Roman"/>
            <w:lang w:eastAsia="zh-CN"/>
          </w:rPr>
          <w:t>A-B</w:t>
        </w:r>
        <w:r w:rsidRPr="00F67C5A">
          <w:rPr>
            <w:rFonts w:ascii="Times New Roman" w:eastAsia="KaiTi" w:hAnsi="Times New Roman" w:cs="Times New Roman" w:hint="eastAsia"/>
            <w:lang w:eastAsia="zh-CN"/>
          </w:rPr>
          <w:t>,A</w:t>
        </w:r>
        <w:r w:rsidRPr="00F67C5A">
          <w:rPr>
            <w:rFonts w:ascii="Times New Roman" w:eastAsia="KaiTi" w:hAnsi="Times New Roman" w:cs="Times New Roman"/>
            <w:lang w:eastAsia="zh-CN"/>
          </w:rPr>
          <w:t>-B</w:t>
        </w:r>
        <w:r w:rsidRPr="00F67C5A">
          <w:rPr>
            <w:rFonts w:ascii="Times New Roman" w:eastAsia="KaiTi" w:hAnsi="Times New Roman" w:cs="Times New Roman" w:hint="eastAsia"/>
            <w:lang w:eastAsia="zh-CN"/>
          </w:rPr>
          <w:t xml:space="preserve"> </w:t>
        </w:r>
        <w:r w:rsidRPr="00F67C5A">
          <w:rPr>
            <w:rFonts w:ascii="Times New Roman" w:eastAsia="KaiTi" w:hAnsi="Times New Roman" w:cs="Times New Roman" w:hint="eastAsia"/>
            <w:lang w:eastAsia="zh-CN"/>
          </w:rPr>
          <w:t>就是</w:t>
        </w:r>
        <w:r w:rsidRPr="00F67C5A">
          <w:rPr>
            <w:rFonts w:ascii="Times New Roman" w:eastAsia="KaiTi" w:hAnsi="Times New Roman" w:cs="Times New Roman" w:hint="eastAsia"/>
            <w:lang w:eastAsia="zh-CN"/>
          </w:rPr>
          <w:t>T</w:t>
        </w:r>
        <w:r w:rsidRPr="00F67C5A">
          <w:rPr>
            <w:rFonts w:ascii="Times New Roman" w:eastAsia="KaiTi" w:hAnsi="Times New Roman" w:cs="Times New Roman"/>
            <w:lang w:eastAsia="zh-CN"/>
          </w:rPr>
          <w:t xml:space="preserve">HE ONE </w:t>
        </w:r>
        <w:r w:rsidRPr="00F67C5A">
          <w:rPr>
            <w:rFonts w:ascii="Times New Roman" w:eastAsia="KaiTi" w:hAnsi="Times New Roman" w:cs="Times New Roman" w:hint="eastAsia"/>
            <w:lang w:eastAsia="zh-CN"/>
          </w:rPr>
          <w:t>产生的作用</w:t>
        </w:r>
        <w:r w:rsidRPr="00F67C5A">
          <w:rPr>
            <w:rFonts w:ascii="Times New Roman" w:eastAsia="KaiTi" w:hAnsi="Times New Roman" w:cs="Times New Roman" w:hint="eastAsia"/>
            <w:lang w:eastAsia="zh-CN"/>
          </w:rPr>
          <w:t>,</w:t>
        </w:r>
        <w:r w:rsidRPr="00F67C5A">
          <w:rPr>
            <w:rFonts w:ascii="Times New Roman" w:eastAsia="KaiTi" w:hAnsi="Times New Roman" w:cs="Times New Roman" w:hint="eastAsia"/>
            <w:lang w:eastAsia="zh-CN"/>
          </w:rPr>
          <w:t>我们把这种力定义为</w:t>
        </w:r>
        <w:r w:rsidRPr="00F67C5A">
          <w:rPr>
            <w:rFonts w:ascii="Times New Roman" w:eastAsia="KaiTi" w:hAnsi="Times New Roman" w:cs="Times New Roman" w:hint="eastAsia"/>
            <w:lang w:eastAsia="zh-CN"/>
          </w:rPr>
          <w:t xml:space="preserve"> </w:t>
        </w:r>
        <w:r w:rsidRPr="00F67C5A">
          <w:rPr>
            <w:rFonts w:ascii="Times New Roman" w:eastAsia="KaiTi" w:hAnsi="Times New Roman" w:cs="Times New Roman"/>
            <w:lang w:eastAsia="zh-CN"/>
          </w:rPr>
          <w:t xml:space="preserve">THE ONE </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hint="eastAsia"/>
            <w:lang w:eastAsia="zh-CN"/>
          </w:rPr>
          <w:t>.</w:t>
        </w:r>
      </w:ins>
    </w:p>
    <w:p w14:paraId="7E2E9BB6" w14:textId="77777777" w:rsidR="00F67C5A" w:rsidRPr="00F67C5A" w:rsidRDefault="00F67C5A" w:rsidP="00F67C5A">
      <w:pPr>
        <w:pStyle w:val="a3"/>
        <w:numPr>
          <w:ilvl w:val="0"/>
          <w:numId w:val="2"/>
        </w:numPr>
        <w:ind w:left="480" w:firstLine="200"/>
        <w:jc w:val="both"/>
        <w:rPr>
          <w:ins w:id="123" w:author="吴敏" w:date="2023-05-09T21:40:00Z"/>
          <w:rFonts w:ascii="Times New Roman" w:eastAsia="KaiTi" w:hAnsi="Times New Roman" w:cs="Times New Roman"/>
          <w:lang w:eastAsia="zh-CN"/>
        </w:rPr>
      </w:pPr>
      <w:ins w:id="124" w:author="吴敏" w:date="2023-05-09T21:40:00Z">
        <w:r w:rsidRPr="00F67C5A">
          <w:rPr>
            <w:rFonts w:ascii="Times New Roman" w:eastAsia="KaiTi" w:hAnsi="Times New Roman" w:cs="Times New Roman" w:hint="eastAsia"/>
            <w:lang w:eastAsia="zh-CN"/>
          </w:rPr>
          <w:t>地球跟月球间的</w:t>
        </w:r>
        <w:r w:rsidRPr="00F67C5A">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hint="eastAsia"/>
            <w:lang w:eastAsia="zh-CN"/>
          </w:rPr>
          <w:t>,</w:t>
        </w:r>
        <w:r w:rsidRPr="00F67C5A">
          <w:rPr>
            <w:rFonts w:ascii="Times New Roman" w:eastAsia="KaiTi" w:hAnsi="Times New Roman" w:cs="Times New Roman" w:hint="eastAsia"/>
            <w:lang w:eastAsia="zh-CN"/>
          </w:rPr>
          <w:t>理论上也是可以被计算的</w:t>
        </w:r>
      </w:ins>
    </w:p>
    <w:p w14:paraId="5D188150" w14:textId="77777777" w:rsidR="00F67C5A" w:rsidRPr="00F67C5A" w:rsidRDefault="00F67C5A" w:rsidP="00F67C5A">
      <w:pPr>
        <w:pStyle w:val="a3"/>
        <w:numPr>
          <w:ilvl w:val="0"/>
          <w:numId w:val="2"/>
        </w:numPr>
        <w:ind w:left="480" w:firstLine="200"/>
        <w:jc w:val="both"/>
        <w:rPr>
          <w:ins w:id="125" w:author="吴敏" w:date="2023-05-09T21:40:00Z"/>
          <w:rFonts w:ascii="Times New Roman" w:eastAsia="KaiTi" w:hAnsi="Times New Roman" w:cs="Times New Roman"/>
          <w:lang w:eastAsia="zh-CN"/>
        </w:rPr>
      </w:pPr>
      <w:ins w:id="126" w:author="吴敏" w:date="2023-05-09T21:40:00Z">
        <w:r w:rsidRPr="00F67C5A">
          <w:rPr>
            <w:rFonts w:ascii="Times New Roman" w:eastAsia="KaiTi" w:hAnsi="Times New Roman" w:cs="Times New Roman" w:hint="eastAsia"/>
            <w:lang w:eastAsia="zh-CN"/>
          </w:rPr>
          <w:t>每个</w:t>
        </w:r>
        <w:r w:rsidRPr="00F67C5A">
          <w:rPr>
            <w:rFonts w:ascii="Times New Roman" w:eastAsia="KaiTi" w:hAnsi="Times New Roman" w:cs="Times New Roman" w:hint="eastAsia"/>
            <w:lang w:eastAsia="zh-CN"/>
          </w:rPr>
          <w:t>T</w:t>
        </w:r>
        <w:r w:rsidRPr="00F67C5A">
          <w:rPr>
            <w:rFonts w:ascii="Times New Roman" w:eastAsia="KaiTi" w:hAnsi="Times New Roman" w:cs="Times New Roman"/>
            <w:lang w:eastAsia="zh-CN"/>
          </w:rPr>
          <w:t xml:space="preserve">HE ONE </w:t>
        </w:r>
        <w:r w:rsidRPr="00F67C5A">
          <w:rPr>
            <w:rFonts w:ascii="Times New Roman" w:eastAsia="KaiTi" w:hAnsi="Times New Roman" w:cs="Times New Roman" w:hint="eastAsia"/>
            <w:lang w:eastAsia="zh-CN"/>
          </w:rPr>
          <w:t>成载的</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T</w:t>
        </w:r>
        <w:r w:rsidRPr="00F67C5A">
          <w:rPr>
            <w:rFonts w:ascii="Times New Roman" w:eastAsia="KaiTi" w:hAnsi="Times New Roman" w:cs="Times New Roman"/>
            <w:lang w:eastAsia="zh-CN"/>
          </w:rPr>
          <w: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会根据</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两个物体间条件</w:t>
        </w:r>
        <w:r w:rsidRPr="00F67C5A">
          <w:rPr>
            <w:rFonts w:ascii="Times New Roman" w:eastAsia="KaiTi" w:hAnsi="Times New Roman" w:cs="Times New Roman"/>
            <w:lang w:eastAsia="zh-CN"/>
          </w:rPr>
          <w:t>”</w:t>
        </w:r>
        <w:r w:rsidRPr="00F67C5A">
          <w:rPr>
            <w:rFonts w:ascii="Times New Roman" w:eastAsia="KaiTi" w:hAnsi="Times New Roman" w:cs="Times New Roman" w:hint="eastAsia"/>
            <w:lang w:eastAsia="zh-CN"/>
          </w:rPr>
          <w:t>不同而变化</w:t>
        </w:r>
        <w:r w:rsidRPr="00F67C5A">
          <w:rPr>
            <w:rFonts w:ascii="Times New Roman" w:eastAsia="KaiTi" w:hAnsi="Times New Roman" w:cs="Times New Roman" w:hint="eastAsia"/>
            <w:lang w:eastAsia="zh-CN"/>
          </w:rPr>
          <w:t>,</w:t>
        </w:r>
        <w:r w:rsidRPr="00F67C5A">
          <w:rPr>
            <w:rFonts w:ascii="Times New Roman" w:eastAsia="KaiTi" w:hAnsi="Times New Roman" w:cs="Times New Roman" w:hint="eastAsia"/>
            <w:lang w:eastAsia="zh-CN"/>
          </w:rPr>
          <w:t>就像是太阳跟水星间的</w:t>
        </w:r>
        <w:r w:rsidRPr="00F67C5A">
          <w:rPr>
            <w:rFonts w:ascii="Times New Roman" w:eastAsia="KaiTi" w:hAnsi="Times New Roman" w:cs="Times New Roman" w:hint="eastAsia"/>
            <w:lang w:eastAsia="zh-CN"/>
          </w:rPr>
          <w:t>T</w:t>
        </w:r>
        <w:r w:rsidRPr="00F67C5A">
          <w:rPr>
            <w:rFonts w:ascii="Times New Roman" w:eastAsia="KaiTi" w:hAnsi="Times New Roman" w:cs="Times New Roman"/>
            <w:lang w:eastAsia="zh-CN"/>
          </w:rPr>
          <w: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就跟太阳跟地球间的</w:t>
        </w:r>
        <w:r w:rsidRPr="00F67C5A">
          <w:rPr>
            <w:rFonts w:ascii="Times New Roman" w:eastAsia="KaiTi" w:hAnsi="Times New Roman" w:cs="Times New Roman" w:hint="eastAsia"/>
            <w:lang w:eastAsia="zh-CN"/>
          </w:rPr>
          <w:lastRenderedPageBreak/>
          <w:t>T</w:t>
        </w:r>
        <w:r w:rsidRPr="00F67C5A">
          <w:rPr>
            <w:rFonts w:ascii="Times New Roman" w:eastAsia="KaiTi" w:hAnsi="Times New Roman" w:cs="Times New Roman"/>
            <w:lang w:eastAsia="zh-CN"/>
          </w:rPr>
          <w:t>HE ONE</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lang w:eastAsia="zh-CN"/>
          </w:rPr>
          <w:t xml:space="preserve"> </w:t>
        </w:r>
        <w:r w:rsidRPr="00F67C5A">
          <w:rPr>
            <w:rFonts w:ascii="Times New Roman" w:eastAsia="KaiTi" w:hAnsi="Times New Roman" w:cs="Times New Roman" w:hint="eastAsia"/>
            <w:lang w:eastAsia="zh-CN"/>
          </w:rPr>
          <w:t>略有不同</w:t>
        </w:r>
        <w:r w:rsidRPr="00F67C5A">
          <w:rPr>
            <w:rFonts w:ascii="Times New Roman" w:eastAsia="KaiTi" w:hAnsi="Times New Roman" w:cs="Times New Roman" w:hint="eastAsia"/>
            <w:lang w:eastAsia="zh-CN"/>
          </w:rPr>
          <w:t>,</w:t>
        </w:r>
      </w:ins>
    </w:p>
    <w:p w14:paraId="1025BEFF" w14:textId="77777777" w:rsidR="00F67C5A" w:rsidRPr="00F67C5A" w:rsidRDefault="00F67C5A" w:rsidP="00F67C5A">
      <w:pPr>
        <w:pStyle w:val="a3"/>
        <w:numPr>
          <w:ilvl w:val="0"/>
          <w:numId w:val="2"/>
        </w:numPr>
        <w:ind w:left="480" w:firstLine="200"/>
        <w:jc w:val="both"/>
        <w:rPr>
          <w:ins w:id="127" w:author="吴敏" w:date="2023-05-09T21:40:00Z"/>
          <w:rFonts w:ascii="Times New Roman" w:eastAsia="KaiTi" w:hAnsi="Times New Roman" w:cs="Times New Roman"/>
          <w:lang w:eastAsia="zh-CN"/>
        </w:rPr>
      </w:pPr>
      <w:ins w:id="128" w:author="吴敏" w:date="2023-05-09T21:40:00Z">
        <w:r w:rsidRPr="00F67C5A">
          <w:rPr>
            <w:rFonts w:ascii="Times New Roman" w:eastAsia="KaiTi" w:hAnsi="Times New Roman" w:cs="Times New Roman" w:hint="eastAsia"/>
            <w:lang w:eastAsia="zh-CN"/>
          </w:rPr>
          <w:t>不同的</w:t>
        </w:r>
        <w:r w:rsidRPr="00F67C5A">
          <w:rPr>
            <w:rFonts w:ascii="Times New Roman" w:eastAsia="KaiTi" w:hAnsi="Times New Roman" w:cs="Times New Roman"/>
            <w:lang w:eastAsia="zh-CN"/>
          </w:rPr>
          <w:t xml:space="preserve">THE ONE </w:t>
        </w:r>
        <w:r w:rsidRPr="00F67C5A">
          <w:rPr>
            <w:rFonts w:ascii="Times New Roman" w:eastAsia="KaiTi" w:hAnsi="Times New Roman" w:cs="Times New Roman" w:hint="eastAsia"/>
            <w:lang w:eastAsia="zh-CN"/>
          </w:rPr>
          <w:t>作用力</w:t>
        </w:r>
        <w:r w:rsidRPr="00F67C5A">
          <w:rPr>
            <w:rFonts w:ascii="Times New Roman" w:eastAsia="KaiTi" w:hAnsi="Times New Roman" w:cs="Times New Roman" w:hint="eastAsia"/>
            <w:lang w:eastAsia="zh-CN"/>
          </w:rPr>
          <w:t>,</w:t>
        </w:r>
        <w:r w:rsidRPr="00F67C5A">
          <w:rPr>
            <w:rFonts w:ascii="Times New Roman" w:eastAsia="KaiTi" w:hAnsi="Times New Roman" w:cs="Times New Roman" w:hint="eastAsia"/>
            <w:lang w:eastAsia="zh-CN"/>
          </w:rPr>
          <w:t>交互作用下</w:t>
        </w:r>
        <w:r w:rsidRPr="00F67C5A">
          <w:rPr>
            <w:rFonts w:ascii="Times New Roman" w:eastAsia="KaiTi" w:hAnsi="Times New Roman" w:cs="Times New Roman" w:hint="eastAsia"/>
            <w:lang w:eastAsia="zh-CN"/>
          </w:rPr>
          <w:t>,</w:t>
        </w:r>
        <w:r w:rsidRPr="00F67C5A">
          <w:rPr>
            <w:rFonts w:ascii="Times New Roman" w:eastAsia="KaiTi" w:hAnsi="Times New Roman" w:cs="Times New Roman" w:hint="eastAsia"/>
            <w:lang w:eastAsia="zh-CN"/>
          </w:rPr>
          <w:t>也会产生新的</w:t>
        </w:r>
        <w:r w:rsidRPr="00F67C5A">
          <w:rPr>
            <w:rFonts w:ascii="Times New Roman" w:eastAsia="KaiTi" w:hAnsi="Times New Roman" w:cs="Times New Roman" w:hint="eastAsia"/>
            <w:lang w:eastAsia="zh-CN"/>
          </w:rPr>
          <w:t>THE ONE</w:t>
        </w:r>
        <w:r w:rsidRPr="00F67C5A">
          <w:rPr>
            <w:rFonts w:ascii="Times New Roman" w:eastAsia="KaiTi" w:hAnsi="Times New Roman" w:cs="Times New Roman" w:hint="eastAsia"/>
            <w:lang w:eastAsia="zh-CN"/>
          </w:rPr>
          <w:t>合力效应</w:t>
        </w:r>
        <w:r w:rsidRPr="00F67C5A">
          <w:rPr>
            <w:rFonts w:ascii="Times New Roman" w:eastAsia="KaiTi" w:hAnsi="Times New Roman" w:cs="Times New Roman" w:hint="eastAsia"/>
            <w:lang w:eastAsia="zh-CN"/>
          </w:rPr>
          <w:t>.</w:t>
        </w:r>
      </w:ins>
    </w:p>
    <w:p w14:paraId="131CE374" w14:textId="77777777" w:rsidR="00F67C5A" w:rsidRPr="00F67C5A" w:rsidRDefault="00F67C5A" w:rsidP="00F67C5A">
      <w:pPr>
        <w:pStyle w:val="a3"/>
        <w:numPr>
          <w:ilvl w:val="0"/>
          <w:numId w:val="2"/>
        </w:numPr>
        <w:ind w:left="480" w:firstLine="200"/>
        <w:jc w:val="both"/>
        <w:rPr>
          <w:ins w:id="129" w:author="吴敏" w:date="2023-05-09T21:40:00Z"/>
          <w:rFonts w:ascii="Times New Roman" w:eastAsia="KaiTi" w:hAnsi="Times New Roman" w:cs="Times New Roman"/>
          <w:lang w:eastAsia="zh-CN"/>
        </w:rPr>
      </w:pPr>
      <w:ins w:id="130" w:author="吴敏" w:date="2023-05-09T21:40:00Z">
        <w:r w:rsidRPr="00F67C5A">
          <w:rPr>
            <w:rFonts w:ascii="Times New Roman" w:eastAsia="KaiTi" w:hAnsi="Times New Roman" w:cs="Times New Roman" w:hint="eastAsia"/>
            <w:lang w:eastAsia="zh-CN"/>
          </w:rPr>
          <w:t>要用</w:t>
        </w:r>
        <w:r w:rsidRPr="00F67C5A">
          <w:rPr>
            <w:rFonts w:ascii="Times New Roman" w:eastAsia="KaiTi" w:hAnsi="Times New Roman" w:cs="Times New Roman" w:hint="eastAsia"/>
            <w:lang w:eastAsia="zh-CN"/>
          </w:rPr>
          <w:t>T</w:t>
        </w:r>
        <w:r w:rsidRPr="00F67C5A">
          <w:rPr>
            <w:rFonts w:ascii="Times New Roman" w:eastAsia="KaiTi" w:hAnsi="Times New Roman" w:cs="Times New Roman"/>
            <w:lang w:eastAsia="zh-CN"/>
          </w:rPr>
          <w:t xml:space="preserve">HE ONE </w:t>
        </w:r>
        <w:r w:rsidRPr="00F67C5A">
          <w:rPr>
            <w:rFonts w:ascii="Times New Roman" w:eastAsia="KaiTi" w:hAnsi="Times New Roman" w:cs="Times New Roman" w:hint="eastAsia"/>
            <w:lang w:eastAsia="zh-CN"/>
          </w:rPr>
          <w:t>说明相对论在某些条件下也是适用的</w:t>
        </w:r>
      </w:ins>
    </w:p>
    <w:p w14:paraId="540731AC" w14:textId="77777777" w:rsidR="00F67C5A" w:rsidRDefault="00F67C5A">
      <w:pPr>
        <w:pStyle w:val="a3"/>
        <w:ind w:leftChars="0" w:left="680"/>
        <w:jc w:val="both"/>
        <w:rPr>
          <w:ins w:id="131" w:author="吴敏" w:date="2023-05-09T21:40:00Z"/>
          <w:rFonts w:ascii="Times New Roman" w:eastAsia="KaiTi" w:hAnsi="Times New Roman" w:cs="Times New Roman"/>
          <w:lang w:eastAsia="zh-CN"/>
        </w:rPr>
        <w:pPrChange w:id="132" w:author="吴敏" w:date="2023-05-09T21:40:00Z">
          <w:pPr>
            <w:pStyle w:val="a3"/>
            <w:numPr>
              <w:numId w:val="2"/>
            </w:numPr>
            <w:ind w:firstLine="200"/>
            <w:jc w:val="both"/>
          </w:pPr>
        </w:pPrChange>
      </w:pPr>
    </w:p>
    <w:p w14:paraId="5A44D3FB" w14:textId="2CABC090" w:rsidR="00FA5DDA" w:rsidRPr="00ED5A14" w:rsidRDefault="00FA5DDA" w:rsidP="00FA5DDA">
      <w:pPr>
        <w:pStyle w:val="a3"/>
        <w:numPr>
          <w:ilvl w:val="0"/>
          <w:numId w:val="2"/>
        </w:numPr>
        <w:ind w:left="480" w:firstLine="200"/>
        <w:jc w:val="both"/>
        <w:rPr>
          <w:ins w:id="133" w:author="吴敏" w:date="2023-04-22T19:30:00Z"/>
          <w:rFonts w:ascii="Times New Roman" w:eastAsia="KaiTi" w:hAnsi="Times New Roman" w:cs="Times New Roman"/>
          <w:lang w:eastAsia="zh-CN"/>
        </w:rPr>
      </w:pPr>
      <w:ins w:id="134" w:author="吴敏" w:date="2023-04-22T19:30:00Z">
        <w:r w:rsidRPr="00ED5A14">
          <w:rPr>
            <w:rFonts w:ascii="Times New Roman" w:eastAsia="KaiTi" w:hAnsi="Times New Roman" w:cs="Times New Roman"/>
            <w:lang w:eastAsia="zh-CN"/>
          </w:rPr>
          <w:t>基于牛顿跟特斯拉的学说</w:t>
        </w:r>
        <w:r>
          <w:rPr>
            <w:rFonts w:ascii="Times New Roman" w:eastAsia="KaiTi" w:hAnsi="Times New Roman" w:cs="Times New Roman"/>
            <w:lang w:eastAsia="zh-CN"/>
          </w:rPr>
          <w:t>，</w:t>
        </w:r>
        <w:r w:rsidRPr="00ED5A14">
          <w:rPr>
            <w:rFonts w:ascii="Times New Roman" w:eastAsia="KaiTi" w:hAnsi="Times New Roman" w:cs="Times New Roman"/>
            <w:lang w:eastAsia="zh-CN"/>
          </w:rPr>
          <w:t>来看太阳系的其他天体</w:t>
        </w:r>
      </w:ins>
      <w:ins w:id="135" w:author="吴敏" w:date="2023-04-22T19:32:00Z">
        <w:r w:rsidR="006C7131">
          <w:rPr>
            <w:rFonts w:ascii="Times New Roman" w:eastAsia="KaiTi" w:hAnsi="Times New Roman" w:cs="Times New Roman" w:hint="eastAsia"/>
            <w:lang w:eastAsia="zh-CN"/>
          </w:rPr>
          <w:t>。</w:t>
        </w:r>
      </w:ins>
    </w:p>
    <w:p w14:paraId="1D8534A7" w14:textId="77777777" w:rsidR="00FA5DDA" w:rsidRPr="00ED5A14" w:rsidRDefault="00FA5DDA">
      <w:pPr>
        <w:pStyle w:val="a3"/>
        <w:ind w:leftChars="0" w:left="680"/>
        <w:jc w:val="both"/>
        <w:rPr>
          <w:ins w:id="136" w:author="吴敏" w:date="2023-04-22T19:30:00Z"/>
          <w:rFonts w:ascii="Times New Roman" w:eastAsia="KaiTi" w:hAnsi="Times New Roman" w:cs="Times New Roman"/>
          <w:lang w:eastAsia="zh-CN"/>
        </w:rPr>
        <w:pPrChange w:id="137" w:author="吴敏" w:date="2023-05-02T10:05:00Z">
          <w:pPr>
            <w:pStyle w:val="a3"/>
            <w:numPr>
              <w:numId w:val="2"/>
            </w:numPr>
            <w:ind w:firstLine="200"/>
            <w:jc w:val="both"/>
          </w:pPr>
        </w:pPrChange>
      </w:pPr>
      <w:ins w:id="138" w:author="吴敏" w:date="2023-04-22T19:30:00Z">
        <w:r w:rsidRPr="000007DB">
          <w:rPr>
            <w:rFonts w:ascii="Times New Roman" w:eastAsia="KaiTi" w:hAnsi="Times New Roman" w:cs="Times New Roman" w:hint="eastAsia"/>
            <w:lang w:eastAsia="zh-CN"/>
          </w:rPr>
          <w:t>太阳的质量占太阳系总质量的</w:t>
        </w:r>
        <w:r w:rsidRPr="000007DB">
          <w:rPr>
            <w:rFonts w:ascii="Times New Roman" w:eastAsia="KaiTi" w:hAnsi="Times New Roman" w:cs="Times New Roman" w:hint="eastAsia"/>
            <w:lang w:eastAsia="zh-CN"/>
          </w:rPr>
          <w:t>9</w:t>
        </w:r>
        <w:r w:rsidRPr="000007DB">
          <w:rPr>
            <w:rFonts w:ascii="Times New Roman" w:eastAsia="KaiTi" w:hAnsi="Times New Roman" w:cs="Times New Roman"/>
            <w:lang w:eastAsia="zh-CN"/>
          </w:rPr>
          <w:t>9.86%</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太阳系中其他的天体</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只占</w:t>
        </w:r>
        <w:r w:rsidRPr="000007DB">
          <w:rPr>
            <w:rFonts w:ascii="Times New Roman" w:eastAsia="KaiTi" w:hAnsi="Times New Roman" w:cs="Times New Roman" w:hint="eastAsia"/>
            <w:lang w:eastAsia="zh-CN"/>
          </w:rPr>
          <w:t>0</w:t>
        </w:r>
        <w:r w:rsidRPr="000007DB">
          <w:rPr>
            <w:rFonts w:ascii="Times New Roman" w:eastAsia="KaiTi" w:hAnsi="Times New Roman" w:cs="Times New Roman"/>
            <w:lang w:eastAsia="zh-CN"/>
          </w:rPr>
          <w:t>.14%</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如果宇宙是真空</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没有任何阻力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根据引力效应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太阳系中的所有行星会被太阳吸引到跟太阳靠拢</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只剩一个太阳</w:t>
        </w:r>
        <w:r>
          <w:rPr>
            <w:rFonts w:ascii="Times New Roman" w:eastAsia="KaiTi" w:hAnsi="Times New Roman" w:cs="Times New Roman" w:hint="eastAsia"/>
            <w:lang w:eastAsia="zh-CN"/>
          </w:rPr>
          <w:t>。</w:t>
        </w:r>
        <w:r w:rsidRPr="00ED5A14">
          <w:rPr>
            <w:rFonts w:ascii="Times New Roman" w:eastAsia="KaiTi" w:hAnsi="Times New Roman" w:cs="Times New Roman"/>
            <w:lang w:eastAsia="zh-CN"/>
          </w:rPr>
          <w:t>如果说没有其他力的存在</w:t>
        </w:r>
        <w:r>
          <w:rPr>
            <w:rFonts w:ascii="Times New Roman" w:eastAsia="KaiTi" w:hAnsi="Times New Roman" w:cs="Times New Roman"/>
            <w:lang w:eastAsia="zh-CN"/>
          </w:rPr>
          <w:t>，</w:t>
        </w:r>
        <w:r w:rsidRPr="00ED5A14">
          <w:rPr>
            <w:rFonts w:ascii="Times New Roman" w:eastAsia="KaiTi" w:hAnsi="Times New Roman" w:cs="Times New Roman"/>
            <w:lang w:eastAsia="zh-CN"/>
          </w:rPr>
          <w:t>月球会被地球所吸引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太阳系的其他天体</w:t>
        </w:r>
        <w:r>
          <w:rPr>
            <w:rFonts w:ascii="Times New Roman" w:eastAsia="KaiTi" w:hAnsi="Times New Roman" w:cs="Times New Roman"/>
            <w:lang w:eastAsia="zh-CN"/>
          </w:rPr>
          <w:t>，</w:t>
        </w:r>
        <w:r w:rsidRPr="00ED5A14">
          <w:rPr>
            <w:rFonts w:ascii="Times New Roman" w:eastAsia="KaiTi" w:hAnsi="Times New Roman" w:cs="Times New Roman"/>
            <w:lang w:eastAsia="zh-CN"/>
          </w:rPr>
          <w:t>会被太阳所吸引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太阳系会被银河系的银心所吸引</w:t>
        </w:r>
        <w:r w:rsidRPr="00ED5A14">
          <w:rPr>
            <w:rFonts w:ascii="Times New Roman" w:eastAsia="KaiTi" w:hAnsi="Times New Roman" w:cs="Times New Roman"/>
            <w:lang w:eastAsia="zh-CN"/>
          </w:rPr>
          <w:t>…</w:t>
        </w:r>
      </w:ins>
    </w:p>
    <w:p w14:paraId="1A41B6CC" w14:textId="77777777" w:rsidR="00FA5DDA" w:rsidRPr="000007DB" w:rsidRDefault="00FA5DDA" w:rsidP="00FA5DDA">
      <w:pPr>
        <w:pStyle w:val="a3"/>
        <w:numPr>
          <w:ilvl w:val="0"/>
          <w:numId w:val="2"/>
        </w:numPr>
        <w:ind w:left="480" w:firstLine="200"/>
        <w:jc w:val="both"/>
        <w:rPr>
          <w:ins w:id="139" w:author="吴敏" w:date="2023-04-22T19:30:00Z"/>
          <w:rFonts w:ascii="Times New Roman" w:eastAsia="KaiTi" w:hAnsi="Times New Roman" w:cs="Times New Roman"/>
          <w:lang w:eastAsia="zh-CN"/>
        </w:rPr>
      </w:pPr>
      <w:ins w:id="140" w:author="吴敏" w:date="2023-04-22T19:30:00Z">
        <w:r w:rsidRPr="000007DB">
          <w:rPr>
            <w:rFonts w:ascii="Times New Roman" w:eastAsia="KaiTi" w:hAnsi="Times New Roman" w:cs="Times New Roman" w:hint="eastAsia"/>
            <w:lang w:eastAsia="zh-CN"/>
          </w:rPr>
          <w:t>透过吸引力效应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宇宙中</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质量大的（引力大的）会吸引质量小的（引力小的）</w:t>
        </w:r>
        <w:r>
          <w:rPr>
            <w:rFonts w:ascii="Times New Roman" w:eastAsia="KaiTi" w:hAnsi="Times New Roman" w:cs="Times New Roman" w:hint="eastAsia"/>
            <w:lang w:eastAsia="zh-CN"/>
          </w:rPr>
          <w:t>。</w:t>
        </w:r>
      </w:ins>
    </w:p>
    <w:p w14:paraId="660E7890" w14:textId="77777777" w:rsidR="00FA5DDA" w:rsidRPr="000007DB" w:rsidRDefault="00FA5DDA" w:rsidP="00FA5DDA">
      <w:pPr>
        <w:pStyle w:val="a3"/>
        <w:numPr>
          <w:ilvl w:val="0"/>
          <w:numId w:val="2"/>
        </w:numPr>
        <w:ind w:left="480" w:firstLine="200"/>
        <w:jc w:val="both"/>
        <w:rPr>
          <w:ins w:id="141" w:author="吴敏" w:date="2023-04-22T19:30:00Z"/>
          <w:rFonts w:ascii="Times New Roman" w:eastAsia="KaiTi" w:hAnsi="Times New Roman" w:cs="Times New Roman"/>
          <w:lang w:eastAsia="zh-CN"/>
        </w:rPr>
      </w:pPr>
      <w:ins w:id="142" w:author="吴敏" w:date="2023-04-22T19:30:00Z">
        <w:r w:rsidRPr="000007DB">
          <w:rPr>
            <w:rFonts w:ascii="Times New Roman" w:eastAsia="KaiTi" w:hAnsi="Times New Roman" w:cs="Times New Roman" w:hint="eastAsia"/>
            <w:lang w:eastAsia="zh-CN"/>
          </w:rPr>
          <w:t>这个现象并未发生</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那就代表在宇宙中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存在某种现代科技不可见</w:t>
        </w:r>
        <w:r>
          <w:rPr>
            <w:rFonts w:ascii="Times New Roman" w:eastAsia="KaiTi" w:hAnsi="Times New Roman" w:cs="Times New Roman" w:hint="eastAsia"/>
            <w:lang w:eastAsia="zh-CN"/>
          </w:rPr>
          <w:t>、</w:t>
        </w:r>
        <w:r w:rsidRPr="000007DB">
          <w:rPr>
            <w:rFonts w:ascii="Times New Roman" w:eastAsia="KaiTi" w:hAnsi="Times New Roman" w:cs="Times New Roman" w:hint="eastAsia"/>
            <w:lang w:eastAsia="zh-CN"/>
          </w:rPr>
          <w:t>不可测的物质</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介于太阳系的天体跟太阳中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降低了太阳的引力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这个物质我们称为</w:t>
        </w:r>
        <w:r w:rsidRPr="000007DB">
          <w:rPr>
            <w:rFonts w:ascii="Times New Roman" w:eastAsia="KaiTi" w:hAnsi="Times New Roman" w:cs="Times New Roman" w:hint="eastAsia"/>
            <w:lang w:eastAsia="zh-CN"/>
          </w:rPr>
          <w:t>t</w:t>
        </w:r>
        <w:r w:rsidRPr="000007DB">
          <w:rPr>
            <w:rFonts w:ascii="Times New Roman" w:eastAsia="KaiTi" w:hAnsi="Times New Roman" w:cs="Times New Roman"/>
            <w:lang w:eastAsia="zh-CN"/>
          </w:rPr>
          <w:t>he one</w:t>
        </w:r>
        <w:r>
          <w:rPr>
            <w:rFonts w:ascii="PMingLiU" w:eastAsia="PMingLiU" w:hAnsi="PMingLiU" w:cs="Times New Roman" w:hint="eastAsia"/>
            <w:lang w:eastAsia="zh-CN"/>
          </w:rPr>
          <w:t>。</w:t>
        </w:r>
        <w:r>
          <w:rPr>
            <w:rFonts w:ascii="Times New Roman" w:hAnsi="Times New Roman" w:cs="Times New Roman" w:hint="eastAsia"/>
            <w:lang w:eastAsia="zh-CN"/>
          </w:rPr>
          <w:t>地球跟太阳之间</w:t>
        </w:r>
        <w:r>
          <w:rPr>
            <w:rFonts w:ascii="PMingLiU" w:eastAsia="PMingLiU" w:hAnsi="PMingLiU" w:cs="Times New Roman" w:hint="eastAsia"/>
            <w:lang w:eastAsia="zh-CN"/>
          </w:rPr>
          <w:t>，</w:t>
        </w:r>
        <w:r>
          <w:rPr>
            <w:rFonts w:ascii="Times New Roman" w:hAnsi="Times New Roman" w:cs="Times New Roman" w:hint="eastAsia"/>
            <w:lang w:eastAsia="zh-CN"/>
          </w:rPr>
          <w:t>存在高密度</w:t>
        </w:r>
        <w:r>
          <w:rPr>
            <w:rFonts w:ascii="Times New Roman" w:hAnsi="Times New Roman" w:cs="Times New Roman"/>
            <w:lang w:eastAsia="zh-CN"/>
          </w:rPr>
          <w:t>The one</w:t>
        </w:r>
        <w:r>
          <w:rPr>
            <w:rFonts w:ascii="PMingLiU" w:eastAsia="PMingLiU" w:hAnsi="PMingLiU" w:cs="Times New Roman" w:hint="eastAsia"/>
            <w:lang w:eastAsia="zh-CN"/>
          </w:rPr>
          <w:t>，</w:t>
        </w:r>
        <w:r>
          <w:rPr>
            <w:rFonts w:ascii="Times New Roman" w:hAnsi="Times New Roman" w:cs="Times New Roman" w:hint="eastAsia"/>
            <w:lang w:eastAsia="zh-CN"/>
          </w:rPr>
          <w:t>虽然物质</w:t>
        </w:r>
        <w:r>
          <w:rPr>
            <w:rFonts w:ascii="Microsoft JhengHei" w:eastAsia="Microsoft JhengHei" w:hAnsi="Microsoft JhengHei" w:cs="Times New Roman" w:hint="eastAsia"/>
            <w:lang w:eastAsia="zh-CN"/>
          </w:rPr>
          <w:t>、</w:t>
        </w:r>
        <w:r>
          <w:rPr>
            <w:rFonts w:ascii="Times New Roman" w:hAnsi="Times New Roman" w:cs="Times New Roman" w:hint="eastAsia"/>
            <w:lang w:eastAsia="zh-CN"/>
          </w:rPr>
          <w:t>波</w:t>
        </w:r>
        <w:r>
          <w:rPr>
            <w:rFonts w:ascii="Microsoft JhengHei" w:eastAsia="Microsoft JhengHei" w:hAnsi="Microsoft JhengHei" w:cs="Times New Roman" w:hint="eastAsia"/>
            <w:lang w:eastAsia="zh-CN"/>
          </w:rPr>
          <w:t>、</w:t>
        </w:r>
        <w:r>
          <w:rPr>
            <w:rFonts w:ascii="Times New Roman" w:hAnsi="Times New Roman" w:cs="Times New Roman" w:hint="eastAsia"/>
            <w:lang w:eastAsia="zh-CN"/>
          </w:rPr>
          <w:t>光这些可以通过</w:t>
        </w:r>
        <w:r>
          <w:rPr>
            <w:rFonts w:asciiTheme="minorEastAsia" w:hAnsiTheme="minorEastAsia" w:cs="Times New Roman" w:hint="eastAsia"/>
            <w:lang w:eastAsia="zh-CN"/>
          </w:rPr>
          <w:t>，</w:t>
        </w:r>
        <w:r>
          <w:rPr>
            <w:rFonts w:ascii="Times New Roman" w:hAnsi="Times New Roman" w:cs="Times New Roman" w:hint="eastAsia"/>
            <w:lang w:eastAsia="zh-CN"/>
          </w:rPr>
          <w:t>但是高密度</w:t>
        </w:r>
        <w:r>
          <w:rPr>
            <w:rFonts w:ascii="Times New Roman" w:hAnsi="Times New Roman" w:cs="Times New Roman" w:hint="eastAsia"/>
            <w:lang w:eastAsia="zh-CN"/>
          </w:rPr>
          <w:t>T</w:t>
        </w:r>
        <w:r>
          <w:rPr>
            <w:rFonts w:ascii="Times New Roman" w:hAnsi="Times New Roman" w:cs="Times New Roman"/>
            <w:lang w:eastAsia="zh-CN"/>
          </w:rPr>
          <w:t xml:space="preserve">he one </w:t>
        </w:r>
        <w:r>
          <w:rPr>
            <w:rFonts w:ascii="Times New Roman" w:hAnsi="Times New Roman" w:cs="Times New Roman" w:hint="eastAsia"/>
            <w:lang w:eastAsia="zh-CN"/>
          </w:rPr>
          <w:t>形成阻力</w:t>
        </w:r>
        <w:r>
          <w:rPr>
            <w:rFonts w:asciiTheme="minorEastAsia" w:hAnsiTheme="minorEastAsia" w:cs="Times New Roman" w:hint="eastAsia"/>
            <w:lang w:eastAsia="zh-CN"/>
          </w:rPr>
          <w:t>，</w:t>
        </w:r>
        <w:r>
          <w:rPr>
            <w:rFonts w:ascii="Times New Roman" w:hAnsi="Times New Roman" w:cs="Times New Roman" w:hint="eastAsia"/>
            <w:lang w:eastAsia="zh-CN"/>
          </w:rPr>
          <w:t>阻止地球被太阳吸过去</w:t>
        </w:r>
        <w:r>
          <w:rPr>
            <w:rFonts w:ascii="Microsoft JhengHei" w:eastAsia="Microsoft JhengHei" w:hAnsi="Microsoft JhengHei" w:cs="Times New Roman" w:hint="eastAsia"/>
            <w:lang w:eastAsia="zh-CN"/>
          </w:rPr>
          <w:t>〭</w:t>
        </w:r>
      </w:ins>
    </w:p>
    <w:p w14:paraId="54341EF4" w14:textId="77777777" w:rsidR="00FA5DDA" w:rsidRPr="002F27A3" w:rsidRDefault="00FA5DDA" w:rsidP="00FA5DDA">
      <w:pPr>
        <w:pStyle w:val="a3"/>
        <w:numPr>
          <w:ilvl w:val="0"/>
          <w:numId w:val="2"/>
        </w:numPr>
        <w:ind w:left="480" w:firstLine="200"/>
        <w:jc w:val="both"/>
        <w:rPr>
          <w:ins w:id="143" w:author="吴敏" w:date="2023-04-22T19:30:00Z"/>
          <w:rFonts w:ascii="Times New Roman" w:hAnsi="Times New Roman" w:cs="Times New Roman"/>
          <w:lang w:eastAsia="zh-CN"/>
          <w:rPrChange w:id="144" w:author="吴敏" w:date="2023-05-10T00:37:00Z">
            <w:rPr>
              <w:ins w:id="145" w:author="吴敏" w:date="2023-04-22T19:30:00Z"/>
              <w:shd w:val="clear" w:color="auto" w:fill="92D050"/>
              <w:lang w:val="en-GB" w:eastAsia="zh-CN"/>
            </w:rPr>
          </w:rPrChange>
        </w:rPr>
      </w:pPr>
      <w:ins w:id="146" w:author="吴敏" w:date="2023-04-22T19:30:00Z">
        <w:r w:rsidRPr="002F27A3">
          <w:rPr>
            <w:rFonts w:ascii="Times New Roman" w:hAnsi="Times New Roman" w:cs="Times New Roman" w:hint="eastAsia"/>
            <w:lang w:eastAsia="zh-CN"/>
            <w:rPrChange w:id="147" w:author="吴敏" w:date="2023-05-10T00:37:00Z">
              <w:rPr>
                <w:rFonts w:hint="eastAsia"/>
                <w:shd w:val="clear" w:color="auto" w:fill="92D050"/>
                <w:lang w:val="en-GB" w:eastAsia="zh-CN"/>
              </w:rPr>
            </w:rPrChange>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ins>
    </w:p>
    <w:p w14:paraId="34B0700B" w14:textId="5136E0A5" w:rsidR="00B45500" w:rsidRPr="007354A6" w:rsidRDefault="00863824" w:rsidP="00166DD3">
      <w:pPr>
        <w:pStyle w:val="5"/>
        <w:numPr>
          <w:ilvl w:val="0"/>
          <w:numId w:val="17"/>
        </w:numPr>
        <w:spacing w:line="240" w:lineRule="auto"/>
        <w:ind w:firstLine="200"/>
        <w:jc w:val="both"/>
        <w:rPr>
          <w:rFonts w:ascii="Times New Roman" w:eastAsia="KaiTi" w:hAnsi="Times New Roman" w:cs="Times New Roman"/>
          <w:lang w:eastAsia="zh-CN"/>
          <w:rPrChange w:id="148" w:author="吴敏" w:date="2023-04-22T16:42:00Z">
            <w:rPr>
              <w:rFonts w:ascii="Times New Roman" w:eastAsia="KaiTi" w:hAnsi="Times New Roman" w:cs="Times New Roman"/>
              <w:highlight w:val="yellow"/>
              <w:lang w:eastAsia="zh-CN"/>
            </w:rPr>
          </w:rPrChange>
        </w:rPr>
      </w:pPr>
      <w:r w:rsidRPr="007354A6">
        <w:rPr>
          <w:rFonts w:ascii="Times New Roman" w:eastAsia="KaiTi" w:hAnsi="Times New Roman" w:cs="Times New Roman"/>
          <w:lang w:eastAsia="zh-CN"/>
          <w:rPrChange w:id="149" w:author="吴敏" w:date="2023-04-22T16:42:00Z">
            <w:rPr>
              <w:rFonts w:ascii="Times New Roman" w:eastAsia="KaiTi" w:hAnsi="Times New Roman" w:cs="Times New Roman"/>
              <w:highlight w:val="yellow"/>
              <w:lang w:eastAsia="zh-CN"/>
            </w:rPr>
          </w:rPrChange>
        </w:rPr>
        <w:t>THE ONE</w:t>
      </w:r>
      <w:r w:rsidRPr="007354A6">
        <w:rPr>
          <w:rFonts w:ascii="Times New Roman" w:eastAsia="KaiTi" w:hAnsi="Times New Roman" w:cs="Times New Roman" w:hint="eastAsia"/>
          <w:lang w:eastAsia="zh-CN"/>
          <w:rPrChange w:id="150" w:author="吴敏" w:date="2023-04-22T16:42:00Z">
            <w:rPr>
              <w:rFonts w:ascii="Times New Roman" w:eastAsia="KaiTi" w:hAnsi="Times New Roman" w:cs="Times New Roman" w:hint="eastAsia"/>
              <w:highlight w:val="yellow"/>
              <w:lang w:eastAsia="zh-CN"/>
            </w:rPr>
          </w:rPrChange>
        </w:rPr>
        <w:t>特性</w:t>
      </w:r>
      <w:r w:rsidR="00F54848" w:rsidRPr="007354A6">
        <w:rPr>
          <w:rFonts w:ascii="Times New Roman" w:eastAsia="KaiTi" w:hAnsi="Times New Roman" w:cs="Times New Roman"/>
          <w:lang w:eastAsia="zh-CN"/>
          <w:rPrChange w:id="151" w:author="吴敏" w:date="2023-04-22T16:42:00Z">
            <w:rPr>
              <w:rFonts w:ascii="Times New Roman" w:eastAsia="KaiTi" w:hAnsi="Times New Roman" w:cs="Times New Roman"/>
              <w:highlight w:val="yellow"/>
              <w:lang w:eastAsia="zh-CN"/>
            </w:rPr>
          </w:rPrChange>
        </w:rPr>
        <w:t xml:space="preserve"> </w:t>
      </w:r>
      <w:del w:id="152" w:author="吴敏" w:date="2023-04-22T16:42:00Z">
        <w:r w:rsidR="00F54848" w:rsidRPr="007354A6" w:rsidDel="007354A6">
          <w:rPr>
            <w:rFonts w:ascii="Times New Roman" w:eastAsia="KaiTi" w:hAnsi="Times New Roman" w:cs="Times New Roman" w:hint="eastAsia"/>
            <w:lang w:eastAsia="zh-CN"/>
            <w:rPrChange w:id="153" w:author="吴敏" w:date="2023-04-22T16:42:00Z">
              <w:rPr>
                <w:rFonts w:ascii="Times New Roman" w:eastAsia="KaiTi" w:hAnsi="Times New Roman" w:cs="Times New Roman" w:hint="eastAsia"/>
                <w:highlight w:val="yellow"/>
                <w:lang w:eastAsia="zh-CN"/>
              </w:rPr>
            </w:rPrChange>
          </w:rPr>
          <w:delText>（刚刚开始修改）</w:delText>
        </w:r>
      </w:del>
    </w:p>
    <w:p w14:paraId="16A3E244" w14:textId="3DA0C5F5" w:rsidR="002B5944" w:rsidRPr="002B5944" w:rsidRDefault="004738A2">
      <w:pPr>
        <w:widowControl/>
        <w:ind w:firstLineChars="200" w:firstLine="480"/>
        <w:jc w:val="both"/>
        <w:rPr>
          <w:ins w:id="154" w:author="吴敏" w:date="2023-05-09T23:32:00Z"/>
          <w:rFonts w:ascii="Microsoft JhengHei" w:eastAsia="Microsoft JhengHei" w:hAnsi="Microsoft JhengHei" w:cs="Times New Roman"/>
        </w:rPr>
      </w:pP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”是宇宙的最小组成单位</w:t>
      </w:r>
      <w:ins w:id="155" w:author="吴敏" w:date="2023-05-10T10:36:00Z">
        <w:r w:rsidR="005B3F56">
          <w:rPr>
            <w:rFonts w:ascii="Times New Roman" w:eastAsia="KaiTi" w:hAnsi="Times New Roman" w:cs="Times New Roman" w:hint="eastAsia"/>
            <w:lang w:eastAsia="zh-CN"/>
          </w:rPr>
          <w:t>，是宇宙的</w:t>
        </w:r>
      </w:ins>
      <w:ins w:id="156" w:author="吴敏" w:date="2023-05-10T10:37:00Z">
        <w:r w:rsidR="005B3F56">
          <w:rPr>
            <w:rFonts w:ascii="Times New Roman" w:eastAsia="KaiTi" w:hAnsi="Times New Roman" w:cs="Times New Roman" w:hint="eastAsia"/>
            <w:lang w:eastAsia="zh-CN"/>
          </w:rPr>
          <w:t>原始能量</w:t>
        </w:r>
      </w:ins>
      <w:r w:rsidRPr="0045193C">
        <w:rPr>
          <w:rFonts w:ascii="Times New Roman" w:eastAsia="KaiTi" w:hAnsi="Times New Roman" w:cs="Times New Roman" w:hint="eastAsia"/>
          <w:lang w:eastAsia="zh-CN"/>
        </w:rPr>
        <w:t>，</w:t>
      </w:r>
      <w:r w:rsidR="007177A8" w:rsidRPr="007177A8">
        <w:rPr>
          <w:rFonts w:ascii="Times New Roman" w:eastAsia="KaiTi" w:hAnsi="Times New Roman" w:cs="Times New Roman" w:hint="eastAsia"/>
          <w:lang w:eastAsia="zh-CN"/>
        </w:rPr>
        <w:t>宇宙的每一个角落都存在着</w:t>
      </w:r>
      <w:r w:rsidR="007177A8" w:rsidRPr="007177A8">
        <w:rPr>
          <w:rFonts w:ascii="Times New Roman" w:eastAsia="KaiTi" w:hAnsi="Times New Roman" w:cs="Times New Roman" w:hint="eastAsia"/>
          <w:lang w:eastAsia="zh-CN"/>
        </w:rPr>
        <w:t>The</w:t>
      </w:r>
      <w:r w:rsidR="007177A8" w:rsidRPr="007177A8">
        <w:rPr>
          <w:rFonts w:ascii="Times New Roman" w:eastAsia="KaiTi" w:hAnsi="Times New Roman" w:cs="Times New Roman"/>
          <w:lang w:eastAsia="zh-CN"/>
        </w:rPr>
        <w:t xml:space="preserve"> one</w:t>
      </w:r>
      <w:r w:rsidR="007177A8" w:rsidRPr="007177A8">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The</w:t>
      </w:r>
      <w:r w:rsidR="005E05CB" w:rsidRPr="0045193C">
        <w:rPr>
          <w:rFonts w:ascii="Times New Roman" w:eastAsia="KaiTi" w:hAnsi="Times New Roman" w:cs="Times New Roman"/>
          <w:lang w:eastAsia="zh-CN"/>
        </w:rPr>
        <w:t xml:space="preserve"> one</w:t>
      </w:r>
      <w:r w:rsidR="005E05CB" w:rsidRPr="0045193C">
        <w:rPr>
          <w:rFonts w:ascii="Times New Roman" w:eastAsia="KaiTi" w:hAnsi="Times New Roman" w:cs="Times New Roman" w:hint="eastAsia"/>
          <w:lang w:eastAsia="zh-CN"/>
        </w:rPr>
        <w:t>”具有能量，</w:t>
      </w:r>
      <w:r w:rsidR="007177A8" w:rsidRPr="005E05CB">
        <w:rPr>
          <w:rFonts w:ascii="Times New Roman" w:eastAsia="KaiTi" w:hAnsi="Times New Roman" w:cs="Times New Roman" w:hint="eastAsia"/>
          <w:lang w:eastAsia="zh-CN"/>
        </w:rPr>
        <w:t>物质是</w:t>
      </w:r>
      <w:del w:id="157" w:author="吴敏" w:date="2023-05-10T10:37:00Z">
        <w:r w:rsidR="007177A8" w:rsidRPr="005E05CB" w:rsidDel="005B3F56">
          <w:rPr>
            <w:rFonts w:ascii="Times New Roman" w:eastAsia="KaiTi" w:hAnsi="Times New Roman" w:cs="Times New Roman" w:hint="eastAsia"/>
            <w:lang w:eastAsia="zh-CN"/>
          </w:rPr>
          <w:delText>“原始能量</w:delText>
        </w:r>
        <w:r w:rsidR="007177A8" w:rsidRPr="005E05CB" w:rsidDel="005B3F56">
          <w:rPr>
            <w:rFonts w:ascii="Times New Roman" w:eastAsia="KaiTi" w:hAnsi="Times New Roman" w:cs="Times New Roman"/>
            <w:lang w:eastAsia="zh-CN"/>
          </w:rPr>
          <w:delText>(</w:delText>
        </w:r>
      </w:del>
      <w:r w:rsidR="007177A8" w:rsidRPr="005E05CB">
        <w:rPr>
          <w:rFonts w:ascii="Times New Roman" w:eastAsia="KaiTi" w:hAnsi="Times New Roman" w:cs="Times New Roman" w:hint="eastAsia"/>
          <w:lang w:eastAsia="zh-CN"/>
        </w:rPr>
        <w:t>The</w:t>
      </w:r>
      <w:r w:rsidR="007177A8" w:rsidRPr="005E05CB">
        <w:rPr>
          <w:rFonts w:ascii="Times New Roman" w:eastAsia="KaiTi" w:hAnsi="Times New Roman" w:cs="Times New Roman"/>
          <w:lang w:eastAsia="zh-CN"/>
        </w:rPr>
        <w:t xml:space="preserve"> one</w:t>
      </w:r>
      <w:del w:id="158" w:author="吴敏" w:date="2023-05-10T10:37:00Z">
        <w:r w:rsidR="007177A8" w:rsidRPr="005E05CB" w:rsidDel="005B3F56">
          <w:rPr>
            <w:rFonts w:ascii="Times New Roman" w:eastAsia="KaiTi" w:hAnsi="Times New Roman" w:cs="Times New Roman"/>
            <w:lang w:eastAsia="zh-CN"/>
          </w:rPr>
          <w:delText>)”</w:delText>
        </w:r>
      </w:del>
      <w:r w:rsidR="007177A8" w:rsidRPr="005E05CB">
        <w:rPr>
          <w:rFonts w:ascii="Times New Roman" w:eastAsia="KaiTi" w:hAnsi="Times New Roman" w:cs="Times New Roman"/>
          <w:lang w:eastAsia="zh-CN"/>
        </w:rPr>
        <w:t>的无限种表达形式中的</w:t>
      </w:r>
      <w:r w:rsidR="007177A8" w:rsidRPr="005E05CB">
        <w:rPr>
          <w:rFonts w:ascii="Times New Roman" w:eastAsia="KaiTi" w:hAnsi="Times New Roman" w:cs="Times New Roman" w:hint="eastAsia"/>
          <w:lang w:eastAsia="zh-CN"/>
        </w:rPr>
        <w:t>其中</w:t>
      </w:r>
      <w:r w:rsidR="007177A8" w:rsidRPr="005E05CB">
        <w:rPr>
          <w:rFonts w:ascii="Times New Roman" w:eastAsia="KaiTi" w:hAnsi="Times New Roman" w:cs="Times New Roman"/>
          <w:lang w:eastAsia="zh-CN"/>
        </w:rPr>
        <w:t>一种</w:t>
      </w:r>
      <w:r w:rsidR="007177A8" w:rsidRPr="005E05CB">
        <w:rPr>
          <w:rFonts w:ascii="Times New Roman" w:eastAsia="KaiTi" w:hAnsi="Times New Roman" w:cs="Times New Roman" w:hint="eastAsia"/>
          <w:lang w:eastAsia="zh-CN"/>
        </w:rPr>
        <w:t>。</w:t>
      </w:r>
      <w:ins w:id="159" w:author="顏 秉田" w:date="2023-04-22T00:25:00Z">
        <w:r w:rsidR="003D3CB4">
          <w:rPr>
            <w:rFonts w:ascii="Times New Roman" w:hAnsi="Times New Roman" w:cs="Times New Roman" w:hint="eastAsia"/>
          </w:rPr>
          <w:t>粒子</w:t>
        </w:r>
        <w:r w:rsidR="003D3CB4">
          <w:rPr>
            <w:rFonts w:ascii="Times New Roman" w:hAnsi="Times New Roman" w:cs="Times New Roman" w:hint="eastAsia"/>
          </w:rPr>
          <w:t>,</w:t>
        </w:r>
        <w:r w:rsidR="003D3CB4">
          <w:rPr>
            <w:rFonts w:ascii="Times New Roman" w:hAnsi="Times New Roman" w:cs="Times New Roman" w:hint="eastAsia"/>
          </w:rPr>
          <w:t>能量</w:t>
        </w:r>
        <w:r w:rsidR="003D3CB4">
          <w:rPr>
            <w:rFonts w:ascii="Times New Roman" w:hAnsi="Times New Roman" w:cs="Times New Roman" w:hint="eastAsia"/>
          </w:rPr>
          <w:t>,</w:t>
        </w:r>
        <w:r w:rsidR="003D3CB4">
          <w:rPr>
            <w:rFonts w:ascii="Times New Roman" w:hAnsi="Times New Roman" w:cs="Times New Roman" w:hint="eastAsia"/>
          </w:rPr>
          <w:t>场</w:t>
        </w:r>
        <w:r w:rsidR="003D3CB4">
          <w:rPr>
            <w:rFonts w:ascii="Times New Roman" w:hAnsi="Times New Roman" w:cs="Times New Roman" w:hint="eastAsia"/>
          </w:rPr>
          <w:t>,</w:t>
        </w:r>
        <w:r w:rsidR="003D3CB4">
          <w:rPr>
            <w:rFonts w:ascii="Times New Roman" w:hAnsi="Times New Roman" w:cs="Times New Roman" w:hint="eastAsia"/>
          </w:rPr>
          <w:t>波等</w:t>
        </w:r>
        <w:r w:rsidR="003D3CB4">
          <w:rPr>
            <w:rFonts w:ascii="Times New Roman" w:hAnsi="Times New Roman" w:cs="Times New Roman"/>
          </w:rPr>
          <w:t>…</w:t>
        </w:r>
        <w:r w:rsidR="003D3CB4">
          <w:rPr>
            <w:rFonts w:ascii="Times New Roman" w:hAnsi="Times New Roman" w:cs="Times New Roman" w:hint="eastAsia"/>
          </w:rPr>
          <w:t>均是</w:t>
        </w:r>
        <w:r w:rsidR="003D3CB4">
          <w:rPr>
            <w:rFonts w:ascii="Times New Roman" w:hAnsi="Times New Roman" w:cs="Times New Roman" w:hint="eastAsia"/>
          </w:rPr>
          <w:t>T</w:t>
        </w:r>
        <w:r w:rsidR="003D3CB4">
          <w:rPr>
            <w:rFonts w:ascii="Times New Roman" w:hAnsi="Times New Roman" w:cs="Times New Roman"/>
          </w:rPr>
          <w:t>he one</w:t>
        </w:r>
        <w:r w:rsidR="003D3CB4">
          <w:rPr>
            <w:rFonts w:ascii="Times New Roman" w:hAnsi="Times New Roman" w:cs="Times New Roman" w:hint="eastAsia"/>
          </w:rPr>
          <w:t>可表现</w:t>
        </w:r>
      </w:ins>
      <w:ins w:id="160" w:author="吴敏" w:date="2023-05-09T23:32:00Z">
        <w:r w:rsidR="002B5944">
          <w:rPr>
            <w:rFonts w:ascii="Times New Roman" w:hAnsi="Times New Roman" w:cs="Times New Roman" w:hint="eastAsia"/>
            <w:lang w:eastAsia="zh-CN"/>
          </w:rPr>
          <w:t>的</w:t>
        </w:r>
      </w:ins>
      <w:ins w:id="161" w:author="顏 秉田" w:date="2023-04-22T00:25:00Z">
        <w:r w:rsidR="003D3CB4">
          <w:rPr>
            <w:rFonts w:ascii="Times New Roman" w:hAnsi="Times New Roman" w:cs="Times New Roman" w:hint="eastAsia"/>
          </w:rPr>
          <w:t>形式</w:t>
        </w:r>
        <w:r w:rsidR="003D3CB4">
          <w:rPr>
            <w:rFonts w:ascii="Microsoft JhengHei" w:eastAsia="Microsoft JhengHei" w:hAnsi="Microsoft JhengHei" w:cs="Times New Roman" w:hint="eastAsia"/>
          </w:rPr>
          <w:t>〭</w:t>
        </w:r>
      </w:ins>
      <w:ins w:id="162" w:author="吴敏" w:date="2023-05-09T23:32:00Z">
        <w:r w:rsidR="002B5944" w:rsidRPr="002B5944">
          <w:rPr>
            <w:rFonts w:ascii="Microsoft JhengHei" w:eastAsia="Microsoft JhengHei" w:hAnsi="Microsoft JhengHei" w:cs="Times New Roman"/>
          </w:rPr>
          <w:t>   </w:t>
        </w:r>
        <w:r w:rsidR="002B5944" w:rsidRPr="002B5944">
          <w:rPr>
            <w:rFonts w:ascii="Times New Roman" w:hAnsi="Times New Roman" w:cs="Times New Roman"/>
            <w:rPrChange w:id="163" w:author="吴敏" w:date="2023-05-09T23:34:00Z">
              <w:rPr>
                <w:rFonts w:ascii="Microsoft JhengHei" w:eastAsia="Microsoft JhengHei" w:hAnsi="Microsoft JhengHei" w:cs="Times New Roman"/>
              </w:rPr>
            </w:rPrChange>
          </w:rPr>
          <w:t>英</w:t>
        </w:r>
        <w:r w:rsidR="002B5944" w:rsidRPr="002B5944">
          <w:rPr>
            <w:rFonts w:ascii="Times New Roman" w:hAnsi="Times New Roman" w:cs="Times New Roman" w:hint="eastAsia"/>
            <w:rPrChange w:id="164" w:author="吴敏" w:date="2023-05-09T23:34:00Z">
              <w:rPr>
                <w:rFonts w:ascii="Microsoft JhengHei" w:eastAsia="Microsoft JhengHei" w:hAnsi="Microsoft JhengHei" w:cs="Times New Roman" w:hint="eastAsia"/>
              </w:rPr>
            </w:rPrChange>
          </w:rPr>
          <w:t>国物理学家詹姆斯</w:t>
        </w:r>
        <w:r w:rsidR="002B5944" w:rsidRPr="002B5944">
          <w:rPr>
            <w:rFonts w:ascii="Times New Roman" w:hAnsi="Times New Roman" w:cs="Times New Roman"/>
            <w:rPrChange w:id="165" w:author="吴敏" w:date="2023-05-09T23:34:00Z">
              <w:rPr>
                <w:rFonts w:ascii="Microsoft JhengHei" w:eastAsia="Microsoft JhengHei" w:hAnsi="Microsoft JhengHei" w:cs="Times New Roman"/>
              </w:rPr>
            </w:rPrChange>
          </w:rPr>
          <w:t>·</w:t>
        </w:r>
        <w:r w:rsidR="002B5944" w:rsidRPr="002B5944">
          <w:rPr>
            <w:rFonts w:ascii="Times New Roman" w:hAnsi="Times New Roman" w:cs="Times New Roman"/>
            <w:rPrChange w:id="166" w:author="吴敏" w:date="2023-05-09T23:34:00Z">
              <w:rPr>
                <w:rFonts w:ascii="Microsoft JhengHei" w:eastAsia="Microsoft JhengHei" w:hAnsi="Microsoft JhengHei" w:cs="Times New Roman"/>
              </w:rPr>
            </w:rPrChange>
          </w:rPr>
          <w:t>克拉克</w:t>
        </w:r>
        <w:r w:rsidR="002B5944" w:rsidRPr="002B5944">
          <w:rPr>
            <w:rFonts w:ascii="Times New Roman" w:hAnsi="Times New Roman" w:cs="Times New Roman"/>
            <w:rPrChange w:id="167" w:author="吴敏" w:date="2023-05-09T23:34:00Z">
              <w:rPr>
                <w:rFonts w:ascii="Microsoft JhengHei" w:eastAsia="Microsoft JhengHei" w:hAnsi="Microsoft JhengHei" w:cs="Times New Roman"/>
              </w:rPr>
            </w:rPrChange>
          </w:rPr>
          <w:t>·</w:t>
        </w:r>
        <w:r w:rsidR="002B5944" w:rsidRPr="002B5944">
          <w:rPr>
            <w:rFonts w:ascii="Times New Roman" w:hAnsi="Times New Roman" w:cs="Times New Roman" w:hint="eastAsia"/>
            <w:rPrChange w:id="168" w:author="吴敏" w:date="2023-05-09T23:34:00Z">
              <w:rPr>
                <w:rFonts w:ascii="Microsoft JhengHei" w:eastAsia="Microsoft JhengHei" w:hAnsi="Microsoft JhengHei" w:cs="Times New Roman" w:hint="eastAsia"/>
              </w:rPr>
            </w:rPrChange>
          </w:rPr>
          <w:t>麦克斯韦</w:t>
        </w:r>
      </w:ins>
      <w:ins w:id="169" w:author="吴敏" w:date="2023-05-09T23:34:00Z">
        <w:r w:rsidR="002B5944">
          <w:rPr>
            <w:rFonts w:ascii="Times New Roman" w:hAnsi="Times New Roman" w:cs="Times New Roman" w:hint="eastAsia"/>
            <w:lang w:eastAsia="zh-CN"/>
          </w:rPr>
          <w:t>层</w:t>
        </w:r>
      </w:ins>
      <w:ins w:id="170" w:author="吴敏" w:date="2023-05-09T23:32:00Z">
        <w:r w:rsidR="002B5944" w:rsidRPr="002B5944">
          <w:rPr>
            <w:rFonts w:ascii="Times New Roman" w:hAnsi="Times New Roman" w:cs="Times New Roman" w:hint="eastAsia"/>
            <w:rPrChange w:id="171" w:author="吴敏" w:date="2023-05-09T23:34:00Z">
              <w:rPr>
                <w:rFonts w:ascii="Microsoft JhengHei" w:eastAsia="Microsoft JhengHei" w:hAnsi="Microsoft JhengHei" w:cs="Times New Roman" w:hint="eastAsia"/>
              </w:rPr>
            </w:rPrChange>
          </w:rPr>
          <w:t>认为</w:t>
        </w:r>
      </w:ins>
      <w:ins w:id="172" w:author="吴敏" w:date="2023-05-09T23:34:00Z">
        <w:r w:rsidR="002B5944">
          <w:rPr>
            <w:rFonts w:ascii="Times New Roman" w:hAnsi="Times New Roman" w:cs="Times New Roman" w:hint="eastAsia"/>
            <w:lang w:eastAsia="zh-CN"/>
          </w:rPr>
          <w:t>，</w:t>
        </w:r>
      </w:ins>
      <w:ins w:id="173" w:author="吴敏" w:date="2023-05-09T23:32:00Z">
        <w:r w:rsidR="002B5944" w:rsidRPr="002B5944">
          <w:rPr>
            <w:rFonts w:ascii="Times New Roman" w:hAnsi="Times New Roman" w:cs="Times New Roman" w:hint="eastAsia"/>
            <w:rPrChange w:id="174" w:author="吴敏" w:date="2023-05-09T23:34:00Z">
              <w:rPr>
                <w:rFonts w:ascii="Microsoft JhengHei" w:eastAsia="Microsoft JhengHei" w:hAnsi="Microsoft JhengHei" w:cs="Times New Roman" w:hint="eastAsia"/>
              </w:rPr>
            </w:rPrChange>
          </w:rPr>
          <w:t>电和磁是某种以太介质中的力。</w:t>
        </w:r>
      </w:ins>
    </w:p>
    <w:p w14:paraId="357A61F5" w14:textId="50B5CE46" w:rsidR="002B5944" w:rsidRDefault="002B5944" w:rsidP="002B5944">
      <w:pPr>
        <w:widowControl/>
        <w:ind w:firstLineChars="200" w:firstLine="480"/>
        <w:jc w:val="both"/>
        <w:rPr>
          <w:ins w:id="175" w:author="吴敏" w:date="2023-05-09T23:34:00Z"/>
          <w:rFonts w:ascii="Times New Roman" w:hAnsi="Times New Roman" w:cs="Times New Roman"/>
        </w:rPr>
      </w:pPr>
      <w:ins w:id="176" w:author="吴敏" w:date="2023-05-09T23:33:00Z">
        <w:r w:rsidRPr="002B5944">
          <w:rPr>
            <w:rFonts w:ascii="Times New Roman" w:hAnsi="Times New Roman" w:cs="Times New Roman"/>
            <w:rPrChange w:id="177" w:author="吴敏" w:date="2023-05-09T23:34:00Z">
              <w:rPr>
                <w:rFonts w:ascii="Microsoft JhengHei" w:eastAsia="Microsoft JhengHei" w:hAnsi="Microsoft JhengHei" w:cs="Times New Roman"/>
              </w:rPr>
            </w:rPrChange>
          </w:rPr>
          <w:t>   </w:t>
        </w:r>
        <w:r w:rsidRPr="002B5944">
          <w:rPr>
            <w:rFonts w:ascii="Times New Roman" w:hAnsi="Times New Roman" w:cs="Times New Roman" w:hint="eastAsia"/>
            <w:rPrChange w:id="178" w:author="吴敏" w:date="2023-05-09T23:34:00Z">
              <w:rPr>
                <w:rFonts w:ascii="Microsoft JhengHei" w:eastAsia="Microsoft JhengHei" w:hAnsi="Microsoft JhengHei" w:cs="Times New Roman" w:hint="eastAsia"/>
              </w:rPr>
            </w:rPrChange>
          </w:rPr>
          <w:t>麦克斯韦认识到，在这种介质中，一个振荡场产生振荡磁场，一个振荡场产生振荡电场，振荡电场与连续恒相振荡电场和磁场一起形成电磁波。根据麦克斯韦方程组，电磁波的速度可以达到每秒</w:t>
        </w:r>
        <w:r w:rsidRPr="002B5944">
          <w:rPr>
            <w:rFonts w:ascii="Times New Roman" w:hAnsi="Times New Roman" w:cs="Times New Roman"/>
            <w:rPrChange w:id="179" w:author="吴敏" w:date="2023-05-09T23:34:00Z">
              <w:rPr>
                <w:rFonts w:ascii="Microsoft JhengHei" w:eastAsia="Microsoft JhengHei" w:hAnsi="Microsoft JhengHei" w:cs="Times New Roman"/>
              </w:rPr>
            </w:rPrChange>
          </w:rPr>
          <w:t>3.1</w:t>
        </w:r>
        <w:r w:rsidRPr="002B5944">
          <w:rPr>
            <w:rFonts w:ascii="Times New Roman" w:hAnsi="Times New Roman" w:cs="Times New Roman" w:hint="eastAsia"/>
            <w:rPrChange w:id="180" w:author="吴敏" w:date="2023-05-09T23:34:00Z">
              <w:rPr>
                <w:rFonts w:ascii="Microsoft JhengHei" w:eastAsia="Microsoft JhengHei" w:hAnsi="Microsoft JhengHei" w:cs="Times New Roman" w:hint="eastAsia"/>
              </w:rPr>
            </w:rPrChange>
          </w:rPr>
          <w:t>亿米，这与实测的光速（每秒</w:t>
        </w:r>
        <w:r w:rsidRPr="002B5944">
          <w:rPr>
            <w:rFonts w:ascii="Times New Roman" w:hAnsi="Times New Roman" w:cs="Times New Roman"/>
            <w:rPrChange w:id="181" w:author="吴敏" w:date="2023-05-09T23:34:00Z">
              <w:rPr>
                <w:rFonts w:ascii="Microsoft JhengHei" w:eastAsia="Microsoft JhengHei" w:hAnsi="Microsoft JhengHei" w:cs="Times New Roman"/>
              </w:rPr>
            </w:rPrChange>
          </w:rPr>
          <w:lastRenderedPageBreak/>
          <w:t>298</w:t>
        </w:r>
        <w:r w:rsidRPr="002B5944">
          <w:rPr>
            <w:rFonts w:ascii="Times New Roman" w:hAnsi="Times New Roman" w:cs="Times New Roman"/>
            <w:rPrChange w:id="182" w:author="吴敏" w:date="2023-05-09T23:34:00Z">
              <w:rPr>
                <w:rFonts w:ascii="Microsoft JhengHei" w:eastAsia="Microsoft JhengHei" w:hAnsi="Microsoft JhengHei" w:cs="Times New Roman"/>
              </w:rPr>
            </w:rPrChange>
          </w:rPr>
          <w:t>毫米到</w:t>
        </w:r>
        <w:r w:rsidRPr="002B5944">
          <w:rPr>
            <w:rFonts w:ascii="Times New Roman" w:hAnsi="Times New Roman" w:cs="Times New Roman"/>
            <w:rPrChange w:id="183" w:author="吴敏" w:date="2023-05-09T23:34:00Z">
              <w:rPr>
                <w:rFonts w:ascii="Microsoft JhengHei" w:eastAsia="Microsoft JhengHei" w:hAnsi="Microsoft JhengHei" w:cs="Times New Roman"/>
              </w:rPr>
            </w:rPrChange>
          </w:rPr>
          <w:t>315</w:t>
        </w:r>
        <w:r w:rsidRPr="002B5944">
          <w:rPr>
            <w:rFonts w:ascii="Times New Roman" w:hAnsi="Times New Roman" w:cs="Times New Roman"/>
            <w:rPrChange w:id="184" w:author="吴敏" w:date="2023-05-09T23:34:00Z">
              <w:rPr>
                <w:rFonts w:ascii="Microsoft JhengHei" w:eastAsia="Microsoft JhengHei" w:hAnsi="Microsoft JhengHei" w:cs="Times New Roman"/>
              </w:rPr>
            </w:rPrChange>
          </w:rPr>
          <w:t>毫米）非常接近。</w:t>
        </w:r>
        <w:r w:rsidRPr="002B5944">
          <w:rPr>
            <w:rFonts w:ascii="Times New Roman" w:hAnsi="Times New Roman" w:cs="Times New Roman" w:hint="eastAsia"/>
            <w:rPrChange w:id="185" w:author="吴敏" w:date="2023-05-09T23:34:00Z">
              <w:rPr>
                <w:rFonts w:ascii="Microsoft JhengHei" w:eastAsia="Microsoft JhengHei" w:hAnsi="Microsoft JhengHei" w:cs="Times New Roman" w:hint="eastAsia"/>
              </w:rPr>
            </w:rPrChange>
          </w:rPr>
          <w:t>麦克斯韦认为世界上没有巧合，所以他得出结论，光是一种电磁波。</w:t>
        </w:r>
      </w:ins>
    </w:p>
    <w:p w14:paraId="3EA2F4A2" w14:textId="330CCF7E" w:rsidR="007177A8" w:rsidRPr="002B5944" w:rsidRDefault="002B5944">
      <w:pPr>
        <w:widowControl/>
        <w:ind w:firstLineChars="200" w:firstLine="480"/>
        <w:jc w:val="both"/>
        <w:rPr>
          <w:ins w:id="186" w:author="吴敏" w:date="2023-05-09T21:26:00Z"/>
          <w:rFonts w:ascii="Times New Roman" w:hAnsi="Times New Roman" w:cs="Times New Roman"/>
          <w:rPrChange w:id="187" w:author="吴敏" w:date="2023-05-09T23:34:00Z">
            <w:rPr>
              <w:ins w:id="188" w:author="吴敏" w:date="2023-05-09T21:26:00Z"/>
              <w:rFonts w:ascii="Microsoft JhengHei" w:eastAsia="Microsoft JhengHei" w:hAnsi="Microsoft JhengHei" w:cs="Times New Roman"/>
            </w:rPr>
          </w:rPrChange>
        </w:rPr>
      </w:pPr>
      <w:ins w:id="189" w:author="吴敏" w:date="2023-05-09T23:33:00Z">
        <w:r w:rsidRPr="002B5944">
          <w:rPr>
            <w:rFonts w:ascii="Times New Roman" w:hAnsi="Times New Roman" w:cs="Times New Roman" w:hint="eastAsia"/>
            <w:rPrChange w:id="190" w:author="吴敏" w:date="2023-05-09T23:34:00Z">
              <w:rPr>
                <w:rFonts w:ascii="Microsoft JhengHei" w:eastAsia="Microsoft JhengHei" w:hAnsi="Microsoft JhengHei" w:cs="Times New Roman" w:hint="eastAsia"/>
              </w:rPr>
            </w:rPrChange>
          </w:rPr>
          <w:t>麦克斯韦在</w:t>
        </w:r>
        <w:r w:rsidRPr="002B5944">
          <w:rPr>
            <w:rFonts w:ascii="Times New Roman" w:hAnsi="Times New Roman" w:cs="Times New Roman"/>
            <w:rPrChange w:id="191" w:author="吴敏" w:date="2023-05-09T23:34:00Z">
              <w:rPr>
                <w:rFonts w:ascii="Microsoft JhengHei" w:eastAsia="Microsoft JhengHei" w:hAnsi="Microsoft JhengHei" w:cs="Times New Roman"/>
              </w:rPr>
            </w:rPrChange>
          </w:rPr>
          <w:t>1864</w:t>
        </w:r>
        <w:r w:rsidRPr="002B5944">
          <w:rPr>
            <w:rFonts w:ascii="Times New Roman" w:hAnsi="Times New Roman" w:cs="Times New Roman"/>
            <w:rPrChange w:id="192" w:author="吴敏" w:date="2023-05-09T23:34:00Z">
              <w:rPr>
                <w:rFonts w:ascii="Microsoft JhengHei" w:eastAsia="Microsoft JhengHei" w:hAnsi="Microsoft JhengHei" w:cs="Times New Roman"/>
              </w:rPr>
            </w:rPrChange>
          </w:rPr>
          <w:t>年</w:t>
        </w:r>
        <w:r w:rsidRPr="002B5944">
          <w:rPr>
            <w:rFonts w:ascii="Times New Roman" w:hAnsi="Times New Roman" w:cs="Times New Roman" w:hint="eastAsia"/>
            <w:rPrChange w:id="193" w:author="吴敏" w:date="2023-05-09T23:34:00Z">
              <w:rPr>
                <w:rFonts w:ascii="Microsoft JhengHei" w:eastAsia="Microsoft JhengHei" w:hAnsi="Microsoft JhengHei" w:cs="Times New Roman" w:hint="eastAsia"/>
              </w:rPr>
            </w:rPrChange>
          </w:rPr>
          <w:t>写道：</w:t>
        </w:r>
        <w:r w:rsidRPr="002B5944">
          <w:rPr>
            <w:rFonts w:ascii="Times New Roman" w:hAnsi="Times New Roman" w:cs="Times New Roman"/>
            <w:rPrChange w:id="194" w:author="吴敏" w:date="2023-05-09T23:34:00Z">
              <w:rPr>
                <w:rFonts w:ascii="Microsoft JhengHei" w:eastAsia="Microsoft JhengHei" w:hAnsi="Microsoft JhengHei" w:cs="Times New Roman"/>
              </w:rPr>
            </w:rPrChange>
          </w:rPr>
          <w:t>“</w:t>
        </w:r>
        <w:r w:rsidRPr="002B5944">
          <w:rPr>
            <w:rFonts w:ascii="Times New Roman" w:hAnsi="Times New Roman" w:cs="Times New Roman"/>
            <w:rPrChange w:id="195" w:author="吴敏" w:date="2023-05-09T23:34:00Z">
              <w:rPr>
                <w:rFonts w:ascii="Microsoft JhengHei" w:eastAsia="Microsoft JhengHei" w:hAnsi="Microsoft JhengHei" w:cs="Times New Roman"/>
              </w:rPr>
            </w:rPrChange>
          </w:rPr>
          <w:t>我</w:t>
        </w:r>
        <w:r w:rsidRPr="002B5944">
          <w:rPr>
            <w:rFonts w:ascii="Times New Roman" w:hAnsi="Times New Roman" w:cs="Times New Roman" w:hint="eastAsia"/>
            <w:rPrChange w:id="196" w:author="吴敏" w:date="2023-05-09T23:34:00Z">
              <w:rPr>
                <w:rFonts w:ascii="Microsoft JhengHei" w:eastAsia="Microsoft JhengHei" w:hAnsi="Microsoft JhengHei" w:cs="Times New Roman" w:hint="eastAsia"/>
              </w:rPr>
            </w:rPrChange>
          </w:rPr>
          <w:t>们似乎有充分的理由得出这样的结论：光本身（包括热辐射和其他辐射，如果有的话）是电磁场中以波的形式存在的电磁干扰。</w:t>
        </w:r>
        <w:r w:rsidRPr="002B5944">
          <w:rPr>
            <w:rFonts w:ascii="Times New Roman" w:hAnsi="Times New Roman" w:cs="Times New Roman"/>
            <w:rPrChange w:id="197" w:author="吴敏" w:date="2023-05-09T23:34:00Z">
              <w:rPr>
                <w:rFonts w:ascii="Microsoft JhengHei" w:eastAsia="Microsoft JhengHei" w:hAnsi="Microsoft JhengHei" w:cs="Times New Roman"/>
              </w:rPr>
            </w:rPrChange>
          </w:rPr>
          <w:t>”</w:t>
        </w:r>
        <w:r w:rsidRPr="002B5944">
          <w:rPr>
            <w:rFonts w:ascii="Times New Roman" w:hAnsi="Times New Roman" w:cs="Times New Roman"/>
            <w:rPrChange w:id="198" w:author="吴敏" w:date="2023-05-09T23:34:00Z">
              <w:rPr>
                <w:rFonts w:ascii="Microsoft JhengHei" w:eastAsia="Microsoft JhengHei" w:hAnsi="Microsoft JhengHei" w:cs="Times New Roman"/>
              </w:rPr>
            </w:rPrChange>
          </w:rPr>
          <w:t>然后，</w:t>
        </w:r>
        <w:r w:rsidRPr="002B5944">
          <w:rPr>
            <w:rFonts w:ascii="Times New Roman" w:hAnsi="Times New Roman" w:cs="Times New Roman" w:hint="eastAsia"/>
            <w:rPrChange w:id="199" w:author="吴敏" w:date="2023-05-09T23:34:00Z">
              <w:rPr>
                <w:rFonts w:ascii="Microsoft JhengHei" w:eastAsia="Microsoft JhengHei" w:hAnsi="Microsoft JhengHei" w:cs="Times New Roman" w:hint="eastAsia"/>
              </w:rPr>
            </w:rPrChange>
          </w:rPr>
          <w:t>还有许多其他电磁波，包括伽马辐射、</w:t>
        </w:r>
        <w:r w:rsidRPr="002B5944">
          <w:rPr>
            <w:rFonts w:ascii="Times New Roman" w:hAnsi="Times New Roman" w:cs="Times New Roman"/>
            <w:rPrChange w:id="200" w:author="吴敏" w:date="2023-05-09T23:34:00Z">
              <w:rPr>
                <w:rFonts w:ascii="Microsoft JhengHei" w:eastAsia="Microsoft JhengHei" w:hAnsi="Microsoft JhengHei" w:cs="Times New Roman"/>
              </w:rPr>
            </w:rPrChange>
          </w:rPr>
          <w:t>X</w:t>
        </w:r>
        <w:r w:rsidRPr="002B5944">
          <w:rPr>
            <w:rFonts w:ascii="Times New Roman" w:hAnsi="Times New Roman" w:cs="Times New Roman"/>
            <w:rPrChange w:id="201" w:author="吴敏" w:date="2023-05-09T23:34:00Z">
              <w:rPr>
                <w:rFonts w:ascii="Microsoft JhengHei" w:eastAsia="Microsoft JhengHei" w:hAnsi="Microsoft JhengHei" w:cs="Times New Roman"/>
              </w:rPr>
            </w:rPrChange>
          </w:rPr>
          <w:t>射</w:t>
        </w:r>
        <w:r w:rsidRPr="002B5944">
          <w:rPr>
            <w:rFonts w:ascii="Times New Roman" w:hAnsi="Times New Roman" w:cs="Times New Roman" w:hint="eastAsia"/>
            <w:rPrChange w:id="202" w:author="吴敏" w:date="2023-05-09T23:34:00Z">
              <w:rPr>
                <w:rFonts w:ascii="Microsoft JhengHei" w:eastAsia="Microsoft JhengHei" w:hAnsi="Microsoft JhengHei" w:cs="Times New Roman" w:hint="eastAsia"/>
              </w:rPr>
            </w:rPrChange>
          </w:rPr>
          <w:t>线、无线电波等。</w:t>
        </w:r>
      </w:ins>
    </w:p>
    <w:p w14:paraId="714CD179" w14:textId="24AB4656" w:rsidR="00742B63" w:rsidRPr="00855A81" w:rsidRDefault="00855A81">
      <w:pPr>
        <w:widowControl/>
        <w:ind w:firstLineChars="200" w:firstLine="480"/>
        <w:jc w:val="both"/>
        <w:rPr>
          <w:rFonts w:ascii="Times New Roman" w:eastAsia="KaiTi" w:hAnsi="Times New Roman" w:cs="Times New Roman"/>
          <w:lang w:eastAsia="zh-CN"/>
        </w:rPr>
      </w:pPr>
      <w:ins w:id="203" w:author="吴敏" w:date="2023-05-09T21:35:00Z">
        <w:r>
          <w:rPr>
            <w:rFonts w:ascii="Times New Roman" w:eastAsia="KaiTi" w:hAnsi="Times New Roman" w:cs="Times New Roman" w:hint="eastAsia"/>
            <w:lang w:eastAsia="zh-CN"/>
          </w:rPr>
          <w:t>因此，为了研究</w:t>
        </w:r>
        <w:r>
          <w:rPr>
            <w:rFonts w:ascii="Times New Roman" w:eastAsia="KaiTi" w:hAnsi="Times New Roman" w:cs="Times New Roman" w:hint="eastAsia"/>
            <w:lang w:eastAsia="zh-CN"/>
          </w:rPr>
          <w:t>T</w:t>
        </w:r>
        <w:r>
          <w:rPr>
            <w:rFonts w:ascii="Times New Roman" w:eastAsia="KaiTi" w:hAnsi="Times New Roman" w:cs="Times New Roman"/>
            <w:lang w:eastAsia="zh-CN"/>
          </w:rPr>
          <w:t xml:space="preserve">he </w:t>
        </w:r>
        <w:r>
          <w:rPr>
            <w:rFonts w:ascii="Times New Roman" w:eastAsia="KaiTi" w:hAnsi="Times New Roman" w:cs="Times New Roman" w:hint="eastAsia"/>
            <w:lang w:eastAsia="zh-CN"/>
          </w:rPr>
          <w:t>one</w:t>
        </w:r>
        <w:r>
          <w:rPr>
            <w:rFonts w:ascii="Times New Roman" w:eastAsia="KaiTi" w:hAnsi="Times New Roman" w:cs="Times New Roman" w:hint="eastAsia"/>
            <w:lang w:eastAsia="zh-CN"/>
          </w:rPr>
          <w:t>，需要</w:t>
        </w:r>
        <w:r w:rsidRPr="00DA5439">
          <w:rPr>
            <w:rFonts w:ascii="Times New Roman" w:eastAsia="KaiTi" w:hAnsi="Times New Roman" w:cs="Times New Roman" w:hint="eastAsia"/>
            <w:lang w:eastAsia="zh-CN"/>
          </w:rPr>
          <w:t>微观与宏观</w:t>
        </w:r>
        <w:r>
          <w:rPr>
            <w:rFonts w:ascii="Times New Roman" w:eastAsia="KaiTi" w:hAnsi="Times New Roman" w:cs="Times New Roman" w:hint="eastAsia"/>
            <w:lang w:eastAsia="zh-CN"/>
          </w:rPr>
          <w:t>相</w:t>
        </w:r>
        <w:r w:rsidRPr="00DA5439">
          <w:rPr>
            <w:rFonts w:ascii="Times New Roman" w:eastAsia="KaiTi" w:hAnsi="Times New Roman" w:cs="Times New Roman" w:hint="eastAsia"/>
            <w:lang w:eastAsia="zh-CN"/>
          </w:rPr>
          <w:t>结合。自包含体现微观，而自生性</w:t>
        </w:r>
      </w:ins>
      <w:ins w:id="204" w:author="吴敏" w:date="2023-05-09T21:36:00Z">
        <w:r>
          <w:rPr>
            <w:rFonts w:ascii="Times New Roman" w:eastAsia="KaiTi" w:hAnsi="Times New Roman" w:cs="Times New Roman" w:hint="eastAsia"/>
            <w:lang w:eastAsia="zh-CN"/>
          </w:rPr>
          <w:t>、共时性、则</w:t>
        </w:r>
      </w:ins>
      <w:ins w:id="205" w:author="吴敏" w:date="2023-05-09T21:35:00Z">
        <w:r w:rsidRPr="00DA5439">
          <w:rPr>
            <w:rFonts w:ascii="Times New Roman" w:eastAsia="KaiTi" w:hAnsi="Times New Roman" w:cs="Times New Roman" w:hint="eastAsia"/>
            <w:lang w:eastAsia="zh-CN"/>
          </w:rPr>
          <w:t>体现宏观。</w:t>
        </w:r>
      </w:ins>
    </w:p>
    <w:p w14:paraId="5BFD45E2" w14:textId="65AB4813" w:rsidR="004B5CD3" w:rsidRPr="005E05CB" w:rsidRDefault="004B5CD3" w:rsidP="005E05CB">
      <w:pPr>
        <w:widowControl/>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具体来说，</w:t>
      </w: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w:t>
      </w:r>
      <w:r>
        <w:rPr>
          <w:rFonts w:ascii="Times New Roman" w:eastAsia="KaiTi" w:hAnsi="Times New Roman" w:cs="Times New Roman" w:hint="eastAsia"/>
          <w:lang w:eastAsia="zh-CN"/>
        </w:rPr>
        <w:t>具有如下的特性：</w:t>
      </w:r>
    </w:p>
    <w:p w14:paraId="7B7372E5" w14:textId="7EE811ED" w:rsidR="0095785C" w:rsidRPr="00D31221" w:rsidRDefault="00F6463A" w:rsidP="0095785C">
      <w:pPr>
        <w:pStyle w:val="a3"/>
        <w:numPr>
          <w:ilvl w:val="0"/>
          <w:numId w:val="7"/>
        </w:numPr>
        <w:ind w:left="480" w:firstLine="200"/>
        <w:jc w:val="both"/>
        <w:rPr>
          <w:ins w:id="206" w:author="吴敏" w:date="2023-05-03T23:54:00Z"/>
          <w:rFonts w:ascii="Times New Roman" w:eastAsia="KaiTi" w:hAnsi="Times New Roman" w:cs="Times New Roman"/>
          <w:highlight w:val="yellow"/>
          <w:lang w:eastAsia="zh-CN"/>
          <w:rPrChange w:id="207" w:author="吴敏" w:date="2023-05-03T23:54:00Z">
            <w:rPr>
              <w:ins w:id="208" w:author="吴敏" w:date="2023-05-03T23:54:00Z"/>
              <w:rFonts w:ascii="Times New Roman" w:hAnsi="Times New Roman" w:cs="Times New Roman"/>
              <w:highlight w:val="yellow"/>
              <w:lang w:eastAsia="zh-CN"/>
            </w:rPr>
          </w:rPrChange>
        </w:rPr>
      </w:pPr>
      <w:r w:rsidRPr="0045193C">
        <w:rPr>
          <w:rFonts w:ascii="Times New Roman" w:eastAsia="KaiTi" w:hAnsi="Times New Roman" w:cs="Times New Roman"/>
          <w:lang w:eastAsia="zh-CN"/>
        </w:rPr>
        <w:t>自包含：一个</w:t>
      </w:r>
      <w:r w:rsidRPr="0045193C">
        <w:rPr>
          <w:rFonts w:ascii="Times New Roman" w:eastAsia="KaiTi" w:hAnsi="Times New Roman" w:cs="Times New Roman"/>
          <w:lang w:eastAsia="zh-CN"/>
        </w:rPr>
        <w:t>the one</w:t>
      </w:r>
      <w:r w:rsidR="0095785C" w:rsidRPr="0045193C">
        <w:rPr>
          <w:rFonts w:ascii="Times New Roman" w:eastAsia="KaiTi" w:hAnsi="Times New Roman" w:cs="Times New Roman" w:hint="eastAsia"/>
          <w:lang w:eastAsia="zh-CN"/>
        </w:rPr>
        <w:t>中</w:t>
      </w:r>
      <w:ins w:id="209" w:author="顏 秉田" w:date="2023-04-22T00:22:00Z">
        <w:r w:rsidR="003D3CB4">
          <w:rPr>
            <w:rFonts w:ascii="Times New Roman" w:hAnsi="Times New Roman" w:cs="Times New Roman" w:hint="eastAsia"/>
            <w:lang w:eastAsia="zh-CN"/>
          </w:rPr>
          <w:t>包含</w:t>
        </w:r>
      </w:ins>
      <w:del w:id="210" w:author="顏 秉田" w:date="2023-04-22T00:22:00Z">
        <w:r w:rsidR="0095785C" w:rsidRPr="0045193C" w:rsidDel="003D3CB4">
          <w:rPr>
            <w:rFonts w:ascii="Times New Roman" w:eastAsia="KaiTi" w:hAnsi="Times New Roman" w:cs="Times New Roman" w:hint="eastAsia"/>
            <w:lang w:eastAsia="zh-CN"/>
          </w:rPr>
          <w:delText>承载</w:delText>
        </w:r>
      </w:del>
      <w:r w:rsidR="0095785C" w:rsidRPr="0045193C">
        <w:rPr>
          <w:rFonts w:ascii="Times New Roman" w:eastAsia="KaiTi" w:hAnsi="Times New Roman" w:cs="Times New Roman" w:hint="eastAsia"/>
          <w:lang w:eastAsia="zh-CN"/>
        </w:rPr>
        <w:t>了</w:t>
      </w:r>
      <w:r w:rsidR="00F73995" w:rsidRPr="0045193C">
        <w:rPr>
          <w:rFonts w:ascii="Times New Roman" w:eastAsia="KaiTi" w:hAnsi="Times New Roman" w:cs="Times New Roman" w:hint="eastAsia"/>
          <w:lang w:eastAsia="zh-CN"/>
        </w:rPr>
        <w:t>宇宙的</w:t>
      </w:r>
      <w:r w:rsidRPr="0045193C">
        <w:rPr>
          <w:rFonts w:ascii="Times New Roman" w:eastAsia="KaiTi" w:hAnsi="Times New Roman" w:cs="Times New Roman"/>
          <w:lang w:eastAsia="zh-CN"/>
        </w:rPr>
        <w:t>所有信息</w:t>
      </w:r>
      <w:ins w:id="211" w:author="顏 秉田" w:date="2023-04-12T19:51:00Z">
        <w:r w:rsidR="00377156">
          <w:rPr>
            <w:rFonts w:ascii="Times New Roman" w:hAnsi="Times New Roman" w:cs="Times New Roman" w:hint="eastAsia"/>
            <w:lang w:eastAsia="zh-CN"/>
          </w:rPr>
          <w:t>跟状态</w:t>
        </w:r>
      </w:ins>
      <w:del w:id="212" w:author="顏 秉田" w:date="2023-04-12T19:51:00Z">
        <w:r w:rsidR="005C6611" w:rsidRPr="005C6611" w:rsidDel="00377156">
          <w:rPr>
            <w:rFonts w:ascii="Times New Roman" w:hAnsi="Times New Roman" w:cs="Times New Roman" w:hint="eastAsia"/>
            <w:shd w:val="clear" w:color="auto" w:fill="F7CAAC" w:themeFill="accent2" w:themeFillTint="66"/>
            <w:lang w:eastAsia="zh-CN"/>
          </w:rPr>
          <w:delText>跟状态</w:delText>
        </w:r>
      </w:del>
      <w:r w:rsidR="00FE2B3E" w:rsidRPr="0045193C">
        <w:rPr>
          <w:rFonts w:ascii="Times New Roman" w:eastAsia="KaiTi" w:hAnsi="Times New Roman" w:cs="Times New Roman" w:hint="eastAsia"/>
          <w:lang w:eastAsia="zh-CN"/>
        </w:rPr>
        <w:t>。因为它</w:t>
      </w:r>
      <w:ins w:id="213" w:author="顏 秉田" w:date="2023-04-22T00:22:00Z">
        <w:r w:rsidR="003D3CB4">
          <w:rPr>
            <w:rFonts w:ascii="Times New Roman" w:hAnsi="Times New Roman" w:cs="Times New Roman" w:hint="eastAsia"/>
            <w:lang w:eastAsia="zh-CN"/>
          </w:rPr>
          <w:t>包含</w:t>
        </w:r>
      </w:ins>
      <w:del w:id="214" w:author="顏 秉田" w:date="2023-04-22T00:22:00Z">
        <w:r w:rsidR="00FE2B3E" w:rsidRPr="0045193C" w:rsidDel="003D3CB4">
          <w:rPr>
            <w:rFonts w:ascii="Times New Roman" w:eastAsia="KaiTi" w:hAnsi="Times New Roman" w:cs="Times New Roman" w:hint="eastAsia"/>
            <w:lang w:eastAsia="zh-CN"/>
          </w:rPr>
          <w:delText>承载</w:delText>
        </w:r>
      </w:del>
      <w:r w:rsidR="00FE2B3E" w:rsidRPr="0045193C">
        <w:rPr>
          <w:rFonts w:ascii="Times New Roman" w:eastAsia="KaiTi" w:hAnsi="Times New Roman" w:cs="Times New Roman" w:hint="eastAsia"/>
          <w:lang w:eastAsia="zh-CN"/>
        </w:rPr>
        <w:t>了所有的信息</w:t>
      </w:r>
      <w:ins w:id="215" w:author="顏 秉田" w:date="2023-04-12T19:51:00Z">
        <w:r w:rsidR="00377156">
          <w:rPr>
            <w:rFonts w:ascii="Times New Roman" w:hAnsi="Times New Roman" w:cs="Times New Roman" w:hint="eastAsia"/>
            <w:shd w:val="clear" w:color="auto" w:fill="F7CAAC" w:themeFill="accent2" w:themeFillTint="66"/>
            <w:lang w:eastAsia="zh-CN"/>
          </w:rPr>
          <w:t>跟状态</w:t>
        </w:r>
      </w:ins>
      <w:del w:id="216" w:author="顏 秉田" w:date="2023-04-12T19:51:00Z">
        <w:r w:rsidR="005C6611" w:rsidRPr="005C6611" w:rsidDel="00377156">
          <w:rPr>
            <w:rFonts w:ascii="Times New Roman" w:hAnsi="Times New Roman" w:cs="Times New Roman" w:hint="eastAsia"/>
            <w:shd w:val="clear" w:color="auto" w:fill="F7CAAC" w:themeFill="accent2" w:themeFillTint="66"/>
            <w:lang w:eastAsia="zh-CN"/>
          </w:rPr>
          <w:delText>跟状态</w:delText>
        </w:r>
      </w:del>
      <w:r w:rsidR="00FE2B3E" w:rsidRPr="0045193C">
        <w:rPr>
          <w:rFonts w:ascii="Times New Roman" w:eastAsia="KaiTi" w:hAnsi="Times New Roman" w:cs="Times New Roman" w:hint="eastAsia"/>
          <w:lang w:eastAsia="zh-CN"/>
        </w:rPr>
        <w:t>，它才可以显化所有的东西</w:t>
      </w:r>
      <w:r w:rsidR="00F73995" w:rsidRPr="0045193C">
        <w:rPr>
          <w:rFonts w:ascii="Times New Roman" w:eastAsia="KaiTi" w:hAnsi="Times New Roman" w:cs="Times New Roman" w:hint="eastAsia"/>
          <w:lang w:eastAsia="zh-CN"/>
        </w:rPr>
        <w:t>，其</w:t>
      </w:r>
      <w:r w:rsidR="00FE2B3E" w:rsidRPr="0045193C">
        <w:rPr>
          <w:rFonts w:ascii="Times New Roman" w:eastAsia="KaiTi" w:hAnsi="Times New Roman" w:cs="Times New Roman" w:hint="eastAsia"/>
          <w:lang w:eastAsia="zh-CN"/>
        </w:rPr>
        <w:t>显化的原则是基于</w:t>
      </w:r>
      <w:ins w:id="217" w:author="顏 秉田" w:date="2023-04-22T00:23:00Z">
        <w:r w:rsidR="003D3CB4">
          <w:rPr>
            <w:rFonts w:ascii="Times New Roman" w:hAnsi="Times New Roman" w:cs="Times New Roman" w:hint="eastAsia"/>
            <w:lang w:eastAsia="zh-CN"/>
          </w:rPr>
          <w:t>意念跟</w:t>
        </w:r>
      </w:ins>
      <w:r w:rsidR="007148A4" w:rsidRPr="0045193C">
        <w:rPr>
          <w:rFonts w:ascii="Times New Roman" w:eastAsia="KaiTi" w:hAnsi="Times New Roman" w:cs="Times New Roman" w:hint="eastAsia"/>
          <w:lang w:eastAsia="zh-CN"/>
        </w:rPr>
        <w:t>能量的扰动</w:t>
      </w:r>
      <w:r w:rsidR="00FE2B3E" w:rsidRPr="0045193C">
        <w:rPr>
          <w:rFonts w:ascii="Times New Roman" w:eastAsia="KaiTi" w:hAnsi="Times New Roman" w:cs="Times New Roman" w:hint="eastAsia"/>
          <w:lang w:eastAsia="zh-CN"/>
        </w:rPr>
        <w:t>。</w:t>
      </w:r>
      <w:r w:rsidR="00FC3222" w:rsidRPr="0045193C">
        <w:rPr>
          <w:rFonts w:ascii="Times New Roman" w:eastAsia="KaiTi" w:hAnsi="Times New Roman" w:cs="Times New Roman" w:hint="eastAsia"/>
          <w:lang w:eastAsia="zh-CN"/>
        </w:rPr>
        <w:t>量子场论认为</w:t>
      </w:r>
      <w:r w:rsidR="004C0FD5" w:rsidRPr="0045193C">
        <w:rPr>
          <w:rFonts w:ascii="Times New Roman" w:eastAsia="KaiTi" w:hAnsi="Times New Roman" w:cs="Times New Roman"/>
          <w:lang w:eastAsia="zh-CN"/>
        </w:rPr>
        <w:t>，真空中到处充满着称作</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零点能</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的电磁能</w:t>
      </w:r>
      <w:r w:rsidR="00FC3222" w:rsidRPr="0045193C">
        <w:rPr>
          <w:rFonts w:ascii="Times New Roman" w:eastAsia="KaiTi" w:hAnsi="Times New Roman" w:cs="Times New Roman" w:hint="eastAsia"/>
          <w:lang w:eastAsia="zh-CN"/>
        </w:rPr>
        <w:t>，</w:t>
      </w:r>
      <w:r w:rsidR="004C0FD5" w:rsidRPr="0045193C">
        <w:rPr>
          <w:rFonts w:ascii="Times New Roman" w:eastAsia="KaiTi" w:hAnsi="Times New Roman" w:cs="Times New Roman"/>
          <w:lang w:eastAsia="zh-CN"/>
        </w:rPr>
        <w:t>如果把宇宙温度降至绝对零度（宇宙</w:t>
      </w:r>
      <w:r w:rsidR="004C0FD5" w:rsidRPr="004C0FD5">
        <w:rPr>
          <w:rFonts w:ascii="Times New Roman" w:eastAsia="KaiTi" w:hAnsi="Times New Roman" w:cs="Times New Roman"/>
          <w:lang w:eastAsia="zh-CN"/>
        </w:rPr>
        <w:t>可能的最低能态），部分能量就可能保留下来。麦克莱</w:t>
      </w:r>
      <w:r w:rsidR="007148A4">
        <w:rPr>
          <w:rFonts w:ascii="Times New Roman" w:eastAsia="KaiTi" w:hAnsi="Times New Roman" w:cs="Times New Roman" w:hint="eastAsia"/>
          <w:lang w:eastAsia="zh-CN"/>
        </w:rPr>
        <w:t>曾</w:t>
      </w:r>
      <w:r w:rsidR="004C0FD5" w:rsidRPr="004C0FD5">
        <w:rPr>
          <w:rFonts w:ascii="Times New Roman" w:eastAsia="KaiTi" w:hAnsi="Times New Roman" w:cs="Times New Roman"/>
          <w:lang w:eastAsia="zh-CN"/>
        </w:rPr>
        <w:t>计算出</w:t>
      </w:r>
      <w:r w:rsidR="007148A4">
        <w:rPr>
          <w:rFonts w:ascii="Times New Roman" w:eastAsia="KaiTi" w:hAnsi="Times New Roman" w:cs="Times New Roman" w:hint="eastAsia"/>
          <w:lang w:eastAsia="zh-CN"/>
        </w:rPr>
        <w:t>[</w:t>
      </w:r>
      <w:r w:rsidR="007148A4">
        <w:rPr>
          <w:rFonts w:ascii="Times New Roman" w:eastAsia="KaiTi" w:hAnsi="Times New Roman" w:cs="Times New Roman" w:hint="eastAsia"/>
          <w:lang w:eastAsia="zh-CN"/>
        </w:rPr>
        <w:t>参考文献</w:t>
      </w:r>
      <w:r w:rsidR="007148A4">
        <w:rPr>
          <w:rFonts w:ascii="Times New Roman" w:eastAsia="KaiTi" w:hAnsi="Times New Roman" w:cs="Times New Roman"/>
          <w:lang w:eastAsia="zh-CN"/>
        </w:rPr>
        <w:t>]</w:t>
      </w:r>
      <w:r w:rsidR="004C0FD5" w:rsidRPr="004C0FD5">
        <w:rPr>
          <w:rFonts w:ascii="Times New Roman" w:eastAsia="KaiTi" w:hAnsi="Times New Roman" w:cs="Times New Roman"/>
          <w:lang w:eastAsia="zh-CN"/>
        </w:rPr>
        <w:t>，大小相当于一个质子的真空区所含的能量可能与整个宇宙中所有物质所含的能量一样多。</w:t>
      </w:r>
      <w:r w:rsidR="0045193C" w:rsidRPr="0045193C">
        <w:rPr>
          <w:rFonts w:ascii="Times New Roman" w:eastAsia="KaiTi" w:hAnsi="Times New Roman" w:cs="Times New Roman" w:hint="eastAsia"/>
          <w:highlight w:val="yellow"/>
          <w:lang w:eastAsia="zh-CN"/>
        </w:rPr>
        <w:t>（以数学举例、</w:t>
      </w:r>
      <w:r w:rsidR="0095785C" w:rsidRPr="00F6463A">
        <w:rPr>
          <w:rFonts w:ascii="Times New Roman" w:eastAsia="KaiTi" w:hAnsi="Times New Roman" w:cs="Times New Roman" w:hint="eastAsia"/>
          <w:highlight w:val="yellow"/>
          <w:lang w:eastAsia="zh-CN"/>
        </w:rPr>
        <w:t>以</w:t>
      </w:r>
      <w:r w:rsidR="0095785C" w:rsidRPr="00F6463A">
        <w:rPr>
          <w:rFonts w:ascii="Times New Roman" w:eastAsia="KaiTi" w:hAnsi="Times New Roman" w:cs="Times New Roman"/>
          <w:highlight w:val="yellow"/>
          <w:lang w:eastAsia="zh-CN"/>
        </w:rPr>
        <w:t>芯片举例</w:t>
      </w:r>
      <w:r w:rsidR="00C20773">
        <w:rPr>
          <w:rFonts w:ascii="Times New Roman" w:eastAsia="KaiTi" w:hAnsi="Times New Roman" w:cs="Times New Roman" w:hint="eastAsia"/>
          <w:highlight w:val="yellow"/>
          <w:lang w:eastAsia="zh-CN"/>
        </w:rPr>
        <w:t>。</w:t>
      </w:r>
      <w:r w:rsidR="004B5CD3" w:rsidRPr="005E05CB">
        <w:rPr>
          <w:rFonts w:ascii="Times New Roman" w:eastAsia="KaiTi" w:hAnsi="Times New Roman" w:cs="Times New Roman" w:hint="eastAsia"/>
          <w:lang w:eastAsia="zh-CN"/>
        </w:rPr>
        <w:t>比如现在的内存芯片越来越小，但是可以承载得越来越多。</w:t>
      </w:r>
      <w:r w:rsidR="00C20773" w:rsidRPr="005E05CB">
        <w:rPr>
          <w:rFonts w:ascii="Times New Roman" w:eastAsia="KaiTi" w:hAnsi="Times New Roman" w:cs="Times New Roman" w:hint="eastAsia"/>
          <w:lang w:eastAsia="zh-CN"/>
        </w:rPr>
        <w:t>芯片</w:t>
      </w:r>
      <w:r w:rsidR="00C20773">
        <w:rPr>
          <w:rFonts w:ascii="Times New Roman" w:eastAsia="KaiTi" w:hAnsi="Times New Roman" w:cs="Times New Roman" w:hint="eastAsia"/>
          <w:lang w:eastAsia="zh-CN"/>
        </w:rPr>
        <w:t>几乎</w:t>
      </w:r>
      <w:r w:rsidR="00C20773" w:rsidRPr="005E05CB">
        <w:rPr>
          <w:rFonts w:ascii="Times New Roman" w:eastAsia="KaiTi" w:hAnsi="Times New Roman" w:cs="Times New Roman" w:hint="eastAsia"/>
          <w:lang w:eastAsia="zh-CN"/>
        </w:rPr>
        <w:t>把近代科学史都囊括了</w:t>
      </w:r>
      <w:r w:rsidR="0045193C">
        <w:rPr>
          <w:rFonts w:ascii="Times New Roman" w:eastAsia="KaiTi" w:hAnsi="Times New Roman" w:cs="Times New Roman" w:hint="eastAsia"/>
          <w:highlight w:val="yellow"/>
          <w:lang w:eastAsia="zh-CN"/>
        </w:rPr>
        <w:t>）</w:t>
      </w:r>
      <w:r w:rsidR="005C6611">
        <w:rPr>
          <w:rFonts w:ascii="Times New Roman" w:hAnsi="Times New Roman" w:cs="Times New Roman" w:hint="eastAsia"/>
          <w:highlight w:val="yellow"/>
          <w:lang w:eastAsia="zh-CN"/>
        </w:rPr>
        <w:t xml:space="preserve"> </w:t>
      </w:r>
    </w:p>
    <w:p w14:paraId="2804A217" w14:textId="73C78158" w:rsidR="00D31221" w:rsidRPr="00D31221" w:rsidRDefault="00D31221">
      <w:pPr>
        <w:pStyle w:val="a3"/>
        <w:ind w:leftChars="0" w:left="680"/>
        <w:jc w:val="both"/>
        <w:rPr>
          <w:rFonts w:ascii="Times New Roman" w:eastAsia="KaiTi" w:hAnsi="Times New Roman" w:cs="Times New Roman"/>
          <w:highlight w:val="yellow"/>
          <w:lang w:eastAsia="zh-CN"/>
        </w:rPr>
        <w:pPrChange w:id="218" w:author="吴敏" w:date="2023-05-03T23:54:00Z">
          <w:pPr>
            <w:pStyle w:val="a3"/>
            <w:numPr>
              <w:numId w:val="7"/>
            </w:numPr>
            <w:ind w:firstLine="200"/>
            <w:jc w:val="both"/>
          </w:pPr>
        </w:pPrChange>
      </w:pPr>
    </w:p>
    <w:p w14:paraId="6FE99732" w14:textId="7E7CB644" w:rsidR="00F6463A" w:rsidRPr="007F5CBA" w:rsidRDefault="00F6463A" w:rsidP="0095785C">
      <w:pPr>
        <w:pStyle w:val="a3"/>
        <w:numPr>
          <w:ilvl w:val="0"/>
          <w:numId w:val="7"/>
        </w:numPr>
        <w:ind w:left="480" w:firstLine="200"/>
        <w:jc w:val="both"/>
        <w:rPr>
          <w:ins w:id="219" w:author="吴敏" w:date="2023-05-09T21:25:00Z"/>
          <w:rFonts w:ascii="Times New Roman" w:eastAsia="KaiTi" w:hAnsi="Times New Roman" w:cs="Times New Roman"/>
          <w:highlight w:val="yellow"/>
          <w:lang w:eastAsia="zh-CN"/>
          <w:rPrChange w:id="220" w:author="吴敏" w:date="2023-05-09T21:25:00Z">
            <w:rPr>
              <w:ins w:id="221" w:author="吴敏" w:date="2023-05-09T21:25:00Z"/>
              <w:rFonts w:ascii="Times New Roman" w:hAnsi="Times New Roman" w:cs="Times New Roman"/>
              <w:lang w:eastAsia="zh-CN"/>
            </w:rPr>
          </w:rPrChange>
        </w:rPr>
      </w:pPr>
      <w:r w:rsidRPr="0095785C">
        <w:rPr>
          <w:rFonts w:ascii="Times New Roman" w:eastAsia="KaiTi" w:hAnsi="Times New Roman" w:cs="Times New Roman"/>
          <w:highlight w:val="yellow"/>
          <w:lang w:eastAsia="zh-CN"/>
        </w:rPr>
        <w:t>自生性：</w:t>
      </w:r>
      <w:r w:rsidRPr="0095785C">
        <w:rPr>
          <w:rFonts w:ascii="Times New Roman" w:eastAsia="KaiTi" w:hAnsi="Times New Roman" w:cs="Times New Roman" w:hint="eastAsia"/>
          <w:highlight w:val="yellow"/>
          <w:lang w:eastAsia="zh-CN"/>
        </w:rPr>
        <w:t>自我复制</w:t>
      </w:r>
      <w:r w:rsidR="0045193C">
        <w:rPr>
          <w:rFonts w:ascii="Times New Roman" w:eastAsia="KaiTi" w:hAnsi="Times New Roman" w:cs="Times New Roman" w:hint="eastAsia"/>
          <w:highlight w:val="yellow"/>
          <w:lang w:eastAsia="zh-CN"/>
        </w:rPr>
        <w:t>，</w:t>
      </w:r>
      <w:r w:rsidRPr="0095785C">
        <w:rPr>
          <w:rFonts w:ascii="Times New Roman" w:eastAsia="KaiTi" w:hAnsi="Times New Roman" w:cs="Times New Roman"/>
          <w:highlight w:val="yellow"/>
          <w:lang w:eastAsia="zh-CN"/>
        </w:rPr>
        <w:t>自动裂变</w:t>
      </w:r>
      <w:r w:rsidR="0045193C">
        <w:rPr>
          <w:rFonts w:ascii="Times New Roman" w:eastAsia="KaiTi" w:hAnsi="Times New Roman" w:cs="Times New Roman" w:hint="eastAsia"/>
          <w:lang w:eastAsia="zh-CN"/>
        </w:rPr>
        <w:t>，</w:t>
      </w:r>
      <w:r w:rsidR="002E69B1" w:rsidRPr="0095785C">
        <w:rPr>
          <w:rFonts w:ascii="Times New Roman" w:eastAsia="KaiTi" w:hAnsi="Times New Roman" w:cs="Times New Roman" w:hint="eastAsia"/>
          <w:lang w:eastAsia="zh-CN"/>
        </w:rPr>
        <w:t>生生不息</w:t>
      </w:r>
      <w:r w:rsidR="00FE5E61" w:rsidRPr="0095785C">
        <w:rPr>
          <w:rFonts w:ascii="Times New Roman" w:eastAsia="KaiTi" w:hAnsi="Times New Roman" w:cs="Times New Roman" w:hint="eastAsia"/>
          <w:lang w:eastAsia="zh-CN"/>
        </w:rPr>
        <w:t>。</w:t>
      </w:r>
      <w:r w:rsidR="00FE5E61" w:rsidRPr="0095785C">
        <w:rPr>
          <w:rFonts w:ascii="Times New Roman" w:eastAsia="KaiTi" w:hAnsi="Times New Roman" w:cs="Times New Roman" w:hint="eastAsia"/>
          <w:lang w:eastAsia="zh-CN"/>
        </w:rPr>
        <w:t>1929</w:t>
      </w:r>
      <w:r w:rsidR="00FE5E61" w:rsidRPr="0095785C">
        <w:rPr>
          <w:rFonts w:ascii="Times New Roman" w:eastAsia="KaiTi" w:hAnsi="Times New Roman" w:cs="Times New Roman" w:hint="eastAsia"/>
          <w:lang w:eastAsia="zh-CN"/>
        </w:rPr>
        <w:t>年，天文学家哈勃公布了一个震惊科学界的发现。这个发现在很大程度上导致这样的结论：宇宙在高速地膨胀着，所有的河外星系都在离我们远去。</w:t>
      </w:r>
      <w:r w:rsidR="008265A0" w:rsidRPr="0095785C">
        <w:rPr>
          <w:rFonts w:ascii="Times New Roman" w:eastAsia="KaiTi" w:hAnsi="Times New Roman" w:cs="Times New Roman" w:hint="eastAsia"/>
          <w:lang w:eastAsia="zh-CN"/>
        </w:rPr>
        <w:t>宇宙大爆炸学说认为，现在的宇宙是由</w:t>
      </w:r>
      <w:r w:rsidR="008265A0" w:rsidRPr="0095785C">
        <w:rPr>
          <w:rFonts w:ascii="Times New Roman" w:eastAsia="KaiTi" w:hAnsi="Times New Roman" w:cs="Times New Roman" w:hint="eastAsia"/>
          <w:lang w:eastAsia="zh-CN"/>
        </w:rPr>
        <w:t>1</w:t>
      </w:r>
      <w:r w:rsidR="008265A0" w:rsidRPr="0095785C">
        <w:rPr>
          <w:rFonts w:ascii="Times New Roman" w:eastAsia="KaiTi" w:hAnsi="Times New Roman" w:cs="Times New Roman"/>
          <w:lang w:eastAsia="zh-CN"/>
        </w:rPr>
        <w:t>38</w:t>
      </w:r>
      <w:r w:rsidR="008265A0" w:rsidRPr="0095785C">
        <w:rPr>
          <w:rFonts w:ascii="Times New Roman" w:eastAsia="KaiTi" w:hAnsi="Times New Roman" w:cs="Times New Roman" w:hint="eastAsia"/>
          <w:lang w:eastAsia="zh-CN"/>
        </w:rPr>
        <w:t>亿年前的一个“原始原子”爆炸而成的。</w:t>
      </w:r>
      <w:r w:rsidR="003D7942" w:rsidRPr="0095785C">
        <w:rPr>
          <w:rFonts w:ascii="Times New Roman" w:eastAsia="KaiTi" w:hAnsi="Times New Roman" w:cs="Times New Roman" w:hint="eastAsia"/>
          <w:lang w:eastAsia="zh-CN"/>
        </w:rPr>
        <w:t>如果</w:t>
      </w:r>
      <w:r w:rsidR="00801541" w:rsidRPr="0095785C">
        <w:rPr>
          <w:rFonts w:ascii="Times New Roman" w:eastAsia="KaiTi" w:hAnsi="Times New Roman" w:cs="Times New Roman"/>
          <w:lang w:eastAsia="zh-CN"/>
        </w:rPr>
        <w:t>能量是有限的，宇宙不可能扩大</w:t>
      </w:r>
      <w:r w:rsidR="008C1074">
        <w:rPr>
          <w:rFonts w:ascii="Times New Roman" w:eastAsia="KaiTi" w:hAnsi="Times New Roman" w:cs="Times New Roman" w:hint="eastAsia"/>
          <w:lang w:eastAsia="zh-CN"/>
        </w:rPr>
        <w:t>。</w:t>
      </w:r>
      <w:ins w:id="222" w:author="顏 秉田" w:date="2023-04-22T00:24:00Z">
        <w:r w:rsidR="003D3CB4">
          <w:rPr>
            <w:rFonts w:ascii="Times New Roman" w:hAnsi="Times New Roman" w:cs="Times New Roman" w:hint="eastAsia"/>
            <w:lang w:eastAsia="zh-CN"/>
          </w:rPr>
          <w:t>当一个物质消失的时候</w:t>
        </w:r>
        <w:r w:rsidR="003D3CB4">
          <w:rPr>
            <w:rFonts w:ascii="Times New Roman" w:hAnsi="Times New Roman" w:cs="Times New Roman" w:hint="eastAsia"/>
            <w:lang w:eastAsia="zh-CN"/>
          </w:rPr>
          <w:t>,</w:t>
        </w:r>
        <w:r w:rsidR="003D3CB4">
          <w:rPr>
            <w:rFonts w:ascii="Times New Roman" w:hAnsi="Times New Roman" w:cs="Times New Roman" w:hint="eastAsia"/>
            <w:lang w:eastAsia="zh-CN"/>
          </w:rPr>
          <w:t>物质回归物质</w:t>
        </w:r>
        <w:r w:rsidR="003D3CB4">
          <w:rPr>
            <w:rFonts w:ascii="Times New Roman" w:hAnsi="Times New Roman" w:cs="Times New Roman" w:hint="eastAsia"/>
            <w:lang w:eastAsia="zh-CN"/>
          </w:rPr>
          <w:t>,</w:t>
        </w:r>
        <w:r w:rsidR="003D3CB4">
          <w:rPr>
            <w:rFonts w:ascii="Times New Roman" w:hAnsi="Times New Roman" w:cs="Times New Roman" w:hint="eastAsia"/>
            <w:lang w:eastAsia="zh-CN"/>
          </w:rPr>
          <w:t>能量回归能量</w:t>
        </w:r>
        <w:r w:rsidR="003D3CB4">
          <w:rPr>
            <w:rFonts w:ascii="Times New Roman" w:hAnsi="Times New Roman" w:cs="Times New Roman" w:hint="eastAsia"/>
            <w:lang w:eastAsia="zh-CN"/>
          </w:rPr>
          <w:t>,</w:t>
        </w:r>
        <w:r w:rsidR="003D3CB4">
          <w:rPr>
            <w:rFonts w:ascii="Times New Roman" w:hAnsi="Times New Roman" w:cs="Times New Roman"/>
            <w:lang w:eastAsia="zh-CN"/>
          </w:rPr>
          <w:t xml:space="preserve">The one </w:t>
        </w:r>
        <w:r w:rsidR="003D3CB4">
          <w:rPr>
            <w:rFonts w:ascii="Times New Roman" w:hAnsi="Times New Roman" w:cs="Times New Roman" w:hint="eastAsia"/>
            <w:lang w:eastAsia="zh-CN"/>
          </w:rPr>
          <w:t>回归</w:t>
        </w:r>
        <w:r w:rsidR="003D3CB4">
          <w:rPr>
            <w:rFonts w:ascii="Times New Roman" w:hAnsi="Times New Roman" w:cs="Times New Roman"/>
          </w:rPr>
          <w:t>The one</w:t>
        </w:r>
      </w:ins>
      <w:ins w:id="223" w:author="吴敏" w:date="2023-04-22T19:38:00Z">
        <w:r w:rsidR="001B5ECD">
          <w:rPr>
            <w:rFonts w:ascii="Times New Roman" w:hAnsi="Times New Roman" w:cs="Times New Roman" w:hint="eastAsia"/>
            <w:lang w:eastAsia="zh-CN"/>
          </w:rPr>
          <w:t>。</w:t>
        </w:r>
      </w:ins>
    </w:p>
    <w:p w14:paraId="11693B94" w14:textId="77E5C49F" w:rsidR="007F5CBA" w:rsidRPr="0095785C" w:rsidDel="00742B63" w:rsidRDefault="007F5CBA">
      <w:pPr>
        <w:pStyle w:val="a3"/>
        <w:ind w:leftChars="0" w:left="680"/>
        <w:jc w:val="both"/>
        <w:rPr>
          <w:del w:id="224" w:author="吴敏" w:date="2023-05-09T21:25:00Z"/>
          <w:rFonts w:ascii="Times New Roman" w:eastAsia="KaiTi" w:hAnsi="Times New Roman" w:cs="Times New Roman"/>
          <w:highlight w:val="yellow"/>
          <w:lang w:eastAsia="zh-CN"/>
        </w:rPr>
        <w:pPrChange w:id="225" w:author="吴敏" w:date="2023-05-09T21:25:00Z">
          <w:pPr>
            <w:pStyle w:val="a3"/>
            <w:numPr>
              <w:numId w:val="7"/>
            </w:numPr>
            <w:ind w:firstLine="200"/>
            <w:jc w:val="both"/>
          </w:pPr>
        </w:pPrChange>
      </w:pPr>
    </w:p>
    <w:p w14:paraId="3B47C34A" w14:textId="4B3E8C84" w:rsidR="002E69B1" w:rsidDel="001E3328" w:rsidRDefault="00F6463A" w:rsidP="001E3328">
      <w:pPr>
        <w:pStyle w:val="a3"/>
        <w:numPr>
          <w:ilvl w:val="0"/>
          <w:numId w:val="7"/>
        </w:numPr>
        <w:ind w:left="480" w:firstLine="200"/>
        <w:jc w:val="both"/>
        <w:rPr>
          <w:del w:id="226" w:author="吴敏" w:date="2023-05-01T23:23:00Z"/>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共时性：</w:t>
      </w:r>
      <w:r w:rsidRPr="00F6463A">
        <w:rPr>
          <w:rFonts w:ascii="Times New Roman" w:eastAsia="KaiTi" w:hAnsi="Times New Roman" w:cs="Times New Roman" w:hint="eastAsia"/>
          <w:highlight w:val="yellow"/>
          <w:lang w:eastAsia="zh-CN"/>
        </w:rPr>
        <w:t>T</w:t>
      </w:r>
      <w:r w:rsidRPr="00F6463A">
        <w:rPr>
          <w:rFonts w:ascii="Times New Roman" w:eastAsia="KaiTi" w:hAnsi="Times New Roman" w:cs="Times New Roman"/>
          <w:highlight w:val="yellow"/>
          <w:lang w:eastAsia="zh-CN"/>
        </w:rPr>
        <w:t xml:space="preserve">he </w:t>
      </w:r>
      <w:r w:rsidRPr="00F6463A">
        <w:rPr>
          <w:rFonts w:ascii="Times New Roman" w:eastAsia="KaiTi" w:hAnsi="Times New Roman" w:cs="Times New Roman" w:hint="eastAsia"/>
          <w:highlight w:val="yellow"/>
          <w:lang w:eastAsia="zh-CN"/>
        </w:rPr>
        <w:t>o</w:t>
      </w:r>
      <w:r w:rsidRPr="00F6463A">
        <w:rPr>
          <w:rFonts w:ascii="Times New Roman" w:eastAsia="KaiTi" w:hAnsi="Times New Roman" w:cs="Times New Roman"/>
          <w:highlight w:val="yellow"/>
          <w:lang w:eastAsia="zh-CN"/>
        </w:rPr>
        <w:t>ne</w:t>
      </w:r>
      <w:r w:rsidRPr="00F6463A">
        <w:rPr>
          <w:rFonts w:ascii="Times New Roman" w:eastAsia="KaiTi" w:hAnsi="Times New Roman" w:cs="Times New Roman" w:hint="eastAsia"/>
          <w:highlight w:val="yellow"/>
          <w:lang w:eastAsia="zh-CN"/>
        </w:rPr>
        <w:t>的超</w:t>
      </w:r>
      <w:r w:rsidRPr="00F6463A">
        <w:rPr>
          <w:rFonts w:ascii="Times New Roman" w:eastAsia="KaiTi" w:hAnsi="Times New Roman" w:cs="Times New Roman"/>
          <w:highlight w:val="yellow"/>
          <w:lang w:eastAsia="zh-CN"/>
        </w:rPr>
        <w:t>越光速通信</w:t>
      </w:r>
      <w:r w:rsidRPr="00F6463A">
        <w:rPr>
          <w:rFonts w:ascii="Times New Roman" w:eastAsia="KaiTi" w:hAnsi="Times New Roman" w:cs="Times New Roman" w:hint="eastAsia"/>
          <w:highlight w:val="yellow"/>
          <w:lang w:eastAsia="zh-CN"/>
        </w:rPr>
        <w:t>（如，</w:t>
      </w:r>
      <w:r w:rsidRPr="00F6463A">
        <w:rPr>
          <w:rFonts w:ascii="Times New Roman" w:eastAsia="KaiTi" w:hAnsi="Times New Roman" w:cs="Times New Roman"/>
          <w:highlight w:val="yellow"/>
          <w:lang w:eastAsia="zh-CN"/>
        </w:rPr>
        <w:t>量子纠缠</w:t>
      </w:r>
      <w:r w:rsidRPr="00F6463A">
        <w:rPr>
          <w:rFonts w:ascii="Times New Roman" w:eastAsia="KaiTi" w:hAnsi="Times New Roman" w:cs="Times New Roman" w:hint="eastAsia"/>
          <w:highlight w:val="yellow"/>
          <w:lang w:eastAsia="zh-CN"/>
        </w:rPr>
        <w:t>）</w:t>
      </w:r>
      <w:del w:id="227" w:author="顏 秉田" w:date="2023-04-22T00:26:00Z">
        <w:r w:rsidR="002E69B1" w:rsidRPr="002E69B1" w:rsidDel="00D25E68">
          <w:rPr>
            <w:rFonts w:ascii="Times New Roman" w:eastAsia="KaiTi" w:hAnsi="Times New Roman" w:cs="Times New Roman"/>
            <w:highlight w:val="yellow"/>
            <w:lang w:eastAsia="zh-CN"/>
          </w:rPr>
          <w:delText>超越光速通信</w:delText>
        </w:r>
      </w:del>
      <w:r w:rsidR="002E69B1" w:rsidRPr="002E69B1">
        <w:rPr>
          <w:rFonts w:ascii="Times New Roman" w:eastAsia="KaiTi" w:hAnsi="Times New Roman" w:cs="Times New Roman" w:hint="eastAsia"/>
          <w:highlight w:val="yellow"/>
          <w:lang w:eastAsia="zh-CN"/>
        </w:rPr>
        <w:t>。</w:t>
      </w:r>
      <w:r w:rsidR="00BA1D00">
        <w:rPr>
          <w:rFonts w:ascii="Times New Roman" w:eastAsia="KaiTi" w:hAnsi="Times New Roman" w:cs="Times New Roman" w:hint="eastAsia"/>
          <w:highlight w:val="yellow"/>
          <w:lang w:eastAsia="zh-CN"/>
        </w:rPr>
        <w:t>无论</w:t>
      </w:r>
      <w:ins w:id="228" w:author="顏 秉田" w:date="2023-04-22T00:27:00Z">
        <w:r w:rsidR="00D25E68">
          <w:rPr>
            <w:rFonts w:ascii="Times New Roman" w:hAnsi="Times New Roman" w:cs="Times New Roman" w:hint="eastAsia"/>
            <w:highlight w:val="yellow"/>
          </w:rPr>
          <w:t>距离多远</w:t>
        </w:r>
      </w:ins>
      <w:del w:id="229" w:author="顏 秉田" w:date="2023-04-22T00:27:00Z">
        <w:r w:rsidR="002E69B1" w:rsidRPr="002E69B1" w:rsidDel="00D25E68">
          <w:rPr>
            <w:rFonts w:ascii="Times New Roman" w:eastAsia="KaiTi" w:hAnsi="Times New Roman" w:cs="Times New Roman" w:hint="eastAsia"/>
            <w:highlight w:val="yellow"/>
            <w:lang w:eastAsia="zh-CN"/>
          </w:rPr>
          <w:delText>我们离宇宙的源头</w:delText>
        </w:r>
      </w:del>
      <w:ins w:id="230" w:author="顏 秉田" w:date="2023-04-22T00:26:00Z">
        <w:del w:id="231" w:author="吴敏" w:date="2023-04-22T16:01:00Z">
          <w:r w:rsidR="00D25E68" w:rsidDel="00683A15">
            <w:rPr>
              <w:rFonts w:ascii="Times New Roman" w:hAnsi="Times New Roman" w:cs="Times New Roman" w:hint="eastAsia"/>
              <w:highlight w:val="yellow"/>
              <w:lang w:eastAsia="zh-CN"/>
            </w:rPr>
            <w:delText>多</w:delText>
          </w:r>
        </w:del>
      </w:ins>
      <w:del w:id="232" w:author="顏 秉田" w:date="2023-04-22T00:26:00Z">
        <w:r w:rsidR="002E69B1" w:rsidRPr="002E69B1" w:rsidDel="00D25E68">
          <w:rPr>
            <w:rFonts w:ascii="Times New Roman" w:eastAsia="KaiTi" w:hAnsi="Times New Roman" w:cs="Times New Roman" w:hint="eastAsia"/>
            <w:highlight w:val="yellow"/>
            <w:lang w:eastAsia="zh-CN"/>
          </w:rPr>
          <w:delText>越</w:delText>
        </w:r>
      </w:del>
      <w:del w:id="233" w:author="顏 秉田" w:date="2023-04-22T00:27:00Z">
        <w:r w:rsidR="002E69B1" w:rsidRPr="002E69B1" w:rsidDel="00D25E68">
          <w:rPr>
            <w:rFonts w:ascii="Times New Roman" w:eastAsia="KaiTi" w:hAnsi="Times New Roman" w:cs="Times New Roman" w:hint="eastAsia"/>
            <w:highlight w:val="yellow"/>
            <w:lang w:eastAsia="zh-CN"/>
          </w:rPr>
          <w:delText>远，一个念头过来，我们就开始</w:delText>
        </w:r>
      </w:del>
      <w:r w:rsidR="002E69B1" w:rsidRPr="002E69B1">
        <w:rPr>
          <w:rFonts w:ascii="Times New Roman" w:eastAsia="KaiTi" w:hAnsi="Times New Roman" w:cs="Times New Roman" w:hint="eastAsia"/>
          <w:highlight w:val="yellow"/>
          <w:lang w:eastAsia="zh-CN"/>
        </w:rPr>
        <w:t>。人类的脑电波在调至高频时是可以通过心灵感应进行交流的。我们就是在用我们身体里的</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在交流。因为与</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有共时性，所以才会有手指识字，耳朵识字。</w:t>
      </w:r>
      <w:r w:rsidR="00BA1D00">
        <w:rPr>
          <w:rFonts w:ascii="Times New Roman" w:eastAsia="KaiTi" w:hAnsi="Times New Roman" w:cs="Times New Roman" w:hint="eastAsia"/>
          <w:highlight w:val="yellow"/>
          <w:lang w:eastAsia="zh-CN"/>
        </w:rPr>
        <w:t>当然如果需要</w:t>
      </w:r>
      <w:del w:id="234" w:author="顏 秉田" w:date="2023-04-22T00:27:00Z">
        <w:r w:rsidR="00BA1D00" w:rsidDel="00D25E68">
          <w:rPr>
            <w:rFonts w:ascii="Times New Roman" w:eastAsia="KaiTi" w:hAnsi="Times New Roman" w:cs="Times New Roman" w:hint="eastAsia"/>
            <w:highlight w:val="yellow"/>
            <w:lang w:eastAsia="zh-CN"/>
          </w:rPr>
          <w:delText>文</w:delText>
        </w:r>
      </w:del>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的</w:t>
      </w:r>
      <w:r w:rsidR="00BA1D00">
        <w:rPr>
          <w:rFonts w:ascii="Times New Roman" w:eastAsia="KaiTi" w:hAnsi="Times New Roman" w:cs="Times New Roman" w:hint="eastAsia"/>
          <w:highlight w:val="yellow"/>
          <w:lang w:eastAsia="zh-CN"/>
        </w:rPr>
        <w:t>稳定</w:t>
      </w:r>
      <w:r w:rsidR="002E69B1" w:rsidRPr="002E69B1">
        <w:rPr>
          <w:rFonts w:ascii="Times New Roman" w:eastAsia="KaiTi" w:hAnsi="Times New Roman" w:cs="Times New Roman" w:hint="eastAsia"/>
          <w:highlight w:val="yellow"/>
          <w:lang w:eastAsia="zh-CN"/>
        </w:rPr>
        <w:t>显化，需要练习。</w:t>
      </w:r>
    </w:p>
    <w:p w14:paraId="67DE7695" w14:textId="77777777" w:rsidR="009D3E02" w:rsidRPr="009D3E02" w:rsidRDefault="009D3E02" w:rsidP="009D3E02">
      <w:pPr>
        <w:pStyle w:val="a3"/>
        <w:numPr>
          <w:ilvl w:val="0"/>
          <w:numId w:val="7"/>
        </w:numPr>
        <w:ind w:left="480" w:firstLine="200"/>
        <w:jc w:val="both"/>
        <w:rPr>
          <w:ins w:id="235" w:author="吴敏" w:date="2023-05-09T21:39:00Z"/>
          <w:rFonts w:ascii="Times New Roman" w:eastAsia="KaiTi" w:hAnsi="Times New Roman" w:cs="Times New Roman"/>
          <w:highlight w:val="yellow"/>
          <w:lang w:eastAsia="zh-CN"/>
          <w:rPrChange w:id="236" w:author="吴敏" w:date="2023-05-09T21:39:00Z">
            <w:rPr>
              <w:ins w:id="237" w:author="吴敏" w:date="2023-05-09T21:39:00Z"/>
              <w:lang w:eastAsia="zh-CN"/>
            </w:rPr>
          </w:rPrChange>
        </w:rPr>
      </w:pPr>
    </w:p>
    <w:p w14:paraId="4C311C9C" w14:textId="120390C2" w:rsidR="009D3E02" w:rsidRPr="009049FA" w:rsidRDefault="00706AD5" w:rsidP="009D3E02">
      <w:pPr>
        <w:pStyle w:val="a3"/>
        <w:numPr>
          <w:ilvl w:val="0"/>
          <w:numId w:val="7"/>
        </w:numPr>
        <w:ind w:left="480" w:firstLine="200"/>
        <w:jc w:val="both"/>
        <w:rPr>
          <w:ins w:id="238" w:author="吴敏" w:date="2023-05-10T00:15:00Z"/>
          <w:rFonts w:ascii="Times New Roman" w:eastAsia="KaiTi" w:hAnsi="Times New Roman" w:cs="Times New Roman"/>
          <w:highlight w:val="yellow"/>
          <w:lang w:eastAsia="zh-CN"/>
          <w:rPrChange w:id="239" w:author="吴敏" w:date="2023-05-10T00:15:00Z">
            <w:rPr>
              <w:ins w:id="240" w:author="吴敏" w:date="2023-05-10T00:15:00Z"/>
              <w:lang w:eastAsia="zh-CN"/>
            </w:rPr>
          </w:rPrChange>
        </w:rPr>
      </w:pPr>
      <w:ins w:id="241" w:author="吴敏" w:date="2023-05-10T00:20:00Z">
        <w:r>
          <w:rPr>
            <w:rFonts w:hint="eastAsia"/>
            <w:lang w:eastAsia="zh-CN"/>
          </w:rPr>
          <w:t>未凝聚的</w:t>
        </w:r>
        <w:r>
          <w:rPr>
            <w:rFonts w:hint="eastAsia"/>
            <w:lang w:eastAsia="zh-CN"/>
          </w:rPr>
          <w:t>t</w:t>
        </w:r>
        <w:r>
          <w:rPr>
            <w:lang w:eastAsia="zh-CN"/>
          </w:rPr>
          <w:t>he one</w:t>
        </w:r>
      </w:ins>
      <w:ins w:id="242" w:author="吴敏" w:date="2023-05-09T21:39:00Z">
        <w:r w:rsidR="009D3E02">
          <w:rPr>
            <w:rFonts w:hint="eastAsia"/>
            <w:lang w:eastAsia="zh-CN"/>
          </w:rPr>
          <w:t>没有固定形状</w:t>
        </w:r>
        <w:r w:rsidR="009D3E02">
          <w:rPr>
            <w:rFonts w:hint="eastAsia"/>
            <w:lang w:eastAsia="zh-CN"/>
          </w:rPr>
          <w:t>,</w:t>
        </w:r>
      </w:ins>
      <w:ins w:id="243" w:author="吴敏" w:date="2023-05-10T00:15:00Z">
        <w:r w:rsidR="00FC6B58">
          <w:rPr>
            <w:rFonts w:hint="eastAsia"/>
            <w:lang w:eastAsia="zh-CN"/>
          </w:rPr>
          <w:t>可以几乎自由地穿透</w:t>
        </w:r>
      </w:ins>
      <w:ins w:id="244" w:author="吴敏" w:date="2023-05-09T21:39:00Z">
        <w:r w:rsidR="009D3E02">
          <w:rPr>
            <w:rFonts w:hint="eastAsia"/>
            <w:lang w:eastAsia="zh-CN"/>
          </w:rPr>
          <w:t>有质量的物体</w:t>
        </w:r>
      </w:ins>
      <w:ins w:id="245" w:author="吴敏" w:date="2023-05-10T00:16:00Z">
        <w:r w:rsidR="00FC6B58">
          <w:rPr>
            <w:rFonts w:hint="eastAsia"/>
            <w:lang w:eastAsia="zh-CN"/>
          </w:rPr>
          <w:t>。</w:t>
        </w:r>
      </w:ins>
    </w:p>
    <w:p w14:paraId="04047A8B" w14:textId="77777777" w:rsidR="008D282E" w:rsidRDefault="009049FA" w:rsidP="008D282E">
      <w:pPr>
        <w:ind w:firstLine="480"/>
        <w:jc w:val="both"/>
        <w:rPr>
          <w:ins w:id="246" w:author="吴敏" w:date="2023-05-10T00:18:00Z"/>
          <w:rFonts w:ascii="Times New Roman" w:eastAsia="KaiTi" w:hAnsi="Times New Roman" w:cs="Times New Roman"/>
          <w:highlight w:val="yellow"/>
          <w:lang w:eastAsia="zh-CN"/>
        </w:rPr>
      </w:pPr>
      <w:ins w:id="247" w:author="吴敏" w:date="2023-05-10T00:15:00Z">
        <w:r w:rsidRPr="009049FA">
          <w:rPr>
            <w:rFonts w:ascii="Times New Roman" w:eastAsia="KaiTi" w:hAnsi="Times New Roman" w:cs="Times New Roman" w:hint="eastAsia"/>
            <w:highlight w:val="yellow"/>
            <w:lang w:eastAsia="zh-CN"/>
          </w:rPr>
          <w:t>正是</w:t>
        </w:r>
      </w:ins>
      <w:ins w:id="248" w:author="吴敏" w:date="2023-05-10T00:17:00Z">
        <w:r w:rsidR="008D282E">
          <w:rPr>
            <w:rFonts w:ascii="Times New Roman" w:eastAsia="KaiTi" w:hAnsi="Times New Roman" w:cs="Times New Roman" w:hint="eastAsia"/>
            <w:highlight w:val="yellow"/>
            <w:lang w:eastAsia="zh-CN"/>
          </w:rPr>
          <w:t>由于</w:t>
        </w:r>
      </w:ins>
      <w:ins w:id="249" w:author="吴敏" w:date="2023-05-10T00:18:00Z">
        <w:r w:rsidR="008D282E">
          <w:rPr>
            <w:rFonts w:ascii="Times New Roman" w:eastAsia="KaiTi" w:hAnsi="Times New Roman" w:cs="Times New Roman"/>
            <w:highlight w:val="yellow"/>
            <w:lang w:eastAsia="zh-CN"/>
          </w:rPr>
          <w:t>the one</w:t>
        </w:r>
      </w:ins>
      <w:ins w:id="250" w:author="吴敏" w:date="2023-05-10T00:15:00Z">
        <w:r w:rsidRPr="009049FA">
          <w:rPr>
            <w:rFonts w:ascii="Times New Roman" w:eastAsia="KaiTi" w:hAnsi="Times New Roman" w:cs="Times New Roman" w:hint="eastAsia"/>
            <w:highlight w:val="yellow"/>
            <w:lang w:eastAsia="zh-CN"/>
          </w:rPr>
          <w:t>的驱动下，宇宙在加速膨胀。</w:t>
        </w:r>
      </w:ins>
    </w:p>
    <w:p w14:paraId="79648AC7" w14:textId="76B645CC" w:rsidR="009049FA" w:rsidRPr="009049FA" w:rsidRDefault="008D282E">
      <w:pPr>
        <w:ind w:firstLine="480"/>
        <w:jc w:val="both"/>
        <w:rPr>
          <w:ins w:id="251" w:author="吴敏" w:date="2023-05-09T21:39:00Z"/>
          <w:rFonts w:ascii="Times New Roman" w:eastAsia="KaiTi" w:hAnsi="Times New Roman" w:cs="Times New Roman"/>
          <w:highlight w:val="yellow"/>
          <w:lang w:eastAsia="zh-CN"/>
          <w:rPrChange w:id="252" w:author="吴敏" w:date="2023-05-10T00:15:00Z">
            <w:rPr>
              <w:ins w:id="253" w:author="吴敏" w:date="2023-05-09T21:39:00Z"/>
              <w:lang w:eastAsia="zh-CN"/>
            </w:rPr>
          </w:rPrChange>
        </w:rPr>
        <w:pPrChange w:id="254" w:author="吴敏" w:date="2023-05-10T00:17:00Z">
          <w:pPr>
            <w:pStyle w:val="a3"/>
            <w:numPr>
              <w:numId w:val="7"/>
            </w:numPr>
            <w:ind w:leftChars="0" w:left="360" w:hanging="360"/>
          </w:pPr>
        </w:pPrChange>
      </w:pPr>
      <w:ins w:id="255" w:author="吴敏" w:date="2023-05-10T00:18:00Z">
        <w:r>
          <w:rPr>
            <w:rFonts w:ascii="Times New Roman" w:eastAsia="KaiTi" w:hAnsi="Times New Roman" w:cs="Times New Roman" w:hint="eastAsia"/>
            <w:highlight w:val="yellow"/>
            <w:lang w:eastAsia="zh-CN"/>
          </w:rPr>
          <w:t>The</w:t>
        </w:r>
        <w:r>
          <w:rPr>
            <w:rFonts w:ascii="Times New Roman" w:eastAsia="KaiTi" w:hAnsi="Times New Roman" w:cs="Times New Roman"/>
            <w:highlight w:val="yellow"/>
            <w:lang w:eastAsia="zh-CN"/>
          </w:rPr>
          <w:t xml:space="preserve"> </w:t>
        </w:r>
        <w:r>
          <w:rPr>
            <w:rFonts w:ascii="Times New Roman" w:eastAsia="KaiTi" w:hAnsi="Times New Roman" w:cs="Times New Roman" w:hint="eastAsia"/>
            <w:highlight w:val="yellow"/>
            <w:lang w:eastAsia="zh-CN"/>
          </w:rPr>
          <w:t>o</w:t>
        </w:r>
        <w:r>
          <w:rPr>
            <w:rFonts w:ascii="Times New Roman" w:eastAsia="KaiTi" w:hAnsi="Times New Roman" w:cs="Times New Roman"/>
            <w:highlight w:val="yellow"/>
            <w:lang w:eastAsia="zh-CN"/>
          </w:rPr>
          <w:t>ne</w:t>
        </w:r>
      </w:ins>
      <w:ins w:id="256" w:author="吴敏" w:date="2023-05-10T00:15:00Z">
        <w:r w:rsidR="009049FA" w:rsidRPr="009049FA">
          <w:rPr>
            <w:rFonts w:ascii="Times New Roman" w:eastAsia="KaiTi" w:hAnsi="Times New Roman" w:cs="Times New Roman" w:hint="eastAsia"/>
            <w:highlight w:val="yellow"/>
            <w:lang w:eastAsia="zh-CN"/>
          </w:rPr>
          <w:t>弥漫在整个空间当中的，可能</w:t>
        </w:r>
      </w:ins>
      <w:ins w:id="257" w:author="吴敏" w:date="2023-05-10T00:18:00Z">
        <w:r>
          <w:rPr>
            <w:rFonts w:ascii="Times New Roman" w:eastAsia="KaiTi" w:hAnsi="Times New Roman" w:cs="Times New Roman" w:hint="eastAsia"/>
            <w:highlight w:val="yellow"/>
            <w:lang w:eastAsia="zh-CN"/>
          </w:rPr>
          <w:t>此时</w:t>
        </w:r>
      </w:ins>
      <w:ins w:id="258" w:author="吴敏" w:date="2023-05-10T00:15:00Z">
        <w:r w:rsidR="009049FA" w:rsidRPr="009049FA">
          <w:rPr>
            <w:rFonts w:ascii="Times New Roman" w:eastAsia="KaiTi" w:hAnsi="Times New Roman" w:cs="Times New Roman" w:hint="eastAsia"/>
            <w:highlight w:val="yellow"/>
            <w:lang w:eastAsia="zh-CN"/>
          </w:rPr>
          <w:t>此刻正在穿过我们的身体</w:t>
        </w:r>
      </w:ins>
      <w:ins w:id="259" w:author="吴敏" w:date="2023-05-10T00:19:00Z">
        <w:r w:rsidR="00706AD5">
          <w:rPr>
            <w:rFonts w:ascii="Times New Roman" w:eastAsia="KaiTi" w:hAnsi="Times New Roman" w:cs="Times New Roman" w:hint="eastAsia"/>
            <w:highlight w:val="yellow"/>
            <w:lang w:eastAsia="zh-CN"/>
          </w:rPr>
          <w:t>。在局部的</w:t>
        </w:r>
        <w:r w:rsidR="00706AD5">
          <w:rPr>
            <w:rFonts w:ascii="Times New Roman" w:eastAsia="KaiTi" w:hAnsi="Times New Roman" w:cs="Times New Roman" w:hint="eastAsia"/>
            <w:highlight w:val="yellow"/>
            <w:lang w:eastAsia="zh-CN"/>
          </w:rPr>
          <w:t>t</w:t>
        </w:r>
        <w:r w:rsidR="00706AD5">
          <w:rPr>
            <w:rFonts w:ascii="Times New Roman" w:eastAsia="KaiTi" w:hAnsi="Times New Roman" w:cs="Times New Roman"/>
            <w:highlight w:val="yellow"/>
            <w:lang w:eastAsia="zh-CN"/>
          </w:rPr>
          <w:t>he one</w:t>
        </w:r>
        <w:r w:rsidR="00706AD5">
          <w:rPr>
            <w:rFonts w:ascii="Times New Roman" w:eastAsia="KaiTi" w:hAnsi="Times New Roman" w:cs="Times New Roman" w:hint="eastAsia"/>
            <w:highlight w:val="yellow"/>
            <w:lang w:eastAsia="zh-CN"/>
          </w:rPr>
          <w:t>凝聚固化之前</w:t>
        </w:r>
      </w:ins>
      <w:ins w:id="260" w:author="吴敏" w:date="2023-05-10T00:20:00Z">
        <w:r w:rsidR="00706AD5">
          <w:rPr>
            <w:rFonts w:ascii="Times New Roman" w:eastAsia="KaiTi" w:hAnsi="Times New Roman" w:cs="Times New Roman" w:hint="eastAsia"/>
            <w:highlight w:val="yellow"/>
            <w:lang w:eastAsia="zh-CN"/>
          </w:rPr>
          <w:t>，</w:t>
        </w:r>
      </w:ins>
      <w:ins w:id="261" w:author="吴敏" w:date="2023-05-10T00:15:00Z">
        <w:r w:rsidR="009049FA" w:rsidRPr="009049FA">
          <w:rPr>
            <w:rFonts w:ascii="Times New Roman" w:eastAsia="KaiTi" w:hAnsi="Times New Roman" w:cs="Times New Roman" w:hint="eastAsia"/>
            <w:highlight w:val="yellow"/>
            <w:lang w:eastAsia="zh-CN"/>
          </w:rPr>
          <w:t>不参与电磁作用，因此，我们感觉不到</w:t>
        </w:r>
      </w:ins>
      <w:ins w:id="262" w:author="吴敏" w:date="2023-05-10T00:19:00Z">
        <w:r w:rsidR="0068467A">
          <w:rPr>
            <w:rFonts w:ascii="Times New Roman" w:eastAsia="KaiTi" w:hAnsi="Times New Roman" w:cs="Times New Roman" w:hint="eastAsia"/>
            <w:highlight w:val="yellow"/>
            <w:lang w:eastAsia="zh-CN"/>
          </w:rPr>
          <w:t>弥漫状态</w:t>
        </w:r>
      </w:ins>
      <w:ins w:id="263" w:author="吴敏" w:date="2023-05-10T00:16:00Z">
        <w:r w:rsidR="0022461C">
          <w:rPr>
            <w:rFonts w:ascii="Times New Roman" w:eastAsia="KaiTi" w:hAnsi="Times New Roman" w:cs="Times New Roman" w:hint="eastAsia"/>
            <w:highlight w:val="yellow"/>
            <w:lang w:eastAsia="zh-CN"/>
          </w:rPr>
          <w:t>的存在。</w:t>
        </w:r>
      </w:ins>
    </w:p>
    <w:p w14:paraId="47408B4D" w14:textId="1249E679" w:rsidR="009D3E02" w:rsidRPr="000227C1" w:rsidRDefault="009D3E02">
      <w:pPr>
        <w:pStyle w:val="a3"/>
        <w:numPr>
          <w:ilvl w:val="0"/>
          <w:numId w:val="7"/>
        </w:numPr>
        <w:ind w:left="480" w:firstLine="200"/>
        <w:jc w:val="both"/>
        <w:rPr>
          <w:ins w:id="264" w:author="吴敏" w:date="2023-05-09T23:21:00Z"/>
          <w:rFonts w:ascii="Times New Roman" w:eastAsia="KaiTi" w:hAnsi="Times New Roman" w:cs="Times New Roman"/>
          <w:shd w:val="clear" w:color="auto" w:fill="92D050"/>
          <w:lang w:eastAsia="zh-CN"/>
          <w:rPrChange w:id="265" w:author="吴敏" w:date="2023-05-09T23:21:00Z">
            <w:rPr>
              <w:ins w:id="266" w:author="吴敏" w:date="2023-05-09T23:21:00Z"/>
              <w:rFonts w:ascii="Times New Roman" w:eastAsia="KaiTi" w:hAnsi="Times New Roman" w:cs="Times New Roman"/>
              <w:lang w:eastAsia="zh-CN"/>
            </w:rPr>
          </w:rPrChange>
        </w:rPr>
      </w:pPr>
      <w:moveToRangeStart w:id="267" w:author="吴敏" w:date="2023-05-09T21:39:00Z" w:name="move134560780"/>
      <w:moveTo w:id="268" w:author="吴敏" w:date="2023-05-09T21:39:00Z">
        <w:r w:rsidRPr="00F6463A">
          <w:rPr>
            <w:rFonts w:ascii="Times New Roman" w:eastAsia="KaiTi" w:hAnsi="Times New Roman" w:cs="Times New Roman"/>
            <w:highlight w:val="yellow"/>
            <w:lang w:eastAsia="zh-CN"/>
          </w:rPr>
          <w:t>符合观察者效应</w:t>
        </w:r>
        <w:r>
          <w:rPr>
            <w:rFonts w:ascii="Times New Roman" w:eastAsia="KaiTi" w:hAnsi="Times New Roman" w:cs="Times New Roman" w:hint="eastAsia"/>
            <w:highlight w:val="yellow"/>
            <w:lang w:eastAsia="zh-CN"/>
          </w:rPr>
          <w:t>+</w:t>
        </w:r>
        <w:r w:rsidRPr="00F6463A">
          <w:rPr>
            <w:rFonts w:ascii="Times New Roman" w:eastAsia="KaiTi" w:hAnsi="Times New Roman" w:cs="Times New Roman" w:hint="eastAsia"/>
            <w:highlight w:val="yellow"/>
            <w:lang w:eastAsia="zh-CN"/>
          </w:rPr>
          <w:t>波粒二象性</w:t>
        </w:r>
        <w:r>
          <w:rPr>
            <w:rFonts w:ascii="Times New Roman" w:eastAsia="KaiTi" w:hAnsi="Times New Roman" w:cs="Times New Roman" w:hint="eastAsia"/>
            <w:highlight w:val="yellow"/>
            <w:lang w:eastAsia="zh-CN"/>
          </w:rPr>
          <w:t>，</w:t>
        </w:r>
        <w:r w:rsidRPr="002E69B1">
          <w:rPr>
            <w:rFonts w:ascii="Times New Roman" w:eastAsia="KaiTi" w:hAnsi="Times New Roman" w:cs="Times New Roman" w:hint="eastAsia"/>
            <w:highlight w:val="yellow"/>
            <w:lang w:eastAsia="zh-CN"/>
          </w:rPr>
          <w:t>包含波和粒子</w:t>
        </w:r>
        <w:r w:rsidRPr="00BA1D00">
          <w:rPr>
            <w:rFonts w:ascii="Times New Roman" w:eastAsia="KaiTi" w:hAnsi="Times New Roman" w:cs="Times New Roman" w:hint="eastAsia"/>
            <w:highlight w:val="yellow"/>
            <w:lang w:eastAsia="zh-CN"/>
          </w:rPr>
          <w:t>：观察者效应本质上对量子能量场施加了一个外在的扰动。其显化的原则是基于</w:t>
        </w:r>
        <w:r>
          <w:rPr>
            <w:rFonts w:ascii="Times New Roman" w:hAnsi="Times New Roman" w:cs="Times New Roman" w:hint="eastAsia"/>
            <w:highlight w:val="yellow"/>
            <w:lang w:eastAsia="zh-CN"/>
          </w:rPr>
          <w:t>意念＋</w:t>
        </w:r>
        <w:r w:rsidRPr="00BA1D00">
          <w:rPr>
            <w:rFonts w:ascii="Times New Roman" w:eastAsia="KaiTi" w:hAnsi="Times New Roman" w:cs="Times New Roman" w:hint="eastAsia"/>
            <w:highlight w:val="yellow"/>
            <w:lang w:eastAsia="zh-CN"/>
          </w:rPr>
          <w:t>能量的扰动。</w:t>
        </w:r>
      </w:moveTo>
      <w:moveToRangeEnd w:id="267"/>
    </w:p>
    <w:p w14:paraId="381B6921" w14:textId="02E7E7F7" w:rsidR="000227C1" w:rsidRPr="000227C1" w:rsidRDefault="000227C1">
      <w:pPr>
        <w:jc w:val="both"/>
        <w:rPr>
          <w:ins w:id="269" w:author="吴敏" w:date="2023-05-09T21:39:00Z"/>
          <w:rFonts w:ascii="Times New Roman" w:eastAsia="KaiTi" w:hAnsi="Times New Roman" w:cs="Times New Roman"/>
          <w:shd w:val="clear" w:color="auto" w:fill="92D050"/>
          <w:lang w:eastAsia="zh-CN"/>
          <w:rPrChange w:id="270" w:author="吴敏" w:date="2023-05-09T23:21:00Z">
            <w:rPr>
              <w:ins w:id="271" w:author="吴敏" w:date="2023-05-09T21:39:00Z"/>
              <w:rFonts w:ascii="Times New Roman" w:eastAsia="KaiTi" w:hAnsi="Times New Roman" w:cs="Times New Roman"/>
              <w:lang w:eastAsia="zh-CN"/>
            </w:rPr>
          </w:rPrChange>
        </w:rPr>
        <w:pPrChange w:id="272" w:author="吴敏" w:date="2023-05-09T23:21:00Z">
          <w:pPr>
            <w:pStyle w:val="a3"/>
            <w:numPr>
              <w:numId w:val="7"/>
            </w:numPr>
            <w:ind w:left="360" w:firstLine="200"/>
            <w:jc w:val="both"/>
          </w:pPr>
        </w:pPrChange>
      </w:pPr>
      <w:ins w:id="273" w:author="吴敏" w:date="2023-05-09T23:21:00Z">
        <w:r w:rsidRPr="000227C1">
          <w:rPr>
            <w:rFonts w:ascii="Times New Roman" w:eastAsia="KaiTi" w:hAnsi="Times New Roman" w:cs="Times New Roman"/>
            <w:shd w:val="clear" w:color="auto" w:fill="92D050"/>
            <w:lang w:eastAsia="zh-CN"/>
          </w:rPr>
          <w:t>量子纠缠在数学上就是，</w:t>
        </w:r>
        <w:r w:rsidRPr="000227C1">
          <w:rPr>
            <w:rFonts w:ascii="Times New Roman" w:eastAsia="KaiTi" w:hAnsi="Times New Roman" w:cs="Times New Roman"/>
            <w:shd w:val="clear" w:color="auto" w:fill="92D050"/>
            <w:lang w:eastAsia="zh-CN"/>
          </w:rPr>
          <w:t>“</w:t>
        </w:r>
        <w:r w:rsidRPr="000227C1">
          <w:rPr>
            <w:rFonts w:ascii="Times New Roman" w:eastAsia="KaiTi" w:hAnsi="Times New Roman" w:cs="Times New Roman"/>
            <w:shd w:val="clear" w:color="auto" w:fill="92D050"/>
            <w:lang w:eastAsia="zh-CN"/>
          </w:rPr>
          <w:t>整体量子态</w:t>
        </w:r>
        <w:r w:rsidRPr="000227C1">
          <w:rPr>
            <w:rFonts w:ascii="Times New Roman" w:eastAsia="KaiTi" w:hAnsi="Times New Roman" w:cs="Times New Roman"/>
            <w:shd w:val="clear" w:color="auto" w:fill="92D050"/>
            <w:lang w:eastAsia="zh-CN"/>
          </w:rPr>
          <w:t>”</w:t>
        </w:r>
        <w:r w:rsidRPr="000227C1">
          <w:rPr>
            <w:rFonts w:ascii="Times New Roman" w:eastAsia="KaiTi" w:hAnsi="Times New Roman" w:cs="Times New Roman"/>
            <w:shd w:val="clear" w:color="auto" w:fill="92D050"/>
            <w:lang w:eastAsia="zh-CN"/>
          </w:rPr>
          <w:t>不能分解成</w:t>
        </w:r>
        <w:r w:rsidRPr="000227C1">
          <w:rPr>
            <w:rFonts w:ascii="Times New Roman" w:eastAsia="KaiTi" w:hAnsi="Times New Roman" w:cs="Times New Roman"/>
            <w:shd w:val="clear" w:color="auto" w:fill="92D050"/>
            <w:lang w:eastAsia="zh-CN"/>
          </w:rPr>
          <w:t>“</w:t>
        </w:r>
        <w:r w:rsidRPr="000227C1">
          <w:rPr>
            <w:rFonts w:ascii="Times New Roman" w:eastAsia="KaiTi" w:hAnsi="Times New Roman" w:cs="Times New Roman"/>
            <w:shd w:val="clear" w:color="auto" w:fill="92D050"/>
            <w:lang w:eastAsia="zh-CN"/>
          </w:rPr>
          <w:t>局部量子态</w:t>
        </w:r>
        <w:r w:rsidRPr="000227C1">
          <w:rPr>
            <w:rFonts w:ascii="Times New Roman" w:eastAsia="KaiTi" w:hAnsi="Times New Roman" w:cs="Times New Roman"/>
            <w:shd w:val="clear" w:color="auto" w:fill="92D050"/>
            <w:lang w:eastAsia="zh-CN"/>
          </w:rPr>
          <w:t>”</w:t>
        </w:r>
        <w:r w:rsidRPr="000227C1">
          <w:rPr>
            <w:rFonts w:ascii="Times New Roman" w:eastAsia="KaiTi" w:hAnsi="Times New Roman" w:cs="Times New Roman"/>
            <w:shd w:val="clear" w:color="auto" w:fill="92D050"/>
            <w:lang w:eastAsia="zh-CN"/>
          </w:rPr>
          <w:t>乘积的系统。贝尔不等式来源于经典力学的</w:t>
        </w:r>
        <w:r w:rsidRPr="000227C1">
          <w:rPr>
            <w:rFonts w:ascii="Times New Roman" w:eastAsia="KaiTi" w:hAnsi="Times New Roman" w:cs="Times New Roman"/>
            <w:shd w:val="clear" w:color="auto" w:fill="92D050"/>
            <w:lang w:eastAsia="zh-CN"/>
          </w:rPr>
          <w:t>“</w:t>
        </w:r>
        <w:r w:rsidRPr="000227C1">
          <w:rPr>
            <w:rFonts w:ascii="Times New Roman" w:eastAsia="KaiTi" w:hAnsi="Times New Roman" w:cs="Times New Roman"/>
            <w:shd w:val="clear" w:color="auto" w:fill="92D050"/>
            <w:lang w:eastAsia="zh-CN"/>
          </w:rPr>
          <w:t>概率论乘法</w:t>
        </w:r>
        <w:r w:rsidRPr="000227C1">
          <w:rPr>
            <w:rFonts w:ascii="Times New Roman" w:eastAsia="KaiTi" w:hAnsi="Times New Roman" w:cs="Times New Roman"/>
            <w:shd w:val="clear" w:color="auto" w:fill="92D050"/>
            <w:lang w:eastAsia="zh-CN"/>
          </w:rPr>
          <w:t>”</w:t>
        </w:r>
        <w:r w:rsidRPr="000227C1">
          <w:rPr>
            <w:rFonts w:ascii="Times New Roman" w:eastAsia="KaiTi" w:hAnsi="Times New Roman" w:cs="Times New Roman"/>
            <w:shd w:val="clear" w:color="auto" w:fill="92D050"/>
            <w:lang w:eastAsia="zh-CN"/>
          </w:rPr>
          <w:t>，与量子力学的</w:t>
        </w:r>
        <w:r w:rsidRPr="000227C1">
          <w:rPr>
            <w:rFonts w:ascii="Times New Roman" w:eastAsia="KaiTi" w:hAnsi="Times New Roman" w:cs="Times New Roman"/>
            <w:shd w:val="clear" w:color="auto" w:fill="92D050"/>
            <w:lang w:eastAsia="zh-CN"/>
          </w:rPr>
          <w:t>“</w:t>
        </w:r>
        <w:r w:rsidRPr="000227C1">
          <w:rPr>
            <w:rFonts w:ascii="Times New Roman" w:eastAsia="KaiTi" w:hAnsi="Times New Roman" w:cs="Times New Roman"/>
            <w:shd w:val="clear" w:color="auto" w:fill="92D050"/>
            <w:lang w:eastAsia="zh-CN"/>
          </w:rPr>
          <w:t>线性相关</w:t>
        </w:r>
        <w:r w:rsidRPr="000227C1">
          <w:rPr>
            <w:rFonts w:ascii="Times New Roman" w:eastAsia="KaiTi" w:hAnsi="Times New Roman" w:cs="Times New Roman"/>
            <w:shd w:val="clear" w:color="auto" w:fill="92D050"/>
            <w:lang w:eastAsia="zh-CN"/>
          </w:rPr>
          <w:t>”</w:t>
        </w:r>
        <w:r w:rsidRPr="000227C1">
          <w:rPr>
            <w:rFonts w:ascii="Times New Roman" w:eastAsia="KaiTi" w:hAnsi="Times New Roman" w:cs="Times New Roman"/>
            <w:shd w:val="clear" w:color="auto" w:fill="92D050"/>
            <w:lang w:eastAsia="zh-CN"/>
          </w:rPr>
          <w:t>冲突。量子纠缠最为深刻的物理意义可能是，物质和信息之间的桥梁。</w:t>
        </w:r>
      </w:ins>
    </w:p>
    <w:p w14:paraId="2C781277" w14:textId="708F5F1B" w:rsidR="007E17DA" w:rsidRPr="001E3328" w:rsidDel="009D3E02" w:rsidRDefault="007E17DA">
      <w:pPr>
        <w:pStyle w:val="a3"/>
        <w:numPr>
          <w:ilvl w:val="0"/>
          <w:numId w:val="7"/>
        </w:numPr>
        <w:ind w:left="480" w:firstLine="200"/>
        <w:jc w:val="both"/>
        <w:rPr>
          <w:ins w:id="274" w:author="顏 秉田" w:date="2023-04-22T00:37:00Z"/>
          <w:del w:id="275" w:author="吴敏" w:date="2023-05-09T21:39:00Z"/>
          <w:rFonts w:ascii="Times New Roman" w:eastAsia="KaiTi" w:hAnsi="Times New Roman" w:cs="Times New Roman"/>
          <w:shd w:val="clear" w:color="auto" w:fill="92D050"/>
          <w:lang w:eastAsia="zh-CN"/>
          <w:rPrChange w:id="276" w:author="吴敏" w:date="2023-05-01T23:23:00Z">
            <w:rPr>
              <w:ins w:id="277" w:author="顏 秉田" w:date="2023-04-22T00:37:00Z"/>
              <w:del w:id="278" w:author="吴敏" w:date="2023-05-09T21:39:00Z"/>
              <w:shd w:val="clear" w:color="auto" w:fill="92D050"/>
              <w:lang w:eastAsia="zh-CN"/>
            </w:rPr>
          </w:rPrChange>
        </w:rPr>
        <w:pPrChange w:id="279" w:author="吴敏" w:date="2023-05-01T23:23:00Z">
          <w:pPr>
            <w:pStyle w:val="a3"/>
            <w:numPr>
              <w:numId w:val="7"/>
            </w:numPr>
            <w:ind w:leftChars="0" w:left="360" w:hanging="360"/>
            <w:jc w:val="both"/>
          </w:pPr>
        </w:pPrChange>
      </w:pPr>
      <w:ins w:id="280" w:author="顏 秉田" w:date="2023-04-22T00:37:00Z">
        <w:r w:rsidRPr="001E3328">
          <w:rPr>
            <w:rFonts w:ascii="Times New Roman" w:eastAsia="KaiTi" w:hAnsi="Times New Roman" w:cs="Times New Roman"/>
            <w:shd w:val="clear" w:color="auto" w:fill="92D050"/>
            <w:lang w:eastAsia="zh-CN"/>
            <w:rPrChange w:id="281" w:author="吴敏" w:date="2023-05-01T23:23:00Z">
              <w:rPr>
                <w:shd w:val="clear" w:color="auto" w:fill="92D050"/>
                <w:lang w:eastAsia="zh-CN"/>
              </w:rPr>
            </w:rPrChange>
          </w:rPr>
          <w:t>The one</w:t>
        </w:r>
        <w:r w:rsidRPr="001E3328">
          <w:rPr>
            <w:rFonts w:ascii="Times New Roman" w:eastAsia="KaiTi" w:hAnsi="Times New Roman" w:cs="Times New Roman" w:hint="eastAsia"/>
            <w:shd w:val="clear" w:color="auto" w:fill="92D050"/>
            <w:lang w:eastAsia="zh-CN"/>
            <w:rPrChange w:id="282" w:author="吴敏" w:date="2023-05-01T23:23:00Z">
              <w:rPr>
                <w:rFonts w:hint="eastAsia"/>
                <w:shd w:val="clear" w:color="auto" w:fill="92D050"/>
                <w:lang w:eastAsia="zh-CN"/>
              </w:rPr>
            </w:rPrChange>
          </w:rPr>
          <w:t>是“终极”介质：一种极富弹性的稀薄炁体，允许有质量的物</w:t>
        </w:r>
        <w:r w:rsidRPr="001E3328">
          <w:rPr>
            <w:rFonts w:ascii="Times New Roman" w:eastAsia="KaiTi" w:hAnsi="Times New Roman" w:cs="Times New Roman" w:hint="eastAsia"/>
            <w:shd w:val="clear" w:color="auto" w:fill="92D050"/>
            <w:lang w:eastAsia="zh-CN"/>
            <w:rPrChange w:id="283" w:author="吴敏" w:date="2023-05-01T23:23:00Z">
              <w:rPr>
                <w:rFonts w:hint="eastAsia"/>
                <w:shd w:val="clear" w:color="auto" w:fill="92D050"/>
                <w:lang w:eastAsia="zh-CN"/>
              </w:rPr>
            </w:rPrChange>
          </w:rPr>
          <w:lastRenderedPageBreak/>
          <w:t>质几乎自由穿过。</w:t>
        </w:r>
        <w:r w:rsidRPr="001E3328">
          <w:rPr>
            <w:rFonts w:ascii="Times New Roman" w:hAnsi="Times New Roman" w:cs="Times New Roman" w:hint="eastAsia"/>
            <w:shd w:val="clear" w:color="auto" w:fill="92D050"/>
            <w:rPrChange w:id="284" w:author="吴敏" w:date="2023-05-01T23:23:00Z">
              <w:rPr>
                <w:rFonts w:hint="eastAsia"/>
                <w:shd w:val="clear" w:color="auto" w:fill="92D050"/>
              </w:rPr>
            </w:rPrChange>
          </w:rPr>
          <w:t>根据</w:t>
        </w:r>
        <w:r w:rsidRPr="001E3328">
          <w:rPr>
            <w:rFonts w:ascii="Times New Roman" w:hAnsi="Times New Roman" w:cs="Times New Roman"/>
            <w:shd w:val="clear" w:color="auto" w:fill="92D050"/>
            <w:rPrChange w:id="285" w:author="吴敏" w:date="2023-05-01T23:23:00Z">
              <w:rPr>
                <w:shd w:val="clear" w:color="auto" w:fill="92D050"/>
              </w:rPr>
            </w:rPrChange>
          </w:rPr>
          <w:t>The one</w:t>
        </w:r>
        <w:r w:rsidRPr="001E3328">
          <w:rPr>
            <w:rFonts w:ascii="Times New Roman" w:hAnsi="Times New Roman" w:cs="Times New Roman" w:hint="eastAsia"/>
            <w:shd w:val="clear" w:color="auto" w:fill="92D050"/>
            <w:rPrChange w:id="286" w:author="吴敏" w:date="2023-05-01T23:23:00Z">
              <w:rPr>
                <w:rFonts w:hint="eastAsia"/>
                <w:shd w:val="clear" w:color="auto" w:fill="92D050"/>
              </w:rPr>
            </w:rPrChange>
          </w:rPr>
          <w:t>密度</w:t>
        </w:r>
        <w:r w:rsidRPr="001E3328">
          <w:rPr>
            <w:rFonts w:ascii="Times New Roman" w:eastAsia="KaiTi" w:hAnsi="Times New Roman" w:cs="Times New Roman" w:hint="eastAsia"/>
            <w:shd w:val="clear" w:color="auto" w:fill="92D050"/>
            <w:lang w:eastAsia="zh-CN"/>
            <w:rPrChange w:id="287" w:author="吴敏" w:date="2023-05-01T23:23:00Z">
              <w:rPr>
                <w:rFonts w:hint="eastAsia"/>
                <w:shd w:val="clear" w:color="auto" w:fill="92D050"/>
                <w:lang w:eastAsia="zh-CN"/>
              </w:rPr>
            </w:rPrChange>
          </w:rPr>
          <w:t>也</w:t>
        </w:r>
        <w:r w:rsidRPr="001E3328">
          <w:rPr>
            <w:rFonts w:ascii="Times New Roman" w:hAnsi="Times New Roman" w:cs="Times New Roman" w:hint="eastAsia"/>
            <w:shd w:val="clear" w:color="auto" w:fill="92D050"/>
            <w:rPrChange w:id="288" w:author="吴敏" w:date="2023-05-01T23:23:00Z">
              <w:rPr>
                <w:rFonts w:hint="eastAsia"/>
                <w:shd w:val="clear" w:color="auto" w:fill="92D050"/>
              </w:rPr>
            </w:rPrChange>
          </w:rPr>
          <w:t>会形成</w:t>
        </w:r>
        <w:r w:rsidRPr="001E3328">
          <w:rPr>
            <w:rFonts w:ascii="Times New Roman" w:eastAsia="KaiTi" w:hAnsi="Times New Roman" w:cs="Times New Roman" w:hint="eastAsia"/>
            <w:shd w:val="clear" w:color="auto" w:fill="92D050"/>
            <w:lang w:eastAsia="zh-CN"/>
            <w:rPrChange w:id="289" w:author="吴敏" w:date="2023-05-01T23:23:00Z">
              <w:rPr>
                <w:rFonts w:hint="eastAsia"/>
                <w:shd w:val="clear" w:color="auto" w:fill="92D050"/>
                <w:lang w:eastAsia="zh-CN"/>
              </w:rPr>
            </w:rPrChange>
          </w:rPr>
          <w:t>一定的阻力。</w:t>
        </w:r>
      </w:ins>
    </w:p>
    <w:p w14:paraId="78EC73D7" w14:textId="4AF16A34" w:rsidR="00F6463A" w:rsidRPr="009D3E02" w:rsidDel="007E17DA" w:rsidRDefault="005C6611">
      <w:pPr>
        <w:pStyle w:val="a3"/>
        <w:numPr>
          <w:ilvl w:val="0"/>
          <w:numId w:val="7"/>
        </w:numPr>
        <w:ind w:left="480" w:firstLine="200"/>
        <w:jc w:val="both"/>
        <w:rPr>
          <w:del w:id="290" w:author="顏 秉田" w:date="2023-04-22T00:37:00Z"/>
          <w:rFonts w:ascii="Times New Roman" w:eastAsia="KaiTi" w:hAnsi="Times New Roman" w:cs="Times New Roman"/>
          <w:highlight w:val="yellow"/>
          <w:lang w:eastAsia="zh-CN"/>
          <w:rPrChange w:id="291" w:author="吴敏" w:date="2023-05-09T21:39:00Z">
            <w:rPr>
              <w:del w:id="292" w:author="顏 秉田" w:date="2023-04-22T00:37:00Z"/>
              <w:highlight w:val="yellow"/>
              <w:lang w:eastAsia="zh-CN"/>
            </w:rPr>
          </w:rPrChange>
        </w:rPr>
        <w:pPrChange w:id="293" w:author="吴敏" w:date="2023-05-09T21:39:00Z">
          <w:pPr>
            <w:pStyle w:val="a3"/>
            <w:numPr>
              <w:numId w:val="7"/>
            </w:numPr>
            <w:ind w:firstLine="200"/>
            <w:jc w:val="both"/>
          </w:pPr>
        </w:pPrChange>
      </w:pPr>
      <w:del w:id="294" w:author="顏 秉田" w:date="2023-04-22T00:37:00Z">
        <w:r w:rsidRPr="009D3E02" w:rsidDel="007E17DA">
          <w:rPr>
            <w:rFonts w:ascii="Times New Roman" w:hAnsi="Times New Roman" w:cs="Times New Roman"/>
            <w:highlight w:val="yellow"/>
            <w:rPrChange w:id="295" w:author="吴敏" w:date="2023-05-09T21:39:00Z">
              <w:rPr>
                <w:highlight w:val="yellow"/>
              </w:rPr>
            </w:rPrChange>
          </w:rPr>
          <w:delText>The one</w:delText>
        </w:r>
        <w:r w:rsidR="00F6463A" w:rsidRPr="009D3E02" w:rsidDel="007E17DA">
          <w:rPr>
            <w:rFonts w:ascii="Times New Roman" w:eastAsia="KaiTi" w:hAnsi="Times New Roman" w:cs="Times New Roman" w:hint="eastAsia"/>
            <w:highlight w:val="yellow"/>
            <w:lang w:eastAsia="zh-CN"/>
            <w:rPrChange w:id="296" w:author="吴敏" w:date="2023-05-09T21:39:00Z">
              <w:rPr>
                <w:rFonts w:hint="eastAsia"/>
                <w:highlight w:val="yellow"/>
                <w:lang w:eastAsia="zh-CN"/>
              </w:rPr>
            </w:rPrChange>
          </w:rPr>
          <w:delText>没有固定形状，</w:delText>
        </w:r>
        <w:r w:rsidRPr="009D3E02" w:rsidDel="007E17DA">
          <w:rPr>
            <w:rFonts w:ascii="Times New Roman" w:hAnsi="Times New Roman" w:cs="Times New Roman" w:hint="eastAsia"/>
            <w:highlight w:val="yellow"/>
            <w:rPrChange w:id="297" w:author="吴敏" w:date="2023-05-09T21:39:00Z">
              <w:rPr>
                <w:rFonts w:hint="eastAsia"/>
                <w:highlight w:val="yellow"/>
              </w:rPr>
            </w:rPrChange>
          </w:rPr>
          <w:delText>在</w:delText>
        </w:r>
        <w:r w:rsidRPr="009D3E02" w:rsidDel="007E17DA">
          <w:rPr>
            <w:rFonts w:ascii="Times New Roman" w:hAnsi="Times New Roman" w:cs="Times New Roman"/>
            <w:highlight w:val="yellow"/>
            <w:shd w:val="clear" w:color="auto" w:fill="F7CAAC" w:themeFill="accent2" w:themeFillTint="66"/>
            <w:rPrChange w:id="298" w:author="吴敏" w:date="2023-05-09T21:39:00Z">
              <w:rPr>
                <w:highlight w:val="yellow"/>
                <w:shd w:val="clear" w:color="auto" w:fill="F7CAAC" w:themeFill="accent2" w:themeFillTint="66"/>
              </w:rPr>
            </w:rPrChange>
          </w:rPr>
          <w:delText>the one</w:delText>
        </w:r>
        <w:r w:rsidRPr="009D3E02" w:rsidDel="007E17DA">
          <w:rPr>
            <w:rFonts w:ascii="Times New Roman" w:hAnsi="Times New Roman" w:cs="Times New Roman" w:hint="eastAsia"/>
            <w:highlight w:val="yellow"/>
            <w:shd w:val="clear" w:color="auto" w:fill="F7CAAC" w:themeFill="accent2" w:themeFillTint="66"/>
            <w:rPrChange w:id="299" w:author="吴敏" w:date="2023-05-09T21:39:00Z">
              <w:rPr>
                <w:rFonts w:hint="eastAsia"/>
                <w:highlight w:val="yellow"/>
                <w:shd w:val="clear" w:color="auto" w:fill="F7CAAC" w:themeFill="accent2" w:themeFillTint="66"/>
              </w:rPr>
            </w:rPrChange>
          </w:rPr>
          <w:delText>分散的状态下</w:delText>
        </w:r>
        <w:r w:rsidRPr="009D3E02" w:rsidDel="007E17DA">
          <w:rPr>
            <w:rFonts w:asciiTheme="minorEastAsia" w:hAnsiTheme="minorEastAsia" w:cs="Times New Roman" w:hint="eastAsia"/>
            <w:highlight w:val="yellow"/>
            <w:rPrChange w:id="300" w:author="吴敏" w:date="2023-05-09T21:39:00Z">
              <w:rPr>
                <w:rFonts w:asciiTheme="minorEastAsia" w:hAnsiTheme="minorEastAsia" w:hint="eastAsia"/>
                <w:highlight w:val="yellow"/>
              </w:rPr>
            </w:rPrChange>
          </w:rPr>
          <w:delText>，</w:delText>
        </w:r>
        <w:r w:rsidR="005E05CB" w:rsidRPr="009D3E02" w:rsidDel="007E17DA">
          <w:rPr>
            <w:rFonts w:ascii="Times New Roman" w:eastAsia="KaiTi" w:hAnsi="Times New Roman" w:cs="Times New Roman" w:hint="eastAsia"/>
            <w:highlight w:val="yellow"/>
            <w:lang w:eastAsia="zh-CN"/>
            <w:rPrChange w:id="301" w:author="吴敏" w:date="2023-05-09T21:39:00Z">
              <w:rPr>
                <w:rFonts w:hint="eastAsia"/>
                <w:highlight w:val="yellow"/>
                <w:lang w:eastAsia="zh-CN"/>
              </w:rPr>
            </w:rPrChange>
          </w:rPr>
          <w:delText>运行</w:delText>
        </w:r>
        <w:r w:rsidRPr="009D3E02" w:rsidDel="007E17DA">
          <w:rPr>
            <w:rFonts w:ascii="Times New Roman" w:hAnsi="Times New Roman" w:cs="Times New Roman" w:hint="eastAsia"/>
            <w:highlight w:val="yellow"/>
            <w:rPrChange w:id="302" w:author="吴敏" w:date="2023-05-09T21:39:00Z">
              <w:rPr>
                <w:rFonts w:hint="eastAsia"/>
                <w:highlight w:val="yellow"/>
              </w:rPr>
            </w:rPrChange>
          </w:rPr>
          <w:delText>中</w:delText>
        </w:r>
        <w:r w:rsidR="00F6463A" w:rsidRPr="009D3E02" w:rsidDel="007E17DA">
          <w:rPr>
            <w:rFonts w:ascii="Times New Roman" w:eastAsia="KaiTi" w:hAnsi="Times New Roman" w:cs="Times New Roman" w:hint="eastAsia"/>
            <w:highlight w:val="yellow"/>
            <w:lang w:eastAsia="zh-CN"/>
            <w:rPrChange w:id="303" w:author="吴敏" w:date="2023-05-09T21:39:00Z">
              <w:rPr>
                <w:rFonts w:hint="eastAsia"/>
                <w:highlight w:val="yellow"/>
                <w:lang w:eastAsia="zh-CN"/>
              </w:rPr>
            </w:rPrChange>
          </w:rPr>
          <w:delText>有质量的物体</w:delText>
        </w:r>
        <w:r w:rsidR="005E05CB" w:rsidRPr="009D3E02" w:rsidDel="007E17DA">
          <w:rPr>
            <w:rFonts w:ascii="Times New Roman" w:eastAsia="KaiTi" w:hAnsi="Times New Roman" w:cs="Times New Roman" w:hint="eastAsia"/>
            <w:highlight w:val="yellow"/>
            <w:lang w:eastAsia="zh-CN"/>
            <w:rPrChange w:id="304" w:author="吴敏" w:date="2023-05-09T21:39:00Z">
              <w:rPr>
                <w:rFonts w:hint="eastAsia"/>
                <w:highlight w:val="yellow"/>
                <w:lang w:eastAsia="zh-CN"/>
              </w:rPr>
            </w:rPrChange>
          </w:rPr>
          <w:delText>几乎自由地穿过</w:delText>
        </w:r>
        <w:r w:rsidR="00B45500" w:rsidRPr="009D3E02" w:rsidDel="007E17DA">
          <w:rPr>
            <w:rFonts w:ascii="Times New Roman" w:eastAsia="KaiTi" w:hAnsi="Times New Roman" w:cs="Times New Roman" w:hint="eastAsia"/>
            <w:highlight w:val="yellow"/>
            <w:lang w:eastAsia="zh-CN"/>
            <w:rPrChange w:id="305" w:author="吴敏" w:date="2023-05-09T21:39:00Z">
              <w:rPr>
                <w:rFonts w:hint="eastAsia"/>
                <w:highlight w:val="yellow"/>
                <w:lang w:eastAsia="zh-CN"/>
              </w:rPr>
            </w:rPrChange>
          </w:rPr>
          <w:delText>。</w:delText>
        </w:r>
      </w:del>
    </w:p>
    <w:p w14:paraId="7E63A276" w14:textId="016B6F32" w:rsidR="00F6463A" w:rsidRPr="00BA1D00" w:rsidRDefault="00F6463A">
      <w:pPr>
        <w:pStyle w:val="a3"/>
        <w:numPr>
          <w:ilvl w:val="0"/>
          <w:numId w:val="7"/>
        </w:numPr>
        <w:ind w:left="480" w:firstLine="200"/>
        <w:jc w:val="both"/>
        <w:rPr>
          <w:highlight w:val="yellow"/>
          <w:lang w:eastAsia="zh-CN"/>
        </w:rPr>
        <w:pPrChange w:id="306" w:author="吴敏" w:date="2023-05-09T21:39:00Z">
          <w:pPr>
            <w:pStyle w:val="a3"/>
            <w:numPr>
              <w:numId w:val="7"/>
            </w:numPr>
            <w:ind w:left="360" w:firstLine="200"/>
            <w:jc w:val="both"/>
          </w:pPr>
        </w:pPrChange>
      </w:pPr>
      <w:moveFromRangeStart w:id="307" w:author="吴敏" w:date="2023-05-09T21:39:00Z" w:name="move134560780"/>
      <w:moveFrom w:id="308" w:author="吴敏" w:date="2023-05-09T21:39:00Z">
        <w:r w:rsidRPr="00F6463A" w:rsidDel="009D3E02">
          <w:rPr>
            <w:highlight w:val="yellow"/>
            <w:lang w:eastAsia="zh-CN"/>
          </w:rPr>
          <w:t>符合观察者效应</w:t>
        </w:r>
        <w:r w:rsidR="00BA1D00" w:rsidDel="009D3E02">
          <w:rPr>
            <w:rFonts w:hint="eastAsia"/>
            <w:highlight w:val="yellow"/>
            <w:lang w:eastAsia="zh-CN"/>
          </w:rPr>
          <w:t>+</w:t>
        </w:r>
        <w:r w:rsidR="00BA1D00" w:rsidRPr="00F6463A" w:rsidDel="009D3E02">
          <w:rPr>
            <w:rFonts w:hint="eastAsia"/>
            <w:highlight w:val="yellow"/>
            <w:lang w:eastAsia="zh-CN"/>
          </w:rPr>
          <w:t>波粒二象性</w:t>
        </w:r>
        <w:r w:rsidR="00BA1D00" w:rsidDel="009D3E02">
          <w:rPr>
            <w:rFonts w:hint="eastAsia"/>
            <w:highlight w:val="yellow"/>
            <w:lang w:eastAsia="zh-CN"/>
          </w:rPr>
          <w:t>，</w:t>
        </w:r>
        <w:r w:rsidR="00BA1D00" w:rsidRPr="002E69B1" w:rsidDel="009D3E02">
          <w:rPr>
            <w:rFonts w:hint="eastAsia"/>
            <w:highlight w:val="yellow"/>
            <w:lang w:eastAsia="zh-CN"/>
          </w:rPr>
          <w:t>包含波和粒子</w:t>
        </w:r>
        <w:r w:rsidR="00BA1D00" w:rsidRPr="00BA1D00" w:rsidDel="009D3E02">
          <w:rPr>
            <w:rFonts w:hint="eastAsia"/>
            <w:highlight w:val="yellow"/>
            <w:lang w:eastAsia="zh-CN"/>
          </w:rPr>
          <w:t>：观察者效应本质上对量子能量场施加了一个外在的扰动。其显化的原则是基于</w:t>
        </w:r>
        <w:ins w:id="309" w:author="顏 秉田" w:date="2023-04-22T00:28:00Z">
          <w:r w:rsidR="00D25E68" w:rsidDel="009D3E02">
            <w:rPr>
              <w:rFonts w:hint="eastAsia"/>
              <w:highlight w:val="yellow"/>
              <w:lang w:eastAsia="zh-CN"/>
            </w:rPr>
            <w:t>意念＋</w:t>
          </w:r>
        </w:ins>
        <w:r w:rsidR="00BA1D00" w:rsidRPr="00BA1D00" w:rsidDel="009D3E02">
          <w:rPr>
            <w:rFonts w:hint="eastAsia"/>
            <w:highlight w:val="yellow"/>
            <w:lang w:eastAsia="zh-CN"/>
          </w:rPr>
          <w:t>能量的扰动。</w:t>
        </w:r>
      </w:moveFrom>
      <w:moveFromRangeEnd w:id="307"/>
    </w:p>
    <w:p w14:paraId="2274F1EA" w14:textId="77777777" w:rsidR="00F478AA" w:rsidRDefault="00991CF1" w:rsidP="00A319C5">
      <w:pPr>
        <w:pStyle w:val="a3"/>
        <w:numPr>
          <w:ilvl w:val="0"/>
          <w:numId w:val="7"/>
        </w:numPr>
        <w:ind w:left="480" w:firstLine="200"/>
        <w:jc w:val="both"/>
        <w:rPr>
          <w:ins w:id="310" w:author="吴敏" w:date="2023-05-09T22:45:00Z"/>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局部的</w:t>
      </w:r>
      <w:r w:rsidR="005D25BB" w:rsidRPr="002E69B1">
        <w:rPr>
          <w:rFonts w:ascii="Times New Roman" w:eastAsia="KaiTi" w:hAnsi="Times New Roman" w:cs="Times New Roman" w:hint="eastAsia"/>
          <w:highlight w:val="yellow"/>
          <w:lang w:eastAsia="zh-CN"/>
        </w:rPr>
        <w:t>T</w:t>
      </w:r>
      <w:r w:rsidR="005D25BB" w:rsidRPr="002E69B1">
        <w:rPr>
          <w:rFonts w:ascii="Times New Roman" w:eastAsia="KaiTi" w:hAnsi="Times New Roman" w:cs="Times New Roman"/>
          <w:highlight w:val="yellow"/>
          <w:lang w:eastAsia="zh-CN"/>
        </w:rPr>
        <w:t>he one</w:t>
      </w:r>
      <w:r w:rsidRPr="002E69B1">
        <w:rPr>
          <w:rFonts w:ascii="Times New Roman" w:eastAsia="KaiTi" w:hAnsi="Times New Roman" w:cs="Times New Roman" w:hint="eastAsia"/>
          <w:highlight w:val="yellow"/>
          <w:lang w:eastAsia="zh-CN"/>
        </w:rPr>
        <w:t>不断凝聚，</w:t>
      </w:r>
      <w:r w:rsidR="005D25BB" w:rsidRPr="002E69B1">
        <w:rPr>
          <w:rFonts w:ascii="Times New Roman" w:eastAsia="KaiTi" w:hAnsi="Times New Roman" w:cs="Times New Roman" w:hint="eastAsia"/>
          <w:highlight w:val="yellow"/>
          <w:lang w:eastAsia="zh-CN"/>
        </w:rPr>
        <w:t>会产生一种力</w:t>
      </w:r>
      <w:r w:rsidR="0078090C" w:rsidRPr="002E69B1">
        <w:rPr>
          <w:rFonts w:ascii="Times New Roman" w:eastAsia="KaiTi" w:hAnsi="Times New Roman" w:cs="Times New Roman" w:hint="eastAsia"/>
          <w:highlight w:val="yellow"/>
          <w:lang w:eastAsia="zh-CN"/>
        </w:rPr>
        <w:t>。</w:t>
      </w:r>
      <w:ins w:id="311" w:author="顏 秉田" w:date="2023-04-22T00:28:00Z">
        <w:r w:rsidR="00D25E68">
          <w:rPr>
            <w:rFonts w:ascii="Times New Roman" w:hAnsi="Times New Roman" w:cs="Times New Roman" w:hint="eastAsia"/>
            <w:highlight w:val="yellow"/>
            <w:lang w:eastAsia="zh-CN"/>
          </w:rPr>
          <w:t>像是</w:t>
        </w:r>
      </w:ins>
      <w:r w:rsidR="0078090C" w:rsidRPr="002E69B1">
        <w:rPr>
          <w:rFonts w:ascii="Times New Roman" w:eastAsia="KaiTi" w:hAnsi="Times New Roman" w:cs="Times New Roman" w:hint="eastAsia"/>
          <w:highlight w:val="yellow"/>
          <w:lang w:eastAsia="zh-CN"/>
        </w:rPr>
        <w:t>卡西米尔效应中两块金属板中的吸引力</w:t>
      </w:r>
      <w:r w:rsidR="0078090C" w:rsidRPr="002E69B1">
        <w:rPr>
          <w:rFonts w:ascii="Times New Roman" w:eastAsia="KaiTi" w:hAnsi="Times New Roman" w:cs="Times New Roman"/>
          <w:highlight w:val="yellow"/>
          <w:lang w:eastAsia="zh-CN"/>
        </w:rPr>
        <w:t>…</w:t>
      </w:r>
      <w:ins w:id="312" w:author="吴敏" w:date="2023-05-09T22:45:00Z">
        <w:r w:rsidR="00F478AA">
          <w:rPr>
            <w:rFonts w:ascii="Times New Roman" w:eastAsia="KaiTi" w:hAnsi="Times New Roman" w:cs="Times New Roman"/>
            <w:highlight w:val="yellow"/>
            <w:lang w:eastAsia="zh-CN"/>
          </w:rPr>
          <w:t xml:space="preserve">  </w:t>
        </w:r>
      </w:ins>
    </w:p>
    <w:p w14:paraId="1542E39B" w14:textId="3A791A89" w:rsidR="001B7F82" w:rsidRDefault="00F478AA" w:rsidP="00FE29D9">
      <w:pPr>
        <w:pStyle w:val="a3"/>
        <w:ind w:leftChars="0" w:left="680"/>
        <w:jc w:val="both"/>
        <w:rPr>
          <w:ins w:id="313" w:author="吴敏" w:date="2023-05-09T22:46:00Z"/>
          <w:rFonts w:ascii="Times New Roman" w:eastAsia="KaiTi" w:hAnsi="Times New Roman" w:cs="Times New Roman"/>
          <w:highlight w:val="yellow"/>
          <w:lang w:eastAsia="zh-CN"/>
        </w:rPr>
      </w:pPr>
      <w:ins w:id="314" w:author="吴敏" w:date="2023-05-09T22:45:00Z">
        <w:r w:rsidRPr="00F478AA">
          <w:rPr>
            <w:rFonts w:ascii="Times New Roman" w:eastAsia="KaiTi" w:hAnsi="Times New Roman" w:cs="Times New Roman"/>
            <w:highlight w:val="yellow"/>
            <w:lang w:eastAsia="zh-CN"/>
          </w:rPr>
          <w:t>最新的量子力学认为质量不存在？</w:t>
        </w:r>
      </w:ins>
    </w:p>
    <w:p w14:paraId="17293E96" w14:textId="2BB56DEA" w:rsidR="00FE29D9" w:rsidRPr="008A6BC7" w:rsidRDefault="00FE29D9">
      <w:pPr>
        <w:pStyle w:val="a3"/>
        <w:ind w:leftChars="0" w:left="680"/>
        <w:jc w:val="both"/>
        <w:rPr>
          <w:rFonts w:ascii="Times New Roman" w:eastAsia="KaiTi" w:hAnsi="Times New Roman" w:cs="Times New Roman"/>
          <w:highlight w:val="yellow"/>
          <w:lang w:eastAsia="zh-CN"/>
          <w:rPrChange w:id="315" w:author="吴敏" w:date="2023-05-10T00:20:00Z">
            <w:rPr>
              <w:highlight w:val="yellow"/>
              <w:lang w:eastAsia="zh-CN"/>
            </w:rPr>
          </w:rPrChange>
        </w:rPr>
        <w:pPrChange w:id="316" w:author="吴敏" w:date="2023-05-10T00:20:00Z">
          <w:pPr>
            <w:pStyle w:val="a3"/>
            <w:numPr>
              <w:numId w:val="7"/>
            </w:numPr>
            <w:ind w:firstLine="200"/>
            <w:jc w:val="both"/>
          </w:pPr>
        </w:pPrChange>
      </w:pPr>
      <w:ins w:id="317" w:author="吴敏" w:date="2023-05-09T22:46:00Z">
        <w:r w:rsidRPr="00FE29D9">
          <w:rPr>
            <w:rFonts w:ascii="Times New Roman" w:eastAsia="KaiTi" w:hAnsi="Times New Roman" w:cs="Times New Roman"/>
            <w:highlight w:val="yellow"/>
            <w:lang w:eastAsia="zh-CN"/>
          </w:rPr>
          <w:t>为什么最新的量子力学认为质量不存在？质子之间互相排斥，那为啥原子核不散架？原子弹的能量是从哪里来的呢？能量最高的武器是什么？质量到底是什么东西？质量又是从哪里来的？弹簧的势能加上夸克的动能</w:t>
        </w:r>
        <w:r w:rsidRPr="00FE29D9">
          <w:rPr>
            <w:rFonts w:ascii="Times New Roman" w:eastAsia="KaiTi" w:hAnsi="Times New Roman" w:cs="Times New Roman"/>
            <w:highlight w:val="yellow"/>
            <w:lang w:eastAsia="zh-CN"/>
          </w:rPr>
          <w:t xml:space="preserve"> </w:t>
        </w:r>
        <w:r w:rsidRPr="00FE29D9">
          <w:rPr>
            <w:rFonts w:ascii="Times New Roman" w:eastAsia="KaiTi" w:hAnsi="Times New Roman" w:cs="Times New Roman"/>
            <w:highlight w:val="yellow"/>
            <w:lang w:eastAsia="zh-CN"/>
          </w:rPr>
          <w:t>两个加起来占了物质质量的</w:t>
        </w:r>
        <w:r w:rsidRPr="00FE29D9">
          <w:rPr>
            <w:rFonts w:ascii="Times New Roman" w:eastAsia="KaiTi" w:hAnsi="Times New Roman" w:cs="Times New Roman"/>
            <w:highlight w:val="yellow"/>
            <w:lang w:eastAsia="zh-CN"/>
          </w:rPr>
          <w:t>99%</w:t>
        </w:r>
        <w:r w:rsidRPr="00FE29D9">
          <w:rPr>
            <w:rFonts w:ascii="Times New Roman" w:eastAsia="KaiTi" w:hAnsi="Times New Roman" w:cs="Times New Roman"/>
            <w:highlight w:val="yellow"/>
            <w:lang w:eastAsia="zh-CN"/>
          </w:rPr>
          <w:t>。夸克电子自身的质量又是从哪里来的？希格斯能量场</w:t>
        </w:r>
      </w:ins>
    </w:p>
    <w:p w14:paraId="7E200F43" w14:textId="0B53D3E4" w:rsidR="00FB2071" w:rsidRDefault="005834A3">
      <w:pPr>
        <w:pStyle w:val="a3"/>
        <w:numPr>
          <w:ilvl w:val="0"/>
          <w:numId w:val="7"/>
        </w:numPr>
        <w:ind w:left="480" w:firstLine="200"/>
        <w:rPr>
          <w:ins w:id="318" w:author="吴敏" w:date="2023-05-10T10:55:00Z"/>
          <w:rFonts w:ascii="Times New Roman" w:eastAsia="KaiTi" w:hAnsi="Times New Roman" w:cs="Times New Roman"/>
          <w:highlight w:val="yellow"/>
          <w:lang w:eastAsia="zh-CN"/>
        </w:rPr>
      </w:pPr>
      <w:ins w:id="319" w:author="吴敏" w:date="2023-05-10T00:22:00Z">
        <w:r w:rsidRPr="005834A3">
          <w:rPr>
            <w:rFonts w:ascii="Times New Roman" w:eastAsia="KaiTi" w:hAnsi="Times New Roman" w:cs="Times New Roman"/>
            <w:highlight w:val="yellow"/>
            <w:lang w:eastAsia="zh-CN"/>
          </w:rPr>
          <w:t>量子场论认为</w:t>
        </w:r>
      </w:ins>
      <w:ins w:id="320" w:author="吴敏" w:date="2023-05-10T10:54:00Z">
        <w:r w:rsidR="00FB2071">
          <w:rPr>
            <w:rFonts w:ascii="Times New Roman" w:eastAsia="KaiTi" w:hAnsi="Times New Roman" w:cs="Times New Roman" w:hint="eastAsia"/>
            <w:highlight w:val="yellow"/>
            <w:lang w:eastAsia="zh-CN"/>
          </w:rPr>
          <w:t>，宇宙</w:t>
        </w:r>
        <w:r w:rsidR="00FB2071" w:rsidRPr="00FB2071">
          <w:rPr>
            <w:rFonts w:ascii="Times New Roman" w:eastAsia="KaiTi" w:hAnsi="Times New Roman" w:cs="Times New Roman"/>
            <w:highlight w:val="yellow"/>
            <w:lang w:eastAsia="zh-CN"/>
          </w:rPr>
          <w:t>中并不存在绝对的</w:t>
        </w:r>
        <w:r w:rsidR="00FB2071" w:rsidRPr="00FB2071">
          <w:rPr>
            <w:rFonts w:ascii="Times New Roman" w:eastAsia="KaiTi" w:hAnsi="Times New Roman" w:cs="Times New Roman"/>
            <w:highlight w:val="yellow"/>
            <w:lang w:eastAsia="zh-CN"/>
          </w:rPr>
          <w:t>“</w:t>
        </w:r>
        <w:r w:rsidR="00FB2071" w:rsidRPr="00FB2071">
          <w:rPr>
            <w:rFonts w:ascii="Times New Roman" w:eastAsia="KaiTi" w:hAnsi="Times New Roman" w:cs="Times New Roman"/>
            <w:highlight w:val="yellow"/>
            <w:lang w:eastAsia="zh-CN"/>
          </w:rPr>
          <w:t>无</w:t>
        </w:r>
        <w:r w:rsidR="00FB2071" w:rsidRPr="00FB2071">
          <w:rPr>
            <w:rFonts w:ascii="Times New Roman" w:eastAsia="KaiTi" w:hAnsi="Times New Roman" w:cs="Times New Roman"/>
            <w:highlight w:val="yellow"/>
            <w:lang w:eastAsia="zh-CN"/>
          </w:rPr>
          <w:t>”</w:t>
        </w:r>
        <w:r w:rsidR="00FB2071" w:rsidRPr="00FB2071">
          <w:rPr>
            <w:rFonts w:ascii="Times New Roman" w:eastAsia="KaiTi" w:hAnsi="Times New Roman" w:cs="Times New Roman"/>
            <w:highlight w:val="yellow"/>
            <w:lang w:eastAsia="zh-CN"/>
          </w:rPr>
          <w:t>和</w:t>
        </w:r>
        <w:r w:rsidR="00FB2071" w:rsidRPr="00FB2071">
          <w:rPr>
            <w:rFonts w:ascii="Times New Roman" w:eastAsia="KaiTi" w:hAnsi="Times New Roman" w:cs="Times New Roman"/>
            <w:highlight w:val="yellow"/>
            <w:lang w:eastAsia="zh-CN"/>
          </w:rPr>
          <w:t>“</w:t>
        </w:r>
        <w:r w:rsidR="00FB2071" w:rsidRPr="00FB2071">
          <w:rPr>
            <w:rFonts w:ascii="Times New Roman" w:eastAsia="KaiTi" w:hAnsi="Times New Roman" w:cs="Times New Roman"/>
            <w:highlight w:val="yellow"/>
            <w:lang w:eastAsia="zh-CN"/>
          </w:rPr>
          <w:t>真空</w:t>
        </w:r>
        <w:r w:rsidR="00FB2071" w:rsidRPr="00FB2071">
          <w:rPr>
            <w:rFonts w:ascii="Times New Roman" w:eastAsia="KaiTi" w:hAnsi="Times New Roman" w:cs="Times New Roman"/>
            <w:highlight w:val="yellow"/>
            <w:lang w:eastAsia="zh-CN"/>
          </w:rPr>
          <w:t>”</w:t>
        </w:r>
        <w:r w:rsidR="00FB2071">
          <w:rPr>
            <w:rFonts w:ascii="Times New Roman" w:eastAsia="KaiTi" w:hAnsi="Times New Roman" w:cs="Times New Roman" w:hint="eastAsia"/>
            <w:highlight w:val="yellow"/>
            <w:lang w:eastAsia="zh-CN"/>
          </w:rPr>
          <w:t>。</w:t>
        </w:r>
      </w:ins>
      <w:ins w:id="321" w:author="吴敏" w:date="2023-05-10T00:22:00Z">
        <w:r w:rsidRPr="005834A3">
          <w:rPr>
            <w:rFonts w:ascii="Times New Roman" w:eastAsia="KaiTi" w:hAnsi="Times New Roman" w:cs="Times New Roman"/>
            <w:highlight w:val="yellow"/>
            <w:lang w:eastAsia="zh-CN"/>
          </w:rPr>
          <w:t>所谓的</w:t>
        </w:r>
        <w:r w:rsidRPr="005834A3">
          <w:rPr>
            <w:rFonts w:ascii="Times New Roman" w:eastAsia="KaiTi" w:hAnsi="Times New Roman" w:cs="Times New Roman"/>
            <w:highlight w:val="yellow"/>
            <w:lang w:eastAsia="zh-CN"/>
          </w:rPr>
          <w:t>“</w:t>
        </w:r>
        <w:r w:rsidRPr="005834A3">
          <w:rPr>
            <w:rFonts w:ascii="Times New Roman" w:eastAsia="KaiTi" w:hAnsi="Times New Roman" w:cs="Times New Roman"/>
            <w:highlight w:val="yellow"/>
            <w:lang w:eastAsia="zh-CN"/>
          </w:rPr>
          <w:t>真空</w:t>
        </w:r>
        <w:r w:rsidRPr="005834A3">
          <w:rPr>
            <w:rFonts w:ascii="Times New Roman" w:eastAsia="KaiTi" w:hAnsi="Times New Roman" w:cs="Times New Roman"/>
            <w:highlight w:val="yellow"/>
            <w:lang w:eastAsia="zh-CN"/>
          </w:rPr>
          <w:t>”</w:t>
        </w:r>
        <w:r w:rsidRPr="005834A3">
          <w:rPr>
            <w:rFonts w:ascii="Times New Roman" w:eastAsia="KaiTi" w:hAnsi="Times New Roman" w:cs="Times New Roman"/>
            <w:highlight w:val="yellow"/>
            <w:lang w:eastAsia="zh-CN"/>
          </w:rPr>
          <w:t>并不是什么都没有，而是</w:t>
        </w:r>
      </w:ins>
      <w:ins w:id="322" w:author="吴敏" w:date="2023-05-10T10:55:00Z">
        <w:r w:rsidR="00FB2071" w:rsidRPr="00FB2071">
          <w:rPr>
            <w:rFonts w:ascii="Times New Roman" w:eastAsia="KaiTi" w:hAnsi="Times New Roman" w:cs="Times New Roman"/>
            <w:highlight w:val="yellow"/>
            <w:lang w:eastAsia="zh-CN"/>
          </w:rPr>
          <w:t>由各种处于基态的场形成的混沌状态。</w:t>
        </w:r>
        <w:r w:rsidR="00FB2071" w:rsidRPr="00DA5439">
          <w:rPr>
            <w:rFonts w:ascii="Times New Roman" w:eastAsia="KaiTi" w:hAnsi="Times New Roman" w:cs="Times New Roman" w:hint="eastAsia"/>
            <w:highlight w:val="yellow"/>
            <w:lang w:eastAsia="zh-CN"/>
          </w:rPr>
          <w:t>在万物之初，</w:t>
        </w:r>
        <w:r w:rsidR="00FB2071" w:rsidRPr="00FB2071">
          <w:rPr>
            <w:rFonts w:ascii="Times New Roman" w:eastAsia="KaiTi" w:hAnsi="Times New Roman" w:cs="Times New Roman"/>
            <w:highlight w:val="yellow"/>
            <w:lang w:eastAsia="zh-CN"/>
          </w:rPr>
          <w:t>空间中充满了各种各样的场，相互交织在一起</w:t>
        </w:r>
        <w:r w:rsidR="00FB2071">
          <w:rPr>
            <w:rFonts w:ascii="Times New Roman" w:eastAsia="KaiTi" w:hAnsi="Times New Roman" w:cs="Times New Roman" w:hint="eastAsia"/>
            <w:highlight w:val="yellow"/>
            <w:lang w:eastAsia="zh-CN"/>
          </w:rPr>
          <w:t>。</w:t>
        </w:r>
        <w:r w:rsidR="00FB2071" w:rsidRPr="00FB2071">
          <w:rPr>
            <w:rFonts w:ascii="Times New Roman" w:eastAsia="KaiTi" w:hAnsi="Times New Roman" w:cs="Times New Roman"/>
            <w:highlight w:val="yellow"/>
            <w:lang w:eastAsia="zh-CN"/>
          </w:rPr>
          <w:t>当所有场都处于基态，也即没有被扰动时，就是我们通常所说的真空状态，这样的状态</w:t>
        </w:r>
        <w:r w:rsidR="00FB2071">
          <w:rPr>
            <w:rFonts w:ascii="Times New Roman" w:eastAsia="KaiTi" w:hAnsi="Times New Roman" w:cs="Times New Roman" w:hint="eastAsia"/>
            <w:highlight w:val="yellow"/>
            <w:lang w:eastAsia="zh-CN"/>
          </w:rPr>
          <w:t>中</w:t>
        </w:r>
        <w:r w:rsidR="00FB2071" w:rsidRPr="00FB2071">
          <w:rPr>
            <w:rFonts w:ascii="Times New Roman" w:eastAsia="KaiTi" w:hAnsi="Times New Roman" w:cs="Times New Roman"/>
            <w:highlight w:val="yellow"/>
            <w:lang w:eastAsia="zh-CN"/>
          </w:rPr>
          <w:t>没有任何粒子</w:t>
        </w:r>
      </w:ins>
      <w:ins w:id="323" w:author="吴敏" w:date="2023-05-10T10:56:00Z">
        <w:r w:rsidR="00FB2071">
          <w:rPr>
            <w:rFonts w:ascii="Times New Roman" w:eastAsia="KaiTi" w:hAnsi="Times New Roman" w:cs="Times New Roman" w:hint="eastAsia"/>
            <w:highlight w:val="yellow"/>
            <w:lang w:eastAsia="zh-CN"/>
          </w:rPr>
          <w:t>存在</w:t>
        </w:r>
      </w:ins>
      <w:ins w:id="324" w:author="吴敏" w:date="2023-05-10T10:55:00Z">
        <w:r w:rsidR="00FB2071" w:rsidRPr="00FB2071">
          <w:rPr>
            <w:rFonts w:ascii="Times New Roman" w:eastAsia="KaiTi" w:hAnsi="Times New Roman" w:cs="Times New Roman"/>
            <w:highlight w:val="yellow"/>
            <w:lang w:eastAsia="zh-CN"/>
          </w:rPr>
          <w:t>。</w:t>
        </w:r>
      </w:ins>
    </w:p>
    <w:p w14:paraId="0F8C6C14" w14:textId="270224C8" w:rsidR="005834A3" w:rsidRDefault="005834A3">
      <w:pPr>
        <w:ind w:firstLine="480"/>
        <w:rPr>
          <w:ins w:id="325" w:author="吴敏" w:date="2023-05-10T10:54:00Z"/>
          <w:rFonts w:ascii="Times New Roman" w:eastAsia="KaiTi" w:hAnsi="Times New Roman" w:cs="Times New Roman"/>
          <w:highlight w:val="yellow"/>
          <w:lang w:eastAsia="zh-CN"/>
        </w:rPr>
      </w:pPr>
      <w:ins w:id="326" w:author="吴敏" w:date="2023-05-10T00:22:00Z">
        <w:r w:rsidRPr="00CB694C">
          <w:rPr>
            <w:rFonts w:ascii="Times New Roman" w:eastAsia="KaiTi" w:hAnsi="Times New Roman" w:cs="Times New Roman" w:hint="eastAsia"/>
            <w:highlight w:val="yellow"/>
            <w:lang w:eastAsia="zh-CN"/>
            <w:rPrChange w:id="327" w:author="吴敏" w:date="2023-05-10T00:24:00Z">
              <w:rPr>
                <w:rFonts w:hint="eastAsia"/>
                <w:highlight w:val="yellow"/>
                <w:lang w:eastAsia="zh-CN"/>
              </w:rPr>
            </w:rPrChange>
          </w:rPr>
          <w:t>宇宙中可能会随时出现能量波动，</w:t>
        </w:r>
      </w:ins>
      <w:ins w:id="328" w:author="吴敏" w:date="2023-05-10T10:56:00Z">
        <w:r w:rsidR="00FB2071" w:rsidRPr="00FB2071">
          <w:rPr>
            <w:rFonts w:ascii="Times New Roman" w:eastAsia="KaiTi" w:hAnsi="Times New Roman" w:cs="Times New Roman"/>
            <w:highlight w:val="yellow"/>
            <w:lang w:eastAsia="zh-CN"/>
          </w:rPr>
          <w:t>此时</w:t>
        </w:r>
      </w:ins>
      <w:ins w:id="329" w:author="吴敏" w:date="2023-05-10T00:22:00Z">
        <w:r w:rsidRPr="00CB694C">
          <w:rPr>
            <w:rFonts w:ascii="Times New Roman" w:eastAsia="KaiTi" w:hAnsi="Times New Roman" w:cs="Times New Roman" w:hint="eastAsia"/>
            <w:highlight w:val="yellow"/>
            <w:lang w:eastAsia="zh-CN"/>
            <w:rPrChange w:id="330" w:author="吴敏" w:date="2023-05-10T00:24:00Z">
              <w:rPr>
                <w:rFonts w:hint="eastAsia"/>
                <w:highlight w:val="yellow"/>
                <w:lang w:eastAsia="zh-CN"/>
              </w:rPr>
            </w:rPrChange>
          </w:rPr>
          <w:t>处于基态的场就会受到扰动，从基态变为激发态，受到波动的场就会产生相应的基本粒子，</w:t>
        </w:r>
      </w:ins>
      <w:ins w:id="331" w:author="吴敏" w:date="2023-05-10T10:56:00Z">
        <w:r w:rsidR="00FB2071">
          <w:rPr>
            <w:rFonts w:ascii="Times New Roman" w:eastAsia="KaiTi" w:hAnsi="Times New Roman" w:cs="Times New Roman" w:hint="eastAsia"/>
            <w:highlight w:val="yellow"/>
            <w:lang w:eastAsia="zh-CN"/>
          </w:rPr>
          <w:t>再通过基本</w:t>
        </w:r>
        <w:r w:rsidR="00FB2071" w:rsidRPr="00FB2071">
          <w:rPr>
            <w:rFonts w:ascii="Times New Roman" w:eastAsia="KaiTi" w:hAnsi="Times New Roman" w:cs="Times New Roman"/>
            <w:highlight w:val="yellow"/>
            <w:lang w:eastAsia="zh-CN"/>
          </w:rPr>
          <w:t>粒子</w:t>
        </w:r>
        <w:r w:rsidR="00FB2071">
          <w:rPr>
            <w:rFonts w:ascii="Times New Roman" w:eastAsia="KaiTi" w:hAnsi="Times New Roman" w:cs="Times New Roman" w:hint="eastAsia"/>
            <w:highlight w:val="yellow"/>
            <w:lang w:eastAsia="zh-CN"/>
          </w:rPr>
          <w:t>构</w:t>
        </w:r>
        <w:r w:rsidR="00FB2071" w:rsidRPr="00FB2071">
          <w:rPr>
            <w:rFonts w:ascii="Times New Roman" w:eastAsia="KaiTi" w:hAnsi="Times New Roman" w:cs="Times New Roman"/>
            <w:highlight w:val="yellow"/>
            <w:lang w:eastAsia="zh-CN"/>
          </w:rPr>
          <w:t>成宇宙万物。</w:t>
        </w:r>
      </w:ins>
      <w:ins w:id="332" w:author="吴敏" w:date="2023-05-10T00:22:00Z">
        <w:r w:rsidRPr="00CB694C">
          <w:rPr>
            <w:rFonts w:ascii="Times New Roman" w:eastAsia="KaiTi" w:hAnsi="Times New Roman" w:cs="Times New Roman" w:hint="eastAsia"/>
            <w:highlight w:val="yellow"/>
            <w:lang w:eastAsia="zh-CN"/>
            <w:rPrChange w:id="333" w:author="吴敏" w:date="2023-05-10T00:24:00Z">
              <w:rPr>
                <w:rFonts w:hint="eastAsia"/>
                <w:highlight w:val="yellow"/>
                <w:lang w:eastAsia="zh-CN"/>
              </w:rPr>
            </w:rPrChange>
          </w:rPr>
          <w:t>因此，每种基本粒子可以看作某种场的量子化体现。</w:t>
        </w:r>
        <w:r w:rsidRPr="00CB694C">
          <w:rPr>
            <w:rFonts w:ascii="Times New Roman" w:eastAsia="KaiTi" w:hAnsi="Times New Roman" w:cs="Times New Roman"/>
            <w:highlight w:val="yellow"/>
            <w:lang w:eastAsia="zh-CN"/>
            <w:rPrChange w:id="334" w:author="吴敏" w:date="2023-05-10T00:24:00Z">
              <w:rPr>
                <w:highlight w:val="yellow"/>
                <w:lang w:eastAsia="zh-CN"/>
              </w:rPr>
            </w:rPrChange>
          </w:rPr>
          <w:t xml:space="preserve"> </w:t>
        </w:r>
        <w:r w:rsidRPr="00CB694C">
          <w:rPr>
            <w:rFonts w:ascii="Times New Roman" w:eastAsia="KaiTi" w:hAnsi="Times New Roman" w:cs="Times New Roman" w:hint="eastAsia"/>
            <w:highlight w:val="yellow"/>
            <w:lang w:eastAsia="zh-CN"/>
            <w:rPrChange w:id="335" w:author="吴敏" w:date="2023-05-10T00:24:00Z">
              <w:rPr>
                <w:rFonts w:hint="eastAsia"/>
                <w:highlight w:val="yellow"/>
                <w:lang w:eastAsia="zh-CN"/>
              </w:rPr>
            </w:rPrChange>
          </w:rPr>
          <w:t>比如说，光子就对应电磁场，电子对应的是电子场等等，也就是说，处于基态的电磁场受到扰动就会变成激发态，形成光子。至今人类已经发现了</w:t>
        </w:r>
        <w:r w:rsidRPr="00CB694C">
          <w:rPr>
            <w:rFonts w:ascii="Times New Roman" w:eastAsia="KaiTi" w:hAnsi="Times New Roman" w:cs="Times New Roman"/>
            <w:highlight w:val="yellow"/>
            <w:lang w:eastAsia="zh-CN"/>
            <w:rPrChange w:id="336" w:author="吴敏" w:date="2023-05-10T00:24:00Z">
              <w:rPr>
                <w:highlight w:val="yellow"/>
                <w:lang w:eastAsia="zh-CN"/>
              </w:rPr>
            </w:rPrChange>
          </w:rPr>
          <w:t>62</w:t>
        </w:r>
        <w:r w:rsidRPr="00CB694C">
          <w:rPr>
            <w:rFonts w:ascii="Times New Roman" w:eastAsia="KaiTi" w:hAnsi="Times New Roman" w:cs="Times New Roman" w:hint="eastAsia"/>
            <w:highlight w:val="yellow"/>
            <w:lang w:eastAsia="zh-CN"/>
            <w:rPrChange w:id="337" w:author="吴敏" w:date="2023-05-10T00:24:00Z">
              <w:rPr>
                <w:rFonts w:hint="eastAsia"/>
                <w:highlight w:val="yellow"/>
                <w:lang w:eastAsia="zh-CN"/>
              </w:rPr>
            </w:rPrChange>
          </w:rPr>
          <w:t>种基本粒子，也就对应</w:t>
        </w:r>
        <w:r w:rsidRPr="00CB694C">
          <w:rPr>
            <w:rFonts w:ascii="Times New Roman" w:eastAsia="KaiTi" w:hAnsi="Times New Roman" w:cs="Times New Roman"/>
            <w:highlight w:val="yellow"/>
            <w:lang w:eastAsia="zh-CN"/>
            <w:rPrChange w:id="338" w:author="吴敏" w:date="2023-05-10T00:24:00Z">
              <w:rPr>
                <w:highlight w:val="yellow"/>
                <w:lang w:eastAsia="zh-CN"/>
              </w:rPr>
            </w:rPrChange>
          </w:rPr>
          <w:t>62</w:t>
        </w:r>
        <w:r w:rsidRPr="00CB694C">
          <w:rPr>
            <w:rFonts w:ascii="Times New Roman" w:eastAsia="KaiTi" w:hAnsi="Times New Roman" w:cs="Times New Roman" w:hint="eastAsia"/>
            <w:highlight w:val="yellow"/>
            <w:lang w:eastAsia="zh-CN"/>
            <w:rPrChange w:id="339" w:author="吴敏" w:date="2023-05-10T00:24:00Z">
              <w:rPr>
                <w:rFonts w:hint="eastAsia"/>
                <w:highlight w:val="yellow"/>
                <w:lang w:eastAsia="zh-CN"/>
              </w:rPr>
            </w:rPrChange>
          </w:rPr>
          <w:t>种不同的场。这些粒子又可以分为三大类，分别是费米子，玻色子和希格斯粒子。</w:t>
        </w:r>
      </w:ins>
    </w:p>
    <w:p w14:paraId="13F2E795" w14:textId="58F62CA5" w:rsidR="00FB2071" w:rsidRPr="00FB2071" w:rsidRDefault="00FB2071" w:rsidP="00FB2071">
      <w:pPr>
        <w:ind w:firstLine="480"/>
        <w:rPr>
          <w:ins w:id="340" w:author="吴敏" w:date="2023-05-10T10:54:00Z"/>
          <w:rFonts w:ascii="Times New Roman" w:eastAsia="KaiTi" w:hAnsi="Times New Roman" w:cs="Times New Roman" w:hint="eastAsia"/>
          <w:highlight w:val="yellow"/>
          <w:lang w:eastAsia="zh-CN"/>
          <w:rPrChange w:id="341" w:author="吴敏" w:date="2023-05-10T10:57:00Z">
            <w:rPr>
              <w:ins w:id="342" w:author="吴敏" w:date="2023-05-10T10:54:00Z"/>
              <w:rFonts w:ascii="Times New Roman" w:eastAsia="KaiTi" w:hAnsi="Times New Roman" w:cs="Times New Roman"/>
              <w:highlight w:val="yellow"/>
              <w:lang w:eastAsia="zh-CN"/>
            </w:rPr>
          </w:rPrChange>
        </w:rPr>
        <w:pPrChange w:id="343" w:author="吴敏" w:date="2023-05-10T10:57:00Z">
          <w:pPr>
            <w:ind w:firstLine="480"/>
          </w:pPr>
        </w:pPrChange>
      </w:pPr>
      <w:ins w:id="344" w:author="吴敏" w:date="2023-05-10T10:54:00Z">
        <w:r w:rsidRPr="00FB2071">
          <w:rPr>
            <w:rFonts w:ascii="Times New Roman" w:eastAsia="KaiTi" w:hAnsi="Times New Roman" w:cs="Times New Roman"/>
            <w:highlight w:val="yellow"/>
            <w:lang w:eastAsia="zh-CN"/>
          </w:rPr>
          <w:t>基态是能量的最低形态，并不是没有能量。</w:t>
        </w:r>
      </w:ins>
    </w:p>
    <w:p w14:paraId="00D699BC" w14:textId="771B947F" w:rsidR="00FB2071" w:rsidRPr="00FB2071" w:rsidRDefault="00FB2071" w:rsidP="00FB2071">
      <w:pPr>
        <w:ind w:firstLine="480"/>
        <w:rPr>
          <w:ins w:id="345" w:author="吴敏" w:date="2023-05-10T10:54:00Z"/>
          <w:rFonts w:ascii="Times New Roman" w:eastAsia="KaiTi" w:hAnsi="Times New Roman" w:cs="Times New Roman" w:hint="eastAsia"/>
          <w:highlight w:val="yellow"/>
          <w:lang w:eastAsia="zh-CN"/>
        </w:rPr>
        <w:pPrChange w:id="346" w:author="吴敏" w:date="2023-05-10T10:57:00Z">
          <w:pPr>
            <w:ind w:firstLine="480"/>
          </w:pPr>
        </w:pPrChange>
      </w:pPr>
      <w:ins w:id="347" w:author="吴敏" w:date="2023-05-10T10:54:00Z">
        <w:r w:rsidRPr="00FB2071">
          <w:rPr>
            <w:rFonts w:ascii="Times New Roman" w:eastAsia="KaiTi" w:hAnsi="Times New Roman" w:cs="Times New Roman"/>
            <w:highlight w:val="yellow"/>
            <w:lang w:eastAsia="zh-CN"/>
          </w:rPr>
          <w:t>所谓的</w:t>
        </w:r>
        <w:r w:rsidRPr="00FB2071">
          <w:rPr>
            <w:rFonts w:ascii="Times New Roman" w:eastAsia="KaiTi" w:hAnsi="Times New Roman" w:cs="Times New Roman"/>
            <w:highlight w:val="yellow"/>
            <w:lang w:eastAsia="zh-CN"/>
          </w:rPr>
          <w:t>“</w:t>
        </w:r>
        <w:r w:rsidRPr="00FB2071">
          <w:rPr>
            <w:rFonts w:ascii="Times New Roman" w:eastAsia="KaiTi" w:hAnsi="Times New Roman" w:cs="Times New Roman"/>
            <w:highlight w:val="yellow"/>
            <w:lang w:eastAsia="zh-CN"/>
          </w:rPr>
          <w:t>无中生有</w:t>
        </w:r>
        <w:r w:rsidRPr="00FB2071">
          <w:rPr>
            <w:rFonts w:ascii="Times New Roman" w:eastAsia="KaiTi" w:hAnsi="Times New Roman" w:cs="Times New Roman"/>
            <w:highlight w:val="yellow"/>
            <w:lang w:eastAsia="zh-CN"/>
          </w:rPr>
          <w:t>”</w:t>
        </w:r>
        <w:r w:rsidRPr="00FB2071">
          <w:rPr>
            <w:rFonts w:ascii="Times New Roman" w:eastAsia="KaiTi" w:hAnsi="Times New Roman" w:cs="Times New Roman"/>
            <w:highlight w:val="yellow"/>
            <w:lang w:eastAsia="zh-CN"/>
          </w:rPr>
          <w:t>，本质上只是基本的能量转化为基本粒子。粒子的衍生与湮灭，对应的正是某种场的激发和基态。不同的场之间也可以进行能量的转换，体现出来的就是我们常见的物理现象。</w:t>
        </w:r>
      </w:ins>
    </w:p>
    <w:p w14:paraId="43D478BE" w14:textId="77777777" w:rsidR="00FB2071" w:rsidRPr="00FB2071" w:rsidRDefault="00FB2071" w:rsidP="00FB2071">
      <w:pPr>
        <w:ind w:firstLine="480"/>
        <w:rPr>
          <w:ins w:id="348" w:author="吴敏" w:date="2023-05-10T10:54:00Z"/>
          <w:rFonts w:ascii="Times New Roman" w:eastAsia="KaiTi" w:hAnsi="Times New Roman" w:cs="Times New Roman"/>
          <w:highlight w:val="yellow"/>
          <w:lang w:eastAsia="zh-CN"/>
        </w:rPr>
      </w:pPr>
      <w:ins w:id="349" w:author="吴敏" w:date="2023-05-10T10:54:00Z">
        <w:r w:rsidRPr="00FB2071">
          <w:rPr>
            <w:rFonts w:ascii="Times New Roman" w:eastAsia="KaiTi" w:hAnsi="Times New Roman" w:cs="Times New Roman" w:hint="eastAsia"/>
            <w:highlight w:val="yellow"/>
            <w:lang w:eastAsia="zh-CN"/>
          </w:rPr>
          <w:t>受到激发的场也会重归平静，退回基态。</w:t>
        </w:r>
      </w:ins>
    </w:p>
    <w:p w14:paraId="1BEF9BA0" w14:textId="77777777" w:rsidR="00FB2071" w:rsidRPr="00FB2071" w:rsidRDefault="00FB2071">
      <w:pPr>
        <w:ind w:firstLine="480"/>
        <w:rPr>
          <w:ins w:id="350" w:author="吴敏" w:date="2023-05-10T00:21:00Z"/>
          <w:rFonts w:ascii="Times New Roman" w:eastAsia="KaiTi" w:hAnsi="Times New Roman" w:cs="Times New Roman" w:hint="eastAsia"/>
          <w:highlight w:val="yellow"/>
          <w:lang w:eastAsia="zh-CN"/>
          <w:rPrChange w:id="351" w:author="吴敏" w:date="2023-05-10T10:54:00Z">
            <w:rPr>
              <w:ins w:id="352" w:author="吴敏" w:date="2023-05-10T00:21:00Z"/>
              <w:rFonts w:ascii="Times New Roman" w:hAnsi="Times New Roman" w:cs="Times New Roman"/>
              <w:highlight w:val="yellow"/>
            </w:rPr>
          </w:rPrChange>
        </w:rPr>
        <w:pPrChange w:id="353" w:author="吴敏" w:date="2023-05-10T00:36:00Z">
          <w:pPr>
            <w:pStyle w:val="a3"/>
            <w:numPr>
              <w:numId w:val="7"/>
            </w:numPr>
            <w:ind w:firstLine="200"/>
            <w:jc w:val="both"/>
          </w:pPr>
        </w:pPrChange>
      </w:pPr>
    </w:p>
    <w:p w14:paraId="49FB80A9" w14:textId="38630384" w:rsidR="00662E64" w:rsidDel="004A7D7C" w:rsidRDefault="00D25E68" w:rsidP="004A7D7C">
      <w:pPr>
        <w:pStyle w:val="a3"/>
        <w:numPr>
          <w:ilvl w:val="0"/>
          <w:numId w:val="7"/>
        </w:numPr>
        <w:ind w:left="480" w:firstLine="200"/>
        <w:jc w:val="both"/>
        <w:rPr>
          <w:del w:id="354" w:author="吴敏" w:date="2023-05-10T00:25:00Z"/>
          <w:rFonts w:ascii="Times New Roman" w:eastAsia="KaiTi" w:hAnsi="Times New Roman" w:cs="Times New Roman"/>
          <w:highlight w:val="yellow"/>
          <w:lang w:eastAsia="zh-CN"/>
        </w:rPr>
      </w:pPr>
      <w:ins w:id="355" w:author="顏 秉田" w:date="2023-04-22T00:28:00Z">
        <w:r>
          <w:rPr>
            <w:rFonts w:ascii="Times New Roman" w:hAnsi="Times New Roman" w:cs="Times New Roman" w:hint="eastAsia"/>
            <w:highlight w:val="yellow"/>
          </w:rPr>
          <w:t>T</w:t>
        </w:r>
        <w:r>
          <w:rPr>
            <w:rFonts w:ascii="Times New Roman" w:hAnsi="Times New Roman" w:cs="Times New Roman"/>
            <w:highlight w:val="yellow"/>
          </w:rPr>
          <w:t>he one</w:t>
        </w:r>
      </w:ins>
      <w:ins w:id="356" w:author="吴敏" w:date="2023-05-10T00:25:00Z">
        <w:r w:rsidR="004A7D7C">
          <w:rPr>
            <w:rFonts w:ascii="Times New Roman" w:hAnsi="Times New Roman" w:cs="Times New Roman" w:hint="eastAsia"/>
            <w:highlight w:val="yellow"/>
            <w:lang w:eastAsia="zh-CN"/>
          </w:rPr>
          <w:t>的</w:t>
        </w:r>
      </w:ins>
      <w:ins w:id="357" w:author="顏 秉田" w:date="2023-04-22T00:28:00Z">
        <w:r>
          <w:rPr>
            <w:rFonts w:ascii="Times New Roman" w:hAnsi="Times New Roman" w:cs="Times New Roman" w:hint="eastAsia"/>
            <w:highlight w:val="yellow"/>
          </w:rPr>
          <w:t>显化需要时间：</w:t>
        </w:r>
      </w:ins>
      <w:r w:rsidR="00443EB4" w:rsidRPr="002E69B1">
        <w:rPr>
          <w:rFonts w:ascii="Times New Roman" w:eastAsia="KaiTi" w:hAnsi="Times New Roman" w:cs="Times New Roman" w:hint="eastAsia"/>
          <w:highlight w:val="yellow"/>
          <w:lang w:eastAsia="zh-CN"/>
        </w:rPr>
        <w:t>“</w:t>
      </w:r>
      <w:r w:rsidR="00443EB4" w:rsidRPr="002E69B1">
        <w:rPr>
          <w:rFonts w:ascii="Times New Roman" w:eastAsia="KaiTi" w:hAnsi="Times New Roman" w:cs="Times New Roman" w:hint="eastAsia"/>
          <w:highlight w:val="yellow"/>
          <w:lang w:eastAsia="zh-CN"/>
        </w:rPr>
        <w:t>The</w:t>
      </w:r>
      <w:r w:rsidR="00443EB4" w:rsidRPr="002E69B1">
        <w:rPr>
          <w:rFonts w:ascii="Times New Roman" w:eastAsia="KaiTi" w:hAnsi="Times New Roman" w:cs="Times New Roman"/>
          <w:highlight w:val="yellow"/>
          <w:lang w:eastAsia="zh-CN"/>
        </w:rPr>
        <w:t xml:space="preserve"> one</w:t>
      </w:r>
      <w:r w:rsidR="00443EB4" w:rsidRPr="002E69B1">
        <w:rPr>
          <w:rFonts w:ascii="Times New Roman" w:eastAsia="KaiTi" w:hAnsi="Times New Roman" w:cs="Times New Roman" w:hint="eastAsia"/>
          <w:highlight w:val="yellow"/>
          <w:lang w:eastAsia="zh-CN"/>
        </w:rPr>
        <w:t>”原本是非常非常小的，所以距离它可以显化</w:t>
      </w:r>
      <w:r w:rsidR="00334EA0">
        <w:rPr>
          <w:rFonts w:ascii="Times New Roman" w:hAnsi="Times New Roman" w:cs="Times New Roman" w:hint="eastAsia"/>
          <w:highlight w:val="yellow"/>
        </w:rPr>
        <w:t>成</w:t>
      </w:r>
      <w:r w:rsidR="00334EA0">
        <w:rPr>
          <w:rFonts w:ascii="Times New Roman" w:hAnsi="Times New Roman" w:cs="Times New Roman" w:hint="eastAsia"/>
          <w:highlight w:val="yellow"/>
        </w:rPr>
        <w:t xml:space="preserve"> </w:t>
      </w:r>
      <w:ins w:id="358" w:author="吴敏" w:date="2023-05-10T00:21:00Z">
        <w:r w:rsidR="008A6BC7">
          <w:rPr>
            <w:rFonts w:ascii="Times New Roman" w:hAnsi="Times New Roman" w:cs="Times New Roman" w:hint="eastAsia"/>
            <w:highlight w:val="yellow"/>
          </w:rPr>
          <w:t>场</w:t>
        </w:r>
        <w:r w:rsidR="008A6BC7">
          <w:rPr>
            <w:rFonts w:ascii="Times New Roman" w:hAnsi="Times New Roman" w:cs="Times New Roman" w:hint="eastAsia"/>
            <w:highlight w:val="yellow"/>
            <w:lang w:eastAsia="zh-CN"/>
          </w:rPr>
          <w:t>、</w:t>
        </w:r>
      </w:ins>
      <w:r w:rsidR="00334EA0">
        <w:rPr>
          <w:rFonts w:ascii="Times New Roman" w:hAnsi="Times New Roman" w:cs="Times New Roman" w:hint="eastAsia"/>
          <w:highlight w:val="yellow"/>
        </w:rPr>
        <w:t>波</w:t>
      </w:r>
      <w:ins w:id="359" w:author="吴敏" w:date="2023-05-10T00:20:00Z">
        <w:r w:rsidR="008A6BC7">
          <w:rPr>
            <w:rFonts w:ascii="Times New Roman" w:hAnsi="Times New Roman" w:cs="Times New Roman" w:hint="eastAsia"/>
            <w:highlight w:val="yellow"/>
            <w:lang w:eastAsia="zh-CN"/>
          </w:rPr>
          <w:t>、</w:t>
        </w:r>
      </w:ins>
      <w:del w:id="360" w:author="吴敏" w:date="2023-05-10T00:20:00Z">
        <w:r w:rsidR="00334EA0" w:rsidDel="008A6BC7">
          <w:rPr>
            <w:rFonts w:ascii="Times New Roman" w:hAnsi="Times New Roman" w:cs="Times New Roman" w:hint="eastAsia"/>
            <w:highlight w:val="yellow"/>
          </w:rPr>
          <w:delText xml:space="preserve"> </w:delText>
        </w:r>
      </w:del>
      <w:del w:id="361" w:author="吴敏" w:date="2023-05-10T00:21:00Z">
        <w:r w:rsidR="00334EA0" w:rsidDel="008A6BC7">
          <w:rPr>
            <w:rFonts w:ascii="Times New Roman" w:hAnsi="Times New Roman" w:cs="Times New Roman" w:hint="eastAsia"/>
            <w:highlight w:val="yellow"/>
          </w:rPr>
          <w:delText>场</w:delText>
        </w:r>
      </w:del>
      <w:del w:id="362" w:author="吴敏" w:date="2023-05-10T00:20:00Z">
        <w:r w:rsidR="00334EA0" w:rsidDel="008A6BC7">
          <w:rPr>
            <w:rFonts w:ascii="Times New Roman" w:hAnsi="Times New Roman" w:cs="Times New Roman" w:hint="eastAsia"/>
            <w:highlight w:val="yellow"/>
          </w:rPr>
          <w:delText xml:space="preserve"> </w:delText>
        </w:r>
        <w:r w:rsidR="00334EA0" w:rsidDel="008A6BC7">
          <w:rPr>
            <w:rFonts w:ascii="Times New Roman" w:hAnsi="Times New Roman" w:cs="Times New Roman" w:hint="eastAsia"/>
            <w:highlight w:val="yellow"/>
          </w:rPr>
          <w:delText>粒子</w:delText>
        </w:r>
        <w:r w:rsidR="00334EA0" w:rsidDel="008A6BC7">
          <w:rPr>
            <w:rFonts w:ascii="Times New Roman" w:hAnsi="Times New Roman" w:cs="Times New Roman" w:hint="eastAsia"/>
            <w:highlight w:val="yellow"/>
          </w:rPr>
          <w:delText xml:space="preserve"> </w:delText>
        </w:r>
      </w:del>
      <w:r w:rsidR="00334EA0">
        <w:rPr>
          <w:rFonts w:ascii="Times New Roman" w:hAnsi="Times New Roman" w:cs="Times New Roman" w:hint="eastAsia"/>
          <w:highlight w:val="yellow"/>
        </w:rPr>
        <w:t>能量</w:t>
      </w:r>
      <w:ins w:id="363" w:author="吴敏" w:date="2023-05-10T00:20:00Z">
        <w:r w:rsidR="008A6BC7">
          <w:rPr>
            <w:rFonts w:ascii="Times New Roman" w:hAnsi="Times New Roman" w:cs="Times New Roman" w:hint="eastAsia"/>
            <w:highlight w:val="yellow"/>
            <w:lang w:eastAsia="zh-CN"/>
          </w:rPr>
          <w:t>、</w:t>
        </w:r>
        <w:r w:rsidR="008A6BC7">
          <w:rPr>
            <w:rFonts w:ascii="Times New Roman" w:hAnsi="Times New Roman" w:cs="Times New Roman" w:hint="eastAsia"/>
            <w:highlight w:val="yellow"/>
          </w:rPr>
          <w:t>粒子</w:t>
        </w:r>
        <w:r w:rsidR="008A6BC7">
          <w:rPr>
            <w:rFonts w:ascii="Times New Roman" w:hAnsi="Times New Roman" w:cs="Times New Roman" w:hint="eastAsia"/>
            <w:highlight w:val="yellow"/>
            <w:lang w:eastAsia="zh-CN"/>
          </w:rPr>
          <w:t>、</w:t>
        </w:r>
      </w:ins>
      <w:del w:id="364" w:author="吴敏" w:date="2023-05-10T00:20:00Z">
        <w:r w:rsidR="00334EA0" w:rsidDel="008A6BC7">
          <w:rPr>
            <w:rFonts w:ascii="Times New Roman" w:hAnsi="Times New Roman" w:cs="Times New Roman" w:hint="eastAsia"/>
            <w:highlight w:val="yellow"/>
          </w:rPr>
          <w:delText xml:space="preserve"> </w:delText>
        </w:r>
      </w:del>
      <w:r w:rsidR="00334EA0">
        <w:rPr>
          <w:rFonts w:ascii="Times New Roman" w:hAnsi="Times New Roman" w:cs="Times New Roman" w:hint="eastAsia"/>
          <w:highlight w:val="yellow"/>
        </w:rPr>
        <w:t>物质</w:t>
      </w:r>
      <w:r w:rsidR="00334EA0">
        <w:rPr>
          <w:rFonts w:ascii="Times New Roman" w:hAnsi="Times New Roman" w:cs="Times New Roman" w:hint="eastAsia"/>
          <w:highlight w:val="yellow"/>
        </w:rPr>
        <w:t xml:space="preserve"> </w:t>
      </w:r>
      <w:r w:rsidR="00443EB4" w:rsidRPr="002E69B1">
        <w:rPr>
          <w:rFonts w:ascii="Times New Roman" w:eastAsia="KaiTi" w:hAnsi="Times New Roman" w:cs="Times New Roman" w:hint="eastAsia"/>
          <w:highlight w:val="yellow"/>
          <w:lang w:eastAsia="zh-CN"/>
        </w:rPr>
        <w:t>出来需要一定的时间。</w:t>
      </w:r>
    </w:p>
    <w:p w14:paraId="498AB9B1" w14:textId="77777777" w:rsidR="004A7D7C" w:rsidRDefault="004A7D7C" w:rsidP="00A319C5">
      <w:pPr>
        <w:pStyle w:val="a3"/>
        <w:numPr>
          <w:ilvl w:val="0"/>
          <w:numId w:val="7"/>
        </w:numPr>
        <w:ind w:left="480" w:firstLine="200"/>
        <w:jc w:val="both"/>
        <w:rPr>
          <w:ins w:id="365" w:author="吴敏" w:date="2023-05-10T00:25:00Z"/>
          <w:rFonts w:ascii="Times New Roman" w:eastAsia="KaiTi" w:hAnsi="Times New Roman" w:cs="Times New Roman"/>
          <w:highlight w:val="yellow"/>
          <w:lang w:eastAsia="zh-CN"/>
        </w:rPr>
      </w:pPr>
    </w:p>
    <w:p w14:paraId="335E8825" w14:textId="5F136D6E" w:rsidR="00662E64" w:rsidRPr="004A7D7C" w:rsidDel="00394B07" w:rsidRDefault="00FE7B4D">
      <w:pPr>
        <w:pStyle w:val="a3"/>
        <w:numPr>
          <w:ilvl w:val="0"/>
          <w:numId w:val="7"/>
        </w:numPr>
        <w:ind w:left="480" w:firstLine="200"/>
        <w:jc w:val="both"/>
        <w:rPr>
          <w:del w:id="366" w:author="吴敏" w:date="2023-05-09T21:39:00Z"/>
          <w:rFonts w:ascii="Times New Roman" w:eastAsia="KaiTi" w:hAnsi="Times New Roman" w:cs="Times New Roman"/>
          <w:highlight w:val="yellow"/>
          <w:lang w:eastAsia="zh-CN"/>
          <w:rPrChange w:id="367" w:author="吴敏" w:date="2023-05-10T00:25:00Z">
            <w:rPr>
              <w:del w:id="368" w:author="吴敏" w:date="2023-05-09T21:39:00Z"/>
              <w:rFonts w:eastAsia="KaiTi"/>
              <w:highlight w:val="yellow"/>
              <w:lang w:eastAsia="zh-CN"/>
            </w:rPr>
          </w:rPrChange>
        </w:rPr>
        <w:pPrChange w:id="369" w:author="吴敏" w:date="2023-05-10T00:25:00Z">
          <w:pPr>
            <w:pStyle w:val="a3"/>
            <w:numPr>
              <w:numId w:val="7"/>
            </w:numPr>
            <w:ind w:firstLine="200"/>
            <w:jc w:val="both"/>
          </w:pPr>
        </w:pPrChange>
      </w:pPr>
      <w:r w:rsidRPr="004A7D7C">
        <w:rPr>
          <w:rFonts w:ascii="Times New Roman" w:eastAsia="KaiTi" w:hAnsi="Times New Roman" w:cs="Times New Roman" w:hint="eastAsia"/>
          <w:highlight w:val="yellow"/>
          <w:lang w:eastAsia="zh-CN"/>
          <w:rPrChange w:id="370" w:author="吴敏" w:date="2023-05-10T00:25:00Z">
            <w:rPr>
              <w:rFonts w:eastAsia="KaiTi" w:hint="eastAsia"/>
              <w:highlight w:val="yellow"/>
              <w:lang w:eastAsia="zh-CN"/>
            </w:rPr>
          </w:rPrChange>
        </w:rPr>
        <w:t>能量</w:t>
      </w:r>
      <w:ins w:id="371" w:author="顏 秉田" w:date="2023-04-22T00:29:00Z">
        <w:r w:rsidR="00D25E68" w:rsidRPr="004A7D7C">
          <w:rPr>
            <w:rFonts w:ascii="Times New Roman" w:hAnsi="Times New Roman" w:cs="Times New Roman" w:hint="eastAsia"/>
            <w:highlight w:val="yellow"/>
            <w:lang w:eastAsia="zh-CN"/>
            <w:rPrChange w:id="372" w:author="吴敏" w:date="2023-05-10T00:25:00Z">
              <w:rPr>
                <w:rFonts w:hint="eastAsia"/>
                <w:highlight w:val="yellow"/>
                <w:lang w:eastAsia="zh-CN"/>
              </w:rPr>
            </w:rPrChange>
          </w:rPr>
          <w:t>最初来自</w:t>
        </w:r>
        <w:r w:rsidR="00D25E68" w:rsidRPr="004A7D7C">
          <w:rPr>
            <w:rFonts w:ascii="Times New Roman" w:hAnsi="Times New Roman" w:cs="Times New Roman"/>
            <w:highlight w:val="yellow"/>
            <w:lang w:eastAsia="zh-CN"/>
            <w:rPrChange w:id="373" w:author="吴敏" w:date="2023-05-10T00:25:00Z">
              <w:rPr>
                <w:highlight w:val="yellow"/>
                <w:lang w:eastAsia="zh-CN"/>
              </w:rPr>
            </w:rPrChange>
          </w:rPr>
          <w:t>The one</w:t>
        </w:r>
      </w:ins>
      <w:ins w:id="374" w:author="顏 秉田" w:date="2023-04-22T00:30:00Z">
        <w:r w:rsidR="00D25E68" w:rsidRPr="004A7D7C">
          <w:rPr>
            <w:rFonts w:ascii="Times New Roman" w:hAnsi="Times New Roman" w:cs="Times New Roman" w:hint="eastAsia"/>
            <w:highlight w:val="yellow"/>
            <w:lang w:eastAsia="zh-CN"/>
            <w:rPrChange w:id="375" w:author="吴敏" w:date="2023-05-10T00:25:00Z">
              <w:rPr>
                <w:rFonts w:hint="eastAsia"/>
                <w:highlight w:val="yellow"/>
                <w:lang w:eastAsia="zh-CN"/>
              </w:rPr>
            </w:rPrChange>
          </w:rPr>
          <w:t>碰撞</w:t>
        </w:r>
        <w:del w:id="376" w:author="吴敏" w:date="2023-04-22T16:42:00Z">
          <w:r w:rsidR="00D25E68" w:rsidRPr="004A7D7C" w:rsidDel="007354A6">
            <w:rPr>
              <w:rFonts w:ascii="Times New Roman" w:hAnsi="Times New Roman" w:cs="Times New Roman"/>
              <w:highlight w:val="yellow"/>
              <w:lang w:eastAsia="zh-CN"/>
              <w:rPrChange w:id="377" w:author="吴敏" w:date="2023-05-10T00:25:00Z">
                <w:rPr>
                  <w:highlight w:val="yellow"/>
                  <w:lang w:eastAsia="zh-CN"/>
                </w:rPr>
              </w:rPrChange>
            </w:rPr>
            <w:delText>,</w:delText>
          </w:r>
        </w:del>
      </w:ins>
      <w:ins w:id="378" w:author="吴敏" w:date="2023-04-22T16:42:00Z">
        <w:r w:rsidR="007354A6" w:rsidRPr="004A7D7C">
          <w:rPr>
            <w:rFonts w:ascii="Times New Roman" w:hAnsi="Times New Roman" w:cs="Times New Roman" w:hint="eastAsia"/>
            <w:highlight w:val="yellow"/>
            <w:lang w:eastAsia="zh-CN"/>
            <w:rPrChange w:id="379" w:author="吴敏" w:date="2023-05-10T00:25:00Z">
              <w:rPr>
                <w:rFonts w:hint="eastAsia"/>
                <w:highlight w:val="yellow"/>
                <w:lang w:eastAsia="zh-CN"/>
              </w:rPr>
            </w:rPrChange>
          </w:rPr>
          <w:t>，</w:t>
        </w:r>
      </w:ins>
      <w:ins w:id="380" w:author="顏 秉田" w:date="2023-04-22T00:30:00Z">
        <w:r w:rsidR="00D25E68" w:rsidRPr="004A7D7C">
          <w:rPr>
            <w:rFonts w:ascii="Times New Roman" w:hAnsi="Times New Roman" w:cs="Times New Roman" w:hint="eastAsia"/>
            <w:highlight w:val="yellow"/>
            <w:lang w:eastAsia="zh-CN"/>
            <w:rPrChange w:id="381" w:author="吴敏" w:date="2023-05-10T00:25:00Z">
              <w:rPr>
                <w:rFonts w:hint="eastAsia"/>
                <w:highlight w:val="yellow"/>
                <w:lang w:eastAsia="zh-CN"/>
              </w:rPr>
            </w:rPrChange>
          </w:rPr>
          <w:t>基于碰撞形成</w:t>
        </w:r>
        <w:r w:rsidR="00D25E68" w:rsidRPr="004A7D7C">
          <w:rPr>
            <w:rFonts w:ascii="Times New Roman" w:hAnsi="Times New Roman" w:cs="Times New Roman"/>
            <w:highlight w:val="yellow"/>
            <w:lang w:eastAsia="zh-CN"/>
            <w:rPrChange w:id="382" w:author="吴敏" w:date="2023-05-10T00:25:00Z">
              <w:rPr>
                <w:highlight w:val="yellow"/>
                <w:lang w:eastAsia="zh-CN"/>
              </w:rPr>
            </w:rPrChange>
          </w:rPr>
          <w:t xml:space="preserve"> </w:t>
        </w:r>
        <w:r w:rsidR="00D25E68" w:rsidRPr="004A7D7C">
          <w:rPr>
            <w:rFonts w:ascii="Times New Roman" w:hAnsi="Times New Roman" w:cs="Times New Roman" w:hint="eastAsia"/>
            <w:highlight w:val="yellow"/>
            <w:lang w:eastAsia="zh-CN"/>
            <w:rPrChange w:id="383" w:author="吴敏" w:date="2023-05-10T00:25:00Z">
              <w:rPr>
                <w:rFonts w:hint="eastAsia"/>
                <w:highlight w:val="yellow"/>
                <w:lang w:eastAsia="zh-CN"/>
              </w:rPr>
            </w:rPrChange>
          </w:rPr>
          <w:t>场</w:t>
        </w:r>
        <w:r w:rsidR="00D25E68" w:rsidRPr="004A7D7C">
          <w:rPr>
            <w:rFonts w:ascii="Microsoft JhengHei" w:eastAsia="Microsoft JhengHei" w:hAnsi="Microsoft JhengHei" w:cs="Times New Roman" w:hint="eastAsia"/>
            <w:highlight w:val="yellow"/>
            <w:lang w:eastAsia="zh-CN"/>
            <w:rPrChange w:id="384" w:author="吴敏" w:date="2023-05-10T00:25:00Z">
              <w:rPr>
                <w:rFonts w:ascii="Microsoft JhengHei" w:eastAsia="Microsoft JhengHei" w:hAnsi="Microsoft JhengHei" w:hint="eastAsia"/>
                <w:highlight w:val="yellow"/>
                <w:lang w:eastAsia="zh-CN"/>
              </w:rPr>
            </w:rPrChange>
          </w:rPr>
          <w:t>、</w:t>
        </w:r>
        <w:r w:rsidR="00D25E68" w:rsidRPr="004A7D7C">
          <w:rPr>
            <w:rFonts w:ascii="Times New Roman" w:hAnsi="Times New Roman" w:cs="Times New Roman" w:hint="eastAsia"/>
            <w:highlight w:val="yellow"/>
            <w:lang w:eastAsia="zh-CN"/>
            <w:rPrChange w:id="385" w:author="吴敏" w:date="2023-05-10T00:25:00Z">
              <w:rPr>
                <w:rFonts w:hint="eastAsia"/>
                <w:highlight w:val="yellow"/>
                <w:lang w:eastAsia="zh-CN"/>
              </w:rPr>
            </w:rPrChange>
          </w:rPr>
          <w:t>波</w:t>
        </w:r>
        <w:r w:rsidR="00D25E68" w:rsidRPr="004A7D7C">
          <w:rPr>
            <w:rFonts w:ascii="Microsoft JhengHei" w:eastAsia="Microsoft JhengHei" w:hAnsi="Microsoft JhengHei" w:cs="Times New Roman" w:hint="eastAsia"/>
            <w:highlight w:val="yellow"/>
            <w:lang w:eastAsia="zh-CN"/>
            <w:rPrChange w:id="386" w:author="吴敏" w:date="2023-05-10T00:25:00Z">
              <w:rPr>
                <w:rFonts w:ascii="Microsoft JhengHei" w:eastAsia="Microsoft JhengHei" w:hAnsi="Microsoft JhengHei" w:hint="eastAsia"/>
                <w:highlight w:val="yellow"/>
                <w:lang w:eastAsia="zh-CN"/>
              </w:rPr>
            </w:rPrChange>
          </w:rPr>
          <w:t>、</w:t>
        </w:r>
        <w:r w:rsidR="00D25E68" w:rsidRPr="004A7D7C">
          <w:rPr>
            <w:rFonts w:ascii="Times New Roman" w:hAnsi="Times New Roman" w:cs="Times New Roman" w:hint="eastAsia"/>
            <w:highlight w:val="yellow"/>
            <w:lang w:eastAsia="zh-CN"/>
            <w:rPrChange w:id="387" w:author="吴敏" w:date="2023-05-10T00:25:00Z">
              <w:rPr>
                <w:rFonts w:hint="eastAsia"/>
                <w:highlight w:val="yellow"/>
                <w:lang w:eastAsia="zh-CN"/>
              </w:rPr>
            </w:rPrChange>
          </w:rPr>
          <w:t>粒子</w:t>
        </w:r>
        <w:r w:rsidR="00D25E68" w:rsidRPr="004A7D7C">
          <w:rPr>
            <w:rFonts w:ascii="Microsoft JhengHei" w:eastAsia="Microsoft JhengHei" w:hAnsi="Microsoft JhengHei" w:cs="Times New Roman" w:hint="eastAsia"/>
            <w:highlight w:val="yellow"/>
            <w:lang w:eastAsia="zh-CN"/>
            <w:rPrChange w:id="388" w:author="吴敏" w:date="2023-05-10T00:25:00Z">
              <w:rPr>
                <w:rFonts w:ascii="Microsoft JhengHei" w:eastAsia="Microsoft JhengHei" w:hAnsi="Microsoft JhengHei" w:hint="eastAsia"/>
                <w:highlight w:val="yellow"/>
                <w:lang w:eastAsia="zh-CN"/>
              </w:rPr>
            </w:rPrChange>
          </w:rPr>
          <w:t>、</w:t>
        </w:r>
        <w:r w:rsidR="00D25E68" w:rsidRPr="004A7D7C">
          <w:rPr>
            <w:rFonts w:ascii="Times New Roman" w:hAnsi="Times New Roman" w:cs="Times New Roman" w:hint="eastAsia"/>
            <w:highlight w:val="yellow"/>
            <w:lang w:eastAsia="zh-CN"/>
            <w:rPrChange w:id="389" w:author="吴敏" w:date="2023-05-10T00:25:00Z">
              <w:rPr>
                <w:rFonts w:hint="eastAsia"/>
                <w:highlight w:val="yellow"/>
                <w:lang w:eastAsia="zh-CN"/>
              </w:rPr>
            </w:rPrChange>
          </w:rPr>
          <w:t>物质等</w:t>
        </w:r>
        <w:r w:rsidR="00D25E68" w:rsidRPr="004A7D7C">
          <w:rPr>
            <w:rFonts w:ascii="PMingLiU" w:eastAsia="PMingLiU" w:hAnsi="PMingLiU" w:cs="Times New Roman" w:hint="eastAsia"/>
            <w:highlight w:val="yellow"/>
            <w:lang w:eastAsia="zh-CN"/>
            <w:rPrChange w:id="390" w:author="吴敏" w:date="2023-05-10T00:25:00Z">
              <w:rPr>
                <w:rFonts w:ascii="PMingLiU" w:eastAsia="PMingLiU" w:hAnsi="PMingLiU" w:hint="eastAsia"/>
                <w:highlight w:val="yellow"/>
                <w:lang w:eastAsia="zh-CN"/>
              </w:rPr>
            </w:rPrChange>
          </w:rPr>
          <w:t>，</w:t>
        </w:r>
      </w:ins>
      <w:del w:id="391" w:author="顏 秉田" w:date="2023-04-22T00:31:00Z">
        <w:r w:rsidRPr="004A7D7C" w:rsidDel="00D25E68">
          <w:rPr>
            <w:rFonts w:ascii="Times New Roman" w:eastAsia="KaiTi" w:hAnsi="Times New Roman" w:cs="Times New Roman" w:hint="eastAsia"/>
            <w:highlight w:val="yellow"/>
            <w:lang w:eastAsia="zh-CN"/>
            <w:rPrChange w:id="392" w:author="吴敏" w:date="2023-05-10T00:25:00Z">
              <w:rPr>
                <w:rFonts w:eastAsia="KaiTi" w:hint="eastAsia"/>
                <w:highlight w:val="yellow"/>
                <w:lang w:eastAsia="zh-CN"/>
              </w:rPr>
            </w:rPrChange>
          </w:rPr>
          <w:delText>来自环境</w:delText>
        </w:r>
        <w:r w:rsidRPr="004A7D7C" w:rsidDel="00D25E68">
          <w:rPr>
            <w:rFonts w:ascii="Times New Roman" w:eastAsia="KaiTi" w:hAnsi="Times New Roman" w:cs="Times New Roman"/>
            <w:highlight w:val="yellow"/>
            <w:lang w:eastAsia="zh-CN"/>
            <w:rPrChange w:id="393" w:author="吴敏" w:date="2023-05-10T00:25:00Z">
              <w:rPr>
                <w:rFonts w:eastAsia="KaiTi"/>
                <w:highlight w:val="yellow"/>
                <w:lang w:eastAsia="zh-CN"/>
              </w:rPr>
            </w:rPrChange>
          </w:rPr>
          <w:delText>(</w:delText>
        </w:r>
        <w:r w:rsidRPr="004A7D7C" w:rsidDel="00D25E68">
          <w:rPr>
            <w:rFonts w:ascii="Times New Roman" w:eastAsia="KaiTi" w:hAnsi="Times New Roman" w:cs="Times New Roman" w:hint="eastAsia"/>
            <w:highlight w:val="yellow"/>
            <w:lang w:eastAsia="zh-CN"/>
            <w:rPrChange w:id="394" w:author="吴敏" w:date="2023-05-10T00:25:00Z">
              <w:rPr>
                <w:rFonts w:eastAsia="KaiTi" w:hint="eastAsia"/>
                <w:highlight w:val="yellow"/>
                <w:lang w:eastAsia="zh-CN"/>
              </w:rPr>
            </w:rPrChange>
          </w:rPr>
          <w:delText>通过以太</w:delText>
        </w:r>
        <w:r w:rsidRPr="004A7D7C" w:rsidDel="00D25E68">
          <w:rPr>
            <w:rFonts w:ascii="Times New Roman" w:eastAsia="KaiTi" w:hAnsi="Times New Roman" w:cs="Times New Roman"/>
            <w:highlight w:val="yellow"/>
            <w:lang w:eastAsia="zh-CN"/>
            <w:rPrChange w:id="395" w:author="吴敏" w:date="2023-05-10T00:25:00Z">
              <w:rPr>
                <w:rFonts w:eastAsia="KaiTi"/>
                <w:highlight w:val="yellow"/>
                <w:lang w:eastAsia="zh-CN"/>
              </w:rPr>
            </w:rPrChange>
          </w:rPr>
          <w:delText>)</w:delText>
        </w:r>
        <w:r w:rsidRPr="004A7D7C" w:rsidDel="00D25E68">
          <w:rPr>
            <w:rFonts w:ascii="Times New Roman" w:eastAsia="KaiTi" w:hAnsi="Times New Roman" w:cs="Times New Roman" w:hint="eastAsia"/>
            <w:highlight w:val="yellow"/>
            <w:lang w:eastAsia="zh-CN"/>
            <w:rPrChange w:id="396" w:author="吴敏" w:date="2023-05-10T00:25:00Z">
              <w:rPr>
                <w:rFonts w:eastAsia="KaiTi" w:hint="eastAsia"/>
                <w:highlight w:val="yellow"/>
                <w:lang w:eastAsia="zh-CN"/>
              </w:rPr>
            </w:rPrChange>
          </w:rPr>
          <w:delText>，并返回到环境中给予物质以生命</w:delText>
        </w:r>
      </w:del>
      <w:del w:id="397" w:author="吴敏" w:date="2023-04-22T16:42:00Z">
        <w:r w:rsidRPr="004A7D7C" w:rsidDel="007354A6">
          <w:rPr>
            <w:rFonts w:ascii="Times New Roman" w:eastAsia="KaiTi" w:hAnsi="Times New Roman" w:cs="Times New Roman" w:hint="eastAsia"/>
            <w:highlight w:val="yellow"/>
            <w:lang w:eastAsia="zh-CN"/>
            <w:rPrChange w:id="398" w:author="吴敏" w:date="2023-05-10T00:25:00Z">
              <w:rPr>
                <w:rFonts w:eastAsia="KaiTi" w:hint="eastAsia"/>
                <w:highlight w:val="yellow"/>
                <w:lang w:eastAsia="zh-CN"/>
              </w:rPr>
            </w:rPrChange>
          </w:rPr>
          <w:delText>，</w:delText>
        </w:r>
      </w:del>
      <w:ins w:id="399" w:author="顏 秉田" w:date="2023-04-22T00:31:00Z">
        <w:r w:rsidR="00D25E68" w:rsidRPr="004A7D7C">
          <w:rPr>
            <w:rFonts w:ascii="Times New Roman" w:hAnsi="Times New Roman" w:cs="Times New Roman" w:hint="eastAsia"/>
            <w:highlight w:val="yellow"/>
            <w:lang w:eastAsia="zh-CN"/>
            <w:rPrChange w:id="400" w:author="吴敏" w:date="2023-05-10T00:25:00Z">
              <w:rPr>
                <w:rFonts w:hint="eastAsia"/>
                <w:highlight w:val="yellow"/>
                <w:lang w:eastAsia="zh-CN"/>
              </w:rPr>
            </w:rPrChange>
          </w:rPr>
          <w:t>当消灭时</w:t>
        </w:r>
        <w:r w:rsidR="00D25E68" w:rsidRPr="004A7D7C">
          <w:rPr>
            <w:rFonts w:asciiTheme="minorEastAsia" w:hAnsiTheme="minorEastAsia" w:cs="Times New Roman" w:hint="eastAsia"/>
            <w:highlight w:val="yellow"/>
            <w:lang w:eastAsia="zh-CN"/>
            <w:rPrChange w:id="401" w:author="吴敏" w:date="2023-05-10T00:25:00Z">
              <w:rPr>
                <w:rFonts w:asciiTheme="minorEastAsia" w:hAnsiTheme="minorEastAsia" w:hint="eastAsia"/>
                <w:highlight w:val="yellow"/>
                <w:lang w:eastAsia="zh-CN"/>
              </w:rPr>
            </w:rPrChange>
          </w:rPr>
          <w:t>，</w:t>
        </w:r>
        <w:r w:rsidR="00D25E68" w:rsidRPr="004A7D7C">
          <w:rPr>
            <w:rFonts w:ascii="Times New Roman" w:hAnsi="Times New Roman" w:cs="Times New Roman" w:hint="eastAsia"/>
            <w:highlight w:val="yellow"/>
            <w:lang w:eastAsia="zh-CN"/>
            <w:rPrChange w:id="402" w:author="吴敏" w:date="2023-05-10T00:25:00Z">
              <w:rPr>
                <w:rFonts w:hint="eastAsia"/>
                <w:highlight w:val="yellow"/>
                <w:lang w:eastAsia="zh-CN"/>
              </w:rPr>
            </w:rPrChange>
          </w:rPr>
          <w:t>物质回归物质</w:t>
        </w:r>
        <w:r w:rsidR="00D25E68" w:rsidRPr="004A7D7C">
          <w:rPr>
            <w:rFonts w:ascii="Microsoft JhengHei" w:eastAsia="Microsoft JhengHei" w:hAnsi="Microsoft JhengHei" w:cs="Times New Roman" w:hint="eastAsia"/>
            <w:highlight w:val="yellow"/>
            <w:lang w:eastAsia="zh-CN"/>
            <w:rPrChange w:id="403" w:author="吴敏" w:date="2023-05-10T00:25:00Z">
              <w:rPr>
                <w:rFonts w:ascii="Microsoft JhengHei" w:eastAsia="Microsoft JhengHei" w:hAnsi="Microsoft JhengHei" w:hint="eastAsia"/>
                <w:highlight w:val="yellow"/>
                <w:lang w:eastAsia="zh-CN"/>
              </w:rPr>
            </w:rPrChange>
          </w:rPr>
          <w:t>、</w:t>
        </w:r>
      </w:ins>
      <w:ins w:id="404" w:author="顏 秉田" w:date="2023-04-22T00:32:00Z">
        <w:r w:rsidR="00D25E68" w:rsidRPr="004A7D7C">
          <w:rPr>
            <w:rFonts w:ascii="Times New Roman" w:hAnsi="Times New Roman" w:cs="Times New Roman" w:hint="eastAsia"/>
            <w:highlight w:val="yellow"/>
            <w:lang w:eastAsia="zh-CN"/>
            <w:rPrChange w:id="405" w:author="吴敏" w:date="2023-05-10T00:25:00Z">
              <w:rPr>
                <w:rFonts w:hint="eastAsia"/>
                <w:highlight w:val="yellow"/>
                <w:lang w:eastAsia="zh-CN"/>
              </w:rPr>
            </w:rPrChange>
          </w:rPr>
          <w:t>粒子回归粒子</w:t>
        </w:r>
        <w:r w:rsidR="00D25E68" w:rsidRPr="004A7D7C">
          <w:rPr>
            <w:rFonts w:ascii="Microsoft JhengHei" w:eastAsia="Microsoft JhengHei" w:hAnsi="Microsoft JhengHei" w:cs="Times New Roman" w:hint="eastAsia"/>
            <w:highlight w:val="yellow"/>
            <w:lang w:eastAsia="zh-CN"/>
            <w:rPrChange w:id="406" w:author="吴敏" w:date="2023-05-10T00:25:00Z">
              <w:rPr>
                <w:rFonts w:ascii="Microsoft JhengHei" w:eastAsia="Microsoft JhengHei" w:hAnsi="Microsoft JhengHei" w:hint="eastAsia"/>
                <w:highlight w:val="yellow"/>
                <w:lang w:eastAsia="zh-CN"/>
              </w:rPr>
            </w:rPrChange>
          </w:rPr>
          <w:t>、</w:t>
        </w:r>
        <w:r w:rsidR="00D25E68" w:rsidRPr="004A7D7C">
          <w:rPr>
            <w:rFonts w:ascii="Times New Roman" w:hAnsi="Times New Roman" w:cs="Times New Roman" w:hint="eastAsia"/>
            <w:highlight w:val="yellow"/>
            <w:lang w:eastAsia="zh-CN"/>
            <w:rPrChange w:id="407" w:author="吴敏" w:date="2023-05-10T00:25:00Z">
              <w:rPr>
                <w:rFonts w:hint="eastAsia"/>
                <w:highlight w:val="yellow"/>
                <w:lang w:eastAsia="zh-CN"/>
              </w:rPr>
            </w:rPrChange>
          </w:rPr>
          <w:t>波回归波</w:t>
        </w:r>
        <w:r w:rsidR="00D25E68" w:rsidRPr="004A7D7C">
          <w:rPr>
            <w:rFonts w:ascii="Microsoft JhengHei" w:eastAsia="Microsoft JhengHei" w:hAnsi="Microsoft JhengHei" w:cs="Times New Roman" w:hint="eastAsia"/>
            <w:highlight w:val="yellow"/>
            <w:lang w:eastAsia="zh-CN"/>
            <w:rPrChange w:id="408" w:author="吴敏" w:date="2023-05-10T00:25:00Z">
              <w:rPr>
                <w:rFonts w:ascii="Microsoft JhengHei" w:eastAsia="Microsoft JhengHei" w:hAnsi="Microsoft JhengHei" w:hint="eastAsia"/>
                <w:highlight w:val="yellow"/>
                <w:lang w:eastAsia="zh-CN"/>
              </w:rPr>
            </w:rPrChange>
          </w:rPr>
          <w:t>、</w:t>
        </w:r>
        <w:r w:rsidR="00D25E68" w:rsidRPr="004A7D7C">
          <w:rPr>
            <w:rFonts w:ascii="Times New Roman" w:hAnsi="Times New Roman" w:cs="Times New Roman" w:hint="eastAsia"/>
            <w:highlight w:val="yellow"/>
            <w:lang w:eastAsia="zh-CN"/>
            <w:rPrChange w:id="409" w:author="吴敏" w:date="2023-05-10T00:25:00Z">
              <w:rPr>
                <w:rFonts w:hint="eastAsia"/>
                <w:highlight w:val="yellow"/>
                <w:lang w:eastAsia="zh-CN"/>
              </w:rPr>
            </w:rPrChange>
          </w:rPr>
          <w:t>场回归场</w:t>
        </w:r>
        <w:r w:rsidR="00D25E68" w:rsidRPr="004A7D7C">
          <w:rPr>
            <w:rFonts w:ascii="Microsoft JhengHei" w:eastAsia="Microsoft JhengHei" w:hAnsi="Microsoft JhengHei" w:cs="Times New Roman" w:hint="eastAsia"/>
            <w:highlight w:val="yellow"/>
            <w:lang w:eastAsia="zh-CN"/>
            <w:rPrChange w:id="410" w:author="吴敏" w:date="2023-05-10T00:25:00Z">
              <w:rPr>
                <w:rFonts w:ascii="Microsoft JhengHei" w:eastAsia="Microsoft JhengHei" w:hAnsi="Microsoft JhengHei" w:hint="eastAsia"/>
                <w:highlight w:val="yellow"/>
                <w:lang w:eastAsia="zh-CN"/>
              </w:rPr>
            </w:rPrChange>
          </w:rPr>
          <w:t>、</w:t>
        </w:r>
        <w:r w:rsidR="00D25E68" w:rsidRPr="004A7D7C">
          <w:rPr>
            <w:rFonts w:ascii="Times New Roman" w:hAnsi="Times New Roman" w:cs="Times New Roman"/>
            <w:highlight w:val="yellow"/>
            <w:lang w:eastAsia="zh-CN"/>
            <w:rPrChange w:id="411" w:author="吴敏" w:date="2023-05-10T00:25:00Z">
              <w:rPr>
                <w:highlight w:val="yellow"/>
                <w:lang w:eastAsia="zh-CN"/>
              </w:rPr>
            </w:rPrChange>
          </w:rPr>
          <w:t xml:space="preserve">The one </w:t>
        </w:r>
        <w:r w:rsidR="00D25E68" w:rsidRPr="004A7D7C">
          <w:rPr>
            <w:rFonts w:ascii="Times New Roman" w:hAnsi="Times New Roman" w:cs="Times New Roman" w:hint="eastAsia"/>
            <w:highlight w:val="yellow"/>
            <w:lang w:eastAsia="zh-CN"/>
            <w:rPrChange w:id="412" w:author="吴敏" w:date="2023-05-10T00:25:00Z">
              <w:rPr>
                <w:rFonts w:hint="eastAsia"/>
                <w:highlight w:val="yellow"/>
                <w:lang w:eastAsia="zh-CN"/>
              </w:rPr>
            </w:rPrChange>
          </w:rPr>
          <w:t>回归</w:t>
        </w:r>
        <w:r w:rsidR="00D25E68" w:rsidRPr="004A7D7C">
          <w:rPr>
            <w:rFonts w:ascii="Times New Roman" w:hAnsi="Times New Roman" w:cs="Times New Roman"/>
            <w:highlight w:val="yellow"/>
            <w:lang w:eastAsia="zh-CN"/>
            <w:rPrChange w:id="413" w:author="吴敏" w:date="2023-05-10T00:25:00Z">
              <w:rPr>
                <w:highlight w:val="yellow"/>
                <w:lang w:eastAsia="zh-CN"/>
              </w:rPr>
            </w:rPrChange>
          </w:rPr>
          <w:t>The one</w:t>
        </w:r>
        <w:r w:rsidR="00D25E68" w:rsidRPr="004A7D7C">
          <w:rPr>
            <w:rFonts w:ascii="PMingLiU" w:eastAsia="PMingLiU" w:hAnsi="PMingLiU" w:cs="Times New Roman" w:hint="eastAsia"/>
            <w:highlight w:val="yellow"/>
            <w:lang w:eastAsia="zh-CN"/>
            <w:rPrChange w:id="414" w:author="吴敏" w:date="2023-05-10T00:25:00Z">
              <w:rPr>
                <w:rFonts w:ascii="PMingLiU" w:eastAsia="PMingLiU" w:hAnsi="PMingLiU" w:hint="eastAsia"/>
                <w:highlight w:val="yellow"/>
                <w:lang w:eastAsia="zh-CN"/>
              </w:rPr>
            </w:rPrChange>
          </w:rPr>
          <w:t>，</w:t>
        </w:r>
      </w:ins>
      <w:r w:rsidRPr="004A7D7C">
        <w:rPr>
          <w:rFonts w:ascii="Times New Roman" w:eastAsia="KaiTi" w:hAnsi="Times New Roman" w:cs="Times New Roman" w:hint="eastAsia"/>
          <w:highlight w:val="yellow"/>
          <w:lang w:eastAsia="zh-CN"/>
          <w:rPrChange w:id="415" w:author="吴敏" w:date="2023-05-10T00:25:00Z">
            <w:rPr>
              <w:rFonts w:eastAsia="KaiTi" w:hint="eastAsia"/>
              <w:highlight w:val="yellow"/>
              <w:lang w:eastAsia="zh-CN"/>
            </w:rPr>
          </w:rPrChange>
        </w:rPr>
        <w:t>通过这样</w:t>
      </w:r>
      <w:del w:id="416" w:author="顏 秉田" w:date="2023-04-22T00:32:00Z">
        <w:r w:rsidRPr="004A7D7C" w:rsidDel="00D25E68">
          <w:rPr>
            <w:rFonts w:ascii="Times New Roman" w:eastAsia="KaiTi" w:hAnsi="Times New Roman" w:cs="Times New Roman" w:hint="eastAsia"/>
            <w:highlight w:val="yellow"/>
            <w:lang w:eastAsia="zh-CN"/>
            <w:rPrChange w:id="417" w:author="吴敏" w:date="2023-05-10T00:25:00Z">
              <w:rPr>
                <w:rFonts w:eastAsia="KaiTi" w:hint="eastAsia"/>
                <w:highlight w:val="yellow"/>
                <w:lang w:eastAsia="zh-CN"/>
              </w:rPr>
            </w:rPrChange>
          </w:rPr>
          <w:delText>或那样的</w:delText>
        </w:r>
      </w:del>
      <w:r w:rsidRPr="004A7D7C">
        <w:rPr>
          <w:rFonts w:ascii="Times New Roman" w:eastAsia="KaiTi" w:hAnsi="Times New Roman" w:cs="Times New Roman" w:hint="eastAsia"/>
          <w:highlight w:val="yellow"/>
          <w:lang w:eastAsia="zh-CN"/>
          <w:rPrChange w:id="418" w:author="吴敏" w:date="2023-05-10T00:25:00Z">
            <w:rPr>
              <w:rFonts w:eastAsia="KaiTi" w:hint="eastAsia"/>
              <w:highlight w:val="yellow"/>
              <w:lang w:eastAsia="zh-CN"/>
            </w:rPr>
          </w:rPrChange>
        </w:rPr>
        <w:t>方式形成一种“闭合电路”。</w:t>
      </w:r>
    </w:p>
    <w:p w14:paraId="0759F818" w14:textId="77777777" w:rsidR="00394B07" w:rsidRDefault="00394B07">
      <w:pPr>
        <w:pStyle w:val="a3"/>
        <w:numPr>
          <w:ilvl w:val="0"/>
          <w:numId w:val="7"/>
        </w:numPr>
        <w:ind w:left="480" w:firstLine="200"/>
        <w:jc w:val="both"/>
        <w:rPr>
          <w:ins w:id="419" w:author="吴敏" w:date="2023-05-09T21:39:00Z"/>
          <w:rFonts w:eastAsia="KaiTi"/>
          <w:highlight w:val="yellow"/>
          <w:lang w:eastAsia="zh-CN"/>
        </w:rPr>
        <w:pPrChange w:id="420" w:author="吴敏" w:date="2023-05-10T00:25:00Z">
          <w:pPr>
            <w:pStyle w:val="a3"/>
            <w:numPr>
              <w:numId w:val="7"/>
            </w:numPr>
            <w:ind w:left="360" w:firstLine="200"/>
            <w:jc w:val="both"/>
          </w:pPr>
        </w:pPrChange>
      </w:pPr>
    </w:p>
    <w:p w14:paraId="34E290B7" w14:textId="271A348B" w:rsidR="00FE7B4D" w:rsidRPr="00394B07" w:rsidRDefault="00FE7B4D">
      <w:pPr>
        <w:pStyle w:val="a3"/>
        <w:numPr>
          <w:ilvl w:val="0"/>
          <w:numId w:val="7"/>
        </w:numPr>
        <w:ind w:left="480" w:firstLine="200"/>
        <w:jc w:val="both"/>
        <w:rPr>
          <w:rFonts w:ascii="Times New Roman" w:eastAsia="KaiTi" w:hAnsi="Times New Roman" w:cs="Times New Roman"/>
          <w:highlight w:val="yellow"/>
          <w:lang w:eastAsia="zh-CN"/>
          <w:rPrChange w:id="421" w:author="吴敏" w:date="2023-05-09T21:39:00Z">
            <w:rPr>
              <w:highlight w:val="yellow"/>
              <w:lang w:eastAsia="zh-CN"/>
            </w:rPr>
          </w:rPrChange>
        </w:rPr>
        <w:pPrChange w:id="422" w:author="吴敏" w:date="2023-05-09T21:39:00Z">
          <w:pPr>
            <w:pStyle w:val="a3"/>
            <w:numPr>
              <w:numId w:val="7"/>
            </w:numPr>
            <w:ind w:left="360" w:firstLine="200"/>
            <w:jc w:val="both"/>
          </w:pPr>
        </w:pPrChange>
      </w:pPr>
      <w:r w:rsidRPr="00394B07">
        <w:rPr>
          <w:rFonts w:ascii="Times New Roman" w:eastAsia="KaiTi" w:hAnsi="Times New Roman" w:cs="Times New Roman" w:hint="eastAsia"/>
          <w:highlight w:val="yellow"/>
          <w:lang w:eastAsia="zh-CN"/>
          <w:rPrChange w:id="423" w:author="吴敏" w:date="2023-05-09T21:39:00Z">
            <w:rPr>
              <w:rFonts w:hint="eastAsia"/>
              <w:highlight w:val="yellow"/>
              <w:lang w:eastAsia="zh-CN"/>
            </w:rPr>
          </w:rPrChange>
        </w:rPr>
        <w:t>每一个有重量的物体都有电容量，从而与周围的</w:t>
      </w:r>
      <w:r w:rsidRPr="00394B07">
        <w:rPr>
          <w:rFonts w:ascii="Times New Roman" w:eastAsia="KaiTi" w:hAnsi="Times New Roman" w:cs="Times New Roman"/>
          <w:highlight w:val="yellow"/>
          <w:lang w:eastAsia="zh-CN"/>
          <w:rPrChange w:id="424" w:author="吴敏" w:date="2023-05-09T21:39:00Z">
            <w:rPr>
              <w:highlight w:val="yellow"/>
              <w:lang w:eastAsia="zh-CN"/>
            </w:rPr>
          </w:rPrChange>
        </w:rPr>
        <w:t>The one</w:t>
      </w:r>
      <w:r w:rsidRPr="00394B07">
        <w:rPr>
          <w:rFonts w:ascii="Times New Roman" w:eastAsia="KaiTi" w:hAnsi="Times New Roman" w:cs="Times New Roman" w:hint="eastAsia"/>
          <w:highlight w:val="yellow"/>
          <w:lang w:eastAsia="zh-CN"/>
          <w:rPrChange w:id="425" w:author="吴敏" w:date="2023-05-09T21:39:00Z">
            <w:rPr>
              <w:rFonts w:hint="eastAsia"/>
              <w:highlight w:val="yellow"/>
              <w:lang w:eastAsia="zh-CN"/>
            </w:rPr>
          </w:rPrChange>
        </w:rPr>
        <w:t>成比例地相互作用。（电容量：每一个质量都有一个能量承载的上限。这个最大容量会决定你的内在以及外在环境可以包含多少</w:t>
      </w:r>
      <w:r w:rsidRPr="00394B07">
        <w:rPr>
          <w:rFonts w:ascii="Times New Roman" w:eastAsia="KaiTi" w:hAnsi="Times New Roman" w:cs="Times New Roman"/>
          <w:highlight w:val="yellow"/>
          <w:lang w:eastAsia="zh-CN"/>
          <w:rPrChange w:id="426" w:author="吴敏" w:date="2023-05-09T21:39:00Z">
            <w:rPr>
              <w:highlight w:val="yellow"/>
              <w:lang w:eastAsia="zh-CN"/>
            </w:rPr>
          </w:rPrChange>
        </w:rPr>
        <w:t>The one</w:t>
      </w:r>
      <w:r w:rsidRPr="00394B07">
        <w:rPr>
          <w:rFonts w:ascii="Times New Roman" w:eastAsia="KaiTi" w:hAnsi="Times New Roman" w:cs="Times New Roman" w:hint="eastAsia"/>
          <w:highlight w:val="yellow"/>
          <w:lang w:eastAsia="zh-CN"/>
          <w:rPrChange w:id="427" w:author="吴敏" w:date="2023-05-09T21:39:00Z">
            <w:rPr>
              <w:rFonts w:hint="eastAsia"/>
              <w:highlight w:val="yellow"/>
              <w:lang w:eastAsia="zh-CN"/>
            </w:rPr>
          </w:rPrChange>
        </w:rPr>
        <w:t>以及</w:t>
      </w:r>
      <w:r w:rsidRPr="00394B07">
        <w:rPr>
          <w:rFonts w:ascii="Times New Roman" w:eastAsia="KaiTi" w:hAnsi="Times New Roman" w:cs="Times New Roman"/>
          <w:highlight w:val="yellow"/>
          <w:lang w:eastAsia="zh-CN"/>
          <w:rPrChange w:id="428" w:author="吴敏" w:date="2023-05-09T21:39:00Z">
            <w:rPr>
              <w:highlight w:val="yellow"/>
              <w:lang w:eastAsia="zh-CN"/>
            </w:rPr>
          </w:rPrChange>
        </w:rPr>
        <w:t>The one</w:t>
      </w:r>
      <w:r w:rsidRPr="00394B07">
        <w:rPr>
          <w:rFonts w:ascii="Times New Roman" w:eastAsia="KaiTi" w:hAnsi="Times New Roman" w:cs="Times New Roman" w:hint="eastAsia"/>
          <w:highlight w:val="yellow"/>
          <w:lang w:eastAsia="zh-CN"/>
          <w:rPrChange w:id="429" w:author="吴敏" w:date="2023-05-09T21:39:00Z">
            <w:rPr>
              <w:rFonts w:hint="eastAsia"/>
              <w:highlight w:val="yellow"/>
              <w:lang w:eastAsia="zh-CN"/>
            </w:rPr>
          </w:rPrChange>
        </w:rPr>
        <w:t>的密度。但是不仅仅限于质量内以内，而是可以在质量体以外形成。</w:t>
      </w:r>
    </w:p>
    <w:p w14:paraId="72D695DE" w14:textId="4A61EE89" w:rsidR="00FE7B4D" w:rsidRPr="00FE7B4D" w:rsidRDefault="00FE7B4D" w:rsidP="00A319C5">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lastRenderedPageBreak/>
        <w:t>在宇宙中没有物质是</w:t>
      </w:r>
      <w:ins w:id="430" w:author="顏 秉田" w:date="2023-04-22T00:33:00Z">
        <w:r w:rsidR="007E17DA">
          <w:rPr>
            <w:rFonts w:ascii="Times New Roman" w:hAnsi="Times New Roman" w:cs="Times New Roman" w:hint="eastAsia"/>
            <w:highlight w:val="yellow"/>
            <w:lang w:eastAsia="zh-CN"/>
          </w:rPr>
          <w:t>完全</w:t>
        </w:r>
      </w:ins>
      <w:r w:rsidRPr="00FE7B4D">
        <w:rPr>
          <w:rFonts w:ascii="Times New Roman" w:eastAsia="KaiTi" w:hAnsi="Times New Roman" w:cs="Times New Roman" w:hint="eastAsia"/>
          <w:highlight w:val="yellow"/>
          <w:lang w:eastAsia="zh-CN"/>
        </w:rPr>
        <w:t>静止的，静止的物质都会“衰退”回</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状态。（</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不是全然静止的，</w:t>
      </w:r>
      <w:ins w:id="431" w:author="顏 秉田" w:date="2023-04-22T00:33:00Z">
        <w:r w:rsidR="007E17DA">
          <w:rPr>
            <w:rFonts w:ascii="Times New Roman" w:hAnsi="Times New Roman" w:cs="Times New Roman" w:hint="eastAsia"/>
            <w:highlight w:val="yellow"/>
            <w:lang w:eastAsia="zh-CN"/>
          </w:rPr>
          <w:t>也</w:t>
        </w:r>
      </w:ins>
      <w:del w:id="432" w:author="顏 秉田" w:date="2023-04-22T00:33:00Z">
        <w:r w:rsidRPr="00FE7B4D" w:rsidDel="007E17DA">
          <w:rPr>
            <w:rFonts w:ascii="Times New Roman" w:eastAsia="KaiTi" w:hAnsi="Times New Roman" w:cs="Times New Roman" w:hint="eastAsia"/>
            <w:highlight w:val="yellow"/>
            <w:lang w:eastAsia="zh-CN"/>
          </w:rPr>
          <w:delText>而</w:delText>
        </w:r>
      </w:del>
      <w:r w:rsidRPr="00FE7B4D">
        <w:rPr>
          <w:rFonts w:ascii="Times New Roman" w:eastAsia="KaiTi" w:hAnsi="Times New Roman" w:cs="Times New Roman" w:hint="eastAsia"/>
          <w:highlight w:val="yellow"/>
          <w:lang w:eastAsia="zh-CN"/>
        </w:rPr>
        <w:t>是运动的，会以一个几乎没有移动的速度在移动。</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会扩张，也会收缩。</w:t>
      </w:r>
      <w:del w:id="433" w:author="顏 秉田" w:date="2023-04-22T00:34:00Z">
        <w:r w:rsidRPr="00FE7B4D" w:rsidDel="007E17DA">
          <w:rPr>
            <w:rFonts w:ascii="Times New Roman" w:eastAsia="KaiTi" w:hAnsi="Times New Roman" w:cs="Times New Roman" w:hint="eastAsia"/>
            <w:highlight w:val="yellow"/>
            <w:lang w:eastAsia="zh-CN"/>
          </w:rPr>
          <w:delText>不确定是否要在我们的论文中表达。宇宙中的第一个意念创造了第一个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，之后因为</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的自生性，</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开始无限扩张。第一个意念从何而来？不见得来自于我们这个宇宙。现在的物理学不一定在乎第一个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从哪里来，在乎怎么用。当第一个意念决定把</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收回去，就开始收缩了。或者说，如果他的念力衰退，一切就会回到第一个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。爱因斯提的质能方程，质量</w:delText>
        </w:r>
        <w:r w:rsidRPr="00FE7B4D" w:rsidDel="007E17DA">
          <w:rPr>
            <w:rFonts w:ascii="Times New Roman" w:eastAsia="KaiTi" w:hAnsi="Times New Roman" w:cs="Times New Roman" w:hint="eastAsia"/>
            <w:highlight w:val="yellow"/>
            <w:lang w:eastAsia="zh-CN"/>
          </w:rPr>
          <w:delText>/</w:delText>
        </w:r>
        <w:r w:rsidRPr="00FE7B4D" w:rsidDel="007E17DA">
          <w:rPr>
            <w:rFonts w:ascii="Times New Roman" w:eastAsia="KaiTi" w:hAnsi="Times New Roman" w:cs="Times New Roman" w:hint="eastAsia"/>
            <w:highlight w:val="yellow"/>
            <w:lang w:eastAsia="zh-CN"/>
          </w:rPr>
          <w:delText>愿力越大，能量就越大。质量是愿力的显化版，愿力是质量的初始版。</w:delText>
        </w:r>
        <w:r w:rsidRPr="00FE7B4D" w:rsidDel="007E17DA">
          <w:rPr>
            <w:rFonts w:ascii="Times New Roman" w:eastAsia="KaiTi" w:hAnsi="Times New Roman" w:cs="Times New Roman" w:hint="eastAsia"/>
            <w:highlight w:val="yellow"/>
            <w:lang w:eastAsia="zh-CN"/>
          </w:rPr>
          <w:delText xml:space="preserve"> </w:delText>
        </w:r>
      </w:del>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是运动速度最慢的，几乎是静止的。和</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相比，</w:t>
      </w:r>
      <w:del w:id="434" w:author="顏 秉田" w:date="2023-04-22T00:34:00Z">
        <w:r w:rsidRPr="00FE7B4D" w:rsidDel="007E17DA">
          <w:rPr>
            <w:rFonts w:ascii="Times New Roman" w:eastAsia="KaiTi" w:hAnsi="Times New Roman" w:cs="Times New Roman" w:hint="eastAsia"/>
            <w:highlight w:val="yellow"/>
            <w:lang w:eastAsia="zh-CN"/>
          </w:rPr>
          <w:delText>以太也是运动的，它的运动速度比</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快一些；</w:delText>
        </w:r>
      </w:del>
      <w:r w:rsidRPr="00FE7B4D">
        <w:rPr>
          <w:rFonts w:ascii="Times New Roman" w:eastAsia="KaiTi" w:hAnsi="Times New Roman" w:cs="Times New Roman" w:hint="eastAsia"/>
          <w:highlight w:val="yellow"/>
          <w:lang w:eastAsia="zh-CN"/>
        </w:rPr>
        <w:t>电磁波的运动比</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快一些。如果</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比它们都快，它们就没有办法跟上</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就没有办法成为介质。介质相对不动。铁轨不会跑得比高铁快，不然铁轨就载人了。</w:t>
      </w:r>
      <w:del w:id="435" w:author="顏 秉田" w:date="2023-04-22T00:34:00Z">
        <w:r w:rsidRPr="00FE7B4D" w:rsidDel="007E17DA">
          <w:rPr>
            <w:rFonts w:ascii="Times New Roman" w:eastAsia="KaiTi" w:hAnsi="Times New Roman" w:cs="Times New Roman" w:hint="eastAsia"/>
            <w:highlight w:val="yellow"/>
            <w:lang w:eastAsia="zh-CN"/>
          </w:rPr>
          <w:delText>所以学生要比老师跑得快。物质回到的状态取决于它最原始的状态。气体就回到气体，物质就回到物质，</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就回到</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越接近静止的物质，会根据它们的状态。释迦牟尼佛的地水火风空的理论比较完善。地会回归到地，。。。空就回归到空。空可以暂时用以太来描述。在地球可以用以太来描述，离开地球就没有办法用以太来描述。）</w:delText>
        </w:r>
      </w:del>
    </w:p>
    <w:p w14:paraId="066063C3" w14:textId="087BF156" w:rsidR="00B45500" w:rsidDel="001E3328" w:rsidRDefault="001325DB" w:rsidP="001E3328">
      <w:pPr>
        <w:pStyle w:val="a3"/>
        <w:numPr>
          <w:ilvl w:val="0"/>
          <w:numId w:val="7"/>
        </w:numPr>
        <w:ind w:left="480" w:firstLine="200"/>
        <w:jc w:val="both"/>
        <w:rPr>
          <w:del w:id="436" w:author="吴敏" w:date="2023-05-01T23:24:00Z"/>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w:t>
      </w:r>
      <w:r w:rsidRPr="002E69B1">
        <w:rPr>
          <w:rFonts w:ascii="Times New Roman" w:eastAsia="KaiTi" w:hAnsi="Times New Roman" w:cs="Times New Roman" w:hint="eastAsia"/>
          <w:highlight w:val="yellow"/>
          <w:lang w:eastAsia="zh-CN"/>
        </w:rPr>
        <w:t>The</w:t>
      </w:r>
      <w:r w:rsidRPr="002E69B1">
        <w:rPr>
          <w:rFonts w:ascii="Times New Roman" w:eastAsia="KaiTi" w:hAnsi="Times New Roman" w:cs="Times New Roman"/>
          <w:highlight w:val="yellow"/>
          <w:lang w:eastAsia="zh-CN"/>
        </w:rPr>
        <w:t xml:space="preserve"> one</w:t>
      </w:r>
      <w:r w:rsidRPr="002E69B1">
        <w:rPr>
          <w:rFonts w:ascii="Times New Roman" w:eastAsia="KaiTi" w:hAnsi="Times New Roman" w:cs="Times New Roman" w:hint="eastAsia"/>
          <w:highlight w:val="yellow"/>
          <w:lang w:eastAsia="zh-CN"/>
        </w:rPr>
        <w:t>”可以影响时间的运动。</w:t>
      </w:r>
      <w:r w:rsidR="00FE7B4D" w:rsidRPr="001325DB">
        <w:rPr>
          <w:rFonts w:ascii="Times New Roman" w:eastAsia="KaiTi" w:hAnsi="Times New Roman" w:cs="Times New Roman" w:hint="eastAsia"/>
          <w:highlight w:val="yellow"/>
          <w:lang w:eastAsia="zh-CN"/>
        </w:rPr>
        <w:t>宇宙中的运动产生了时间幻觉，时间只是对事件的人为“测量”。（越接近</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，就越接近静止。安静的静不止是运动，安静下来才可以感受</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并重新创造</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。从人体的构造来说，越接近静，就越可以感受到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。越接近动，就越难以感受到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w:t>
      </w:r>
    </w:p>
    <w:p w14:paraId="15E62153" w14:textId="77777777" w:rsidR="001E3328" w:rsidRPr="007177A8" w:rsidRDefault="001E3328" w:rsidP="000545F1">
      <w:pPr>
        <w:pStyle w:val="a3"/>
        <w:numPr>
          <w:ilvl w:val="0"/>
          <w:numId w:val="7"/>
        </w:numPr>
        <w:ind w:left="480" w:firstLine="200"/>
        <w:jc w:val="both"/>
        <w:rPr>
          <w:ins w:id="437" w:author="吴敏" w:date="2023-05-01T23:24:00Z"/>
          <w:rFonts w:ascii="Times New Roman" w:eastAsia="KaiTi" w:hAnsi="Times New Roman" w:cs="Times New Roman"/>
          <w:highlight w:val="yellow"/>
          <w:lang w:eastAsia="zh-CN"/>
        </w:rPr>
      </w:pPr>
    </w:p>
    <w:p w14:paraId="4EB75A94" w14:textId="77777777" w:rsidR="003579A3" w:rsidRPr="001E3328" w:rsidDel="004527FD" w:rsidRDefault="003579A3">
      <w:pPr>
        <w:pStyle w:val="a3"/>
        <w:numPr>
          <w:ilvl w:val="0"/>
          <w:numId w:val="7"/>
        </w:numPr>
        <w:ind w:left="480" w:firstLine="200"/>
        <w:jc w:val="both"/>
        <w:rPr>
          <w:del w:id="438" w:author="吴敏" w:date="2023-04-22T16:32:00Z"/>
          <w:rFonts w:ascii="Times New Roman" w:eastAsia="KaiTi" w:hAnsi="Times New Roman" w:cs="Times New Roman"/>
          <w:lang w:eastAsia="zh-CN"/>
          <w:rPrChange w:id="439" w:author="吴敏" w:date="2023-05-01T23:24:00Z">
            <w:rPr>
              <w:del w:id="440" w:author="吴敏" w:date="2023-04-22T16:32:00Z"/>
              <w:lang w:eastAsia="zh-CN"/>
            </w:rPr>
          </w:rPrChange>
        </w:rPr>
        <w:pPrChange w:id="441" w:author="吴敏" w:date="2023-05-01T23:24:00Z">
          <w:pPr>
            <w:jc w:val="both"/>
          </w:pPr>
        </w:pPrChange>
      </w:pPr>
    </w:p>
    <w:p w14:paraId="3E125D27" w14:textId="618C6606" w:rsidR="0094030C" w:rsidRPr="00D46FD0" w:rsidDel="004527FD" w:rsidRDefault="0094030C">
      <w:pPr>
        <w:pStyle w:val="a3"/>
        <w:rPr>
          <w:del w:id="442" w:author="吴敏" w:date="2023-04-22T16:32:00Z"/>
          <w:rFonts w:ascii="Times New Roman" w:eastAsia="KaiTi" w:hAnsi="Times New Roman" w:cs="Times New Roman"/>
          <w:lang w:eastAsia="zh-CN"/>
          <w:rPrChange w:id="443" w:author="吴敏" w:date="2023-05-10T00:36:00Z">
            <w:rPr>
              <w:del w:id="444" w:author="吴敏" w:date="2023-04-22T16:32:00Z"/>
              <w:lang w:eastAsia="zh-CN"/>
            </w:rPr>
          </w:rPrChange>
        </w:rPr>
        <w:pPrChange w:id="445" w:author="吴敏" w:date="2023-05-01T23:24:00Z">
          <w:pPr>
            <w:pStyle w:val="a3"/>
            <w:ind w:firstLine="200"/>
            <w:jc w:val="both"/>
          </w:pPr>
        </w:pPrChange>
      </w:pPr>
    </w:p>
    <w:p w14:paraId="576BCA0F" w14:textId="55750AA1" w:rsidR="0094030C" w:rsidRPr="00D46FD0" w:rsidDel="007E17DA" w:rsidRDefault="0094030C">
      <w:pPr>
        <w:pStyle w:val="a3"/>
        <w:rPr>
          <w:del w:id="446" w:author="顏 秉田" w:date="2023-04-22T00:35:00Z"/>
          <w:rFonts w:ascii="Times New Roman" w:eastAsia="KaiTi" w:hAnsi="Times New Roman" w:cs="Times New Roman"/>
          <w:lang w:eastAsia="zh-CN"/>
          <w:rPrChange w:id="447" w:author="吴敏" w:date="2023-05-10T00:36:00Z">
            <w:rPr>
              <w:del w:id="448" w:author="顏 秉田" w:date="2023-04-22T00:35:00Z"/>
              <w:lang w:eastAsia="zh-CN"/>
            </w:rPr>
          </w:rPrChange>
        </w:rPr>
        <w:pPrChange w:id="449" w:author="吴敏" w:date="2023-05-01T23:24:00Z">
          <w:pPr>
            <w:pStyle w:val="a3"/>
            <w:ind w:firstLine="200"/>
            <w:jc w:val="both"/>
          </w:pPr>
        </w:pPrChange>
      </w:pPr>
      <w:del w:id="450" w:author="顏 秉田" w:date="2023-04-22T00:35:00Z">
        <w:r w:rsidRPr="00D46FD0" w:rsidDel="007E17DA">
          <w:rPr>
            <w:rFonts w:ascii="Times New Roman" w:eastAsia="KaiTi" w:hAnsi="Times New Roman" w:cs="Times New Roman" w:hint="eastAsia"/>
            <w:lang w:eastAsia="zh-CN"/>
            <w:rPrChange w:id="451" w:author="吴敏" w:date="2023-05-10T00:36:00Z">
              <w:rPr>
                <w:rFonts w:hint="eastAsia"/>
                <w:lang w:eastAsia="zh-CN"/>
              </w:rPr>
            </w:rPrChange>
          </w:rPr>
          <w:delText>宇宙的本质就像是震动和波的交响乐。</w:delText>
        </w:r>
      </w:del>
    </w:p>
    <w:p w14:paraId="5D3379DD" w14:textId="6F354E4B" w:rsidR="0094030C" w:rsidRPr="00D46FD0" w:rsidDel="007E17DA" w:rsidRDefault="0094030C">
      <w:pPr>
        <w:pStyle w:val="a3"/>
        <w:rPr>
          <w:del w:id="452" w:author="顏 秉田" w:date="2023-04-22T00:35:00Z"/>
          <w:rFonts w:ascii="Times New Roman" w:eastAsia="KaiTi" w:hAnsi="Times New Roman" w:cs="Times New Roman"/>
          <w:lang w:eastAsia="zh-CN"/>
          <w:rPrChange w:id="453" w:author="吴敏" w:date="2023-05-10T00:36:00Z">
            <w:rPr>
              <w:del w:id="454" w:author="顏 秉田" w:date="2023-04-22T00:35:00Z"/>
              <w:lang w:eastAsia="zh-CN"/>
            </w:rPr>
          </w:rPrChange>
        </w:rPr>
        <w:pPrChange w:id="455" w:author="吴敏" w:date="2023-05-01T23:24:00Z">
          <w:pPr>
            <w:pStyle w:val="a3"/>
            <w:ind w:firstLine="200"/>
            <w:jc w:val="both"/>
          </w:pPr>
        </w:pPrChange>
      </w:pPr>
      <w:del w:id="456" w:author="顏 秉田" w:date="2023-04-22T00:35:00Z">
        <w:r w:rsidRPr="00D46FD0" w:rsidDel="007E17DA">
          <w:rPr>
            <w:rFonts w:ascii="Times New Roman" w:eastAsia="KaiTi" w:hAnsi="Times New Roman" w:cs="Times New Roman" w:hint="eastAsia"/>
            <w:lang w:eastAsia="zh-CN"/>
            <w:rPrChange w:id="457" w:author="吴敏" w:date="2023-05-10T00:36:00Z">
              <w:rPr>
                <w:rFonts w:hint="eastAsia"/>
                <w:lang w:eastAsia="zh-CN"/>
              </w:rPr>
            </w:rPrChange>
          </w:rPr>
          <w:delText>所有的一切都是电；</w:delText>
        </w:r>
      </w:del>
    </w:p>
    <w:p w14:paraId="1AD6FA04" w14:textId="669EB4CD" w:rsidR="0094030C" w:rsidRPr="00D46FD0" w:rsidDel="007E17DA" w:rsidRDefault="0094030C">
      <w:pPr>
        <w:pStyle w:val="a3"/>
        <w:rPr>
          <w:del w:id="458" w:author="顏 秉田" w:date="2023-04-22T00:35:00Z"/>
          <w:rFonts w:ascii="Times New Roman" w:eastAsia="KaiTi" w:hAnsi="Times New Roman" w:cs="Times New Roman"/>
          <w:lang w:eastAsia="zh-CN"/>
          <w:rPrChange w:id="459" w:author="吴敏" w:date="2023-05-10T00:36:00Z">
            <w:rPr>
              <w:del w:id="460" w:author="顏 秉田" w:date="2023-04-22T00:35:00Z"/>
              <w:lang w:eastAsia="zh-CN"/>
            </w:rPr>
          </w:rPrChange>
        </w:rPr>
        <w:pPrChange w:id="461" w:author="吴敏" w:date="2023-05-01T23:24:00Z">
          <w:pPr>
            <w:pStyle w:val="a3"/>
            <w:ind w:firstLine="200"/>
            <w:jc w:val="both"/>
          </w:pPr>
        </w:pPrChange>
      </w:pPr>
      <w:del w:id="462" w:author="顏 秉田" w:date="2023-04-22T00:35:00Z">
        <w:r w:rsidRPr="00D46FD0" w:rsidDel="007E17DA">
          <w:rPr>
            <w:rFonts w:ascii="Times New Roman" w:eastAsia="KaiTi" w:hAnsi="Times New Roman" w:cs="Times New Roman" w:hint="eastAsia"/>
            <w:lang w:eastAsia="zh-CN"/>
            <w:rPrChange w:id="463" w:author="吴敏" w:date="2023-05-10T00:36:00Z">
              <w:rPr>
                <w:rFonts w:hint="eastAsia"/>
                <w:lang w:eastAsia="zh-CN"/>
              </w:rPr>
            </w:rPrChange>
          </w:rPr>
          <w:delText>宇宙的各种表现都是生命力的呈现。</w:delText>
        </w:r>
      </w:del>
    </w:p>
    <w:p w14:paraId="4442200E" w14:textId="5AF58F26" w:rsidR="0094030C" w:rsidRPr="00D46FD0" w:rsidDel="007E17DA" w:rsidRDefault="0094030C">
      <w:pPr>
        <w:pStyle w:val="a3"/>
        <w:rPr>
          <w:del w:id="464" w:author="顏 秉田" w:date="2023-04-22T00:35:00Z"/>
          <w:rFonts w:ascii="Times New Roman" w:eastAsia="KaiTi" w:hAnsi="Times New Roman" w:cs="Times New Roman"/>
          <w:lang w:eastAsia="zh-CN"/>
          <w:rPrChange w:id="465" w:author="吴敏" w:date="2023-05-10T00:36:00Z">
            <w:rPr>
              <w:del w:id="466" w:author="顏 秉田" w:date="2023-04-22T00:35:00Z"/>
              <w:lang w:eastAsia="zh-CN"/>
            </w:rPr>
          </w:rPrChange>
        </w:rPr>
        <w:pPrChange w:id="467" w:author="吴敏" w:date="2023-05-01T23:24:00Z">
          <w:pPr>
            <w:pStyle w:val="a3"/>
            <w:ind w:firstLine="200"/>
            <w:jc w:val="both"/>
          </w:pPr>
        </w:pPrChange>
      </w:pPr>
      <w:del w:id="468" w:author="顏 秉田" w:date="2023-04-22T00:35:00Z">
        <w:r w:rsidRPr="00D46FD0" w:rsidDel="007E17DA">
          <w:rPr>
            <w:rFonts w:ascii="Times New Roman" w:eastAsia="KaiTi" w:hAnsi="Times New Roman" w:cs="Times New Roman" w:hint="eastAsia"/>
            <w:lang w:eastAsia="zh-CN"/>
            <w:rPrChange w:id="469" w:author="吴敏" w:date="2023-05-10T00:36:00Z">
              <w:rPr>
                <w:rFonts w:hint="eastAsia"/>
                <w:lang w:eastAsia="zh-CN"/>
              </w:rPr>
            </w:rPrChange>
          </w:rPr>
          <w:delText>我是</w:delText>
        </w:r>
        <w:r w:rsidRPr="00D46FD0" w:rsidDel="007E17DA">
          <w:rPr>
            <w:rFonts w:ascii="Times New Roman" w:eastAsia="KaiTi" w:hAnsi="Times New Roman" w:cs="Times New Roman"/>
            <w:lang w:eastAsia="zh-CN"/>
            <w:rPrChange w:id="470" w:author="吴敏" w:date="2023-05-10T00:36:00Z">
              <w:rPr>
                <w:lang w:eastAsia="zh-CN"/>
              </w:rPr>
            </w:rPrChange>
          </w:rPr>
          <w:delText>The one</w:delText>
        </w:r>
        <w:r w:rsidRPr="00D46FD0" w:rsidDel="007E17DA">
          <w:rPr>
            <w:rFonts w:ascii="Times New Roman" w:eastAsia="KaiTi" w:hAnsi="Times New Roman" w:cs="Times New Roman" w:hint="eastAsia"/>
            <w:lang w:eastAsia="zh-CN"/>
            <w:rPrChange w:id="471" w:author="吴敏" w:date="2023-05-10T00:36:00Z">
              <w:rPr>
                <w:rFonts w:hint="eastAsia"/>
                <w:lang w:eastAsia="zh-CN"/>
              </w:rPr>
            </w:rPrChange>
          </w:rPr>
          <w:delText>的一部分，</w:delText>
        </w:r>
        <w:r w:rsidRPr="00D46FD0" w:rsidDel="007E17DA">
          <w:rPr>
            <w:rFonts w:ascii="Times New Roman" w:eastAsia="KaiTi" w:hAnsi="Times New Roman" w:cs="Times New Roman"/>
            <w:lang w:eastAsia="zh-CN"/>
            <w:rPrChange w:id="472" w:author="吴敏" w:date="2023-05-10T00:36:00Z">
              <w:rPr>
                <w:lang w:eastAsia="zh-CN"/>
              </w:rPr>
            </w:rPrChange>
          </w:rPr>
          <w:delText>The one</w:delText>
        </w:r>
        <w:r w:rsidRPr="00D46FD0" w:rsidDel="007E17DA">
          <w:rPr>
            <w:rFonts w:ascii="Times New Roman" w:eastAsia="KaiTi" w:hAnsi="Times New Roman" w:cs="Times New Roman" w:hint="eastAsia"/>
            <w:lang w:eastAsia="zh-CN"/>
            <w:rPrChange w:id="473" w:author="吴敏" w:date="2023-05-10T00:36:00Z">
              <w:rPr>
                <w:rFonts w:hint="eastAsia"/>
                <w:lang w:eastAsia="zh-CN"/>
              </w:rPr>
            </w:rPrChange>
          </w:rPr>
          <w:delText>填满了我的六个感官：</w:delText>
        </w:r>
      </w:del>
    </w:p>
    <w:p w14:paraId="37D48032" w14:textId="1C849C55" w:rsidR="0094030C" w:rsidRPr="00D46FD0" w:rsidDel="007E17DA" w:rsidRDefault="0094030C">
      <w:pPr>
        <w:pStyle w:val="a3"/>
        <w:rPr>
          <w:del w:id="474" w:author="顏 秉田" w:date="2023-04-22T00:35:00Z"/>
          <w:rFonts w:ascii="Times New Roman" w:eastAsia="KaiTi" w:hAnsi="Times New Roman" w:cs="Times New Roman"/>
          <w:lang w:eastAsia="zh-CN"/>
          <w:rPrChange w:id="475" w:author="吴敏" w:date="2023-05-10T00:36:00Z">
            <w:rPr>
              <w:del w:id="476" w:author="顏 秉田" w:date="2023-04-22T00:35:00Z"/>
              <w:lang w:eastAsia="zh-CN"/>
            </w:rPr>
          </w:rPrChange>
        </w:rPr>
        <w:pPrChange w:id="477" w:author="吴敏" w:date="2023-05-01T23:24:00Z">
          <w:pPr>
            <w:pStyle w:val="a3"/>
            <w:ind w:firstLine="200"/>
            <w:jc w:val="both"/>
          </w:pPr>
        </w:pPrChange>
      </w:pPr>
      <w:del w:id="478" w:author="顏 秉田" w:date="2023-04-22T00:35:00Z">
        <w:r w:rsidRPr="00D46FD0" w:rsidDel="007E17DA">
          <w:rPr>
            <w:rFonts w:ascii="Times New Roman" w:eastAsia="KaiTi" w:hAnsi="Times New Roman" w:cs="Times New Roman" w:hint="eastAsia"/>
            <w:lang w:eastAsia="zh-CN"/>
            <w:rPrChange w:id="479" w:author="吴敏" w:date="2023-05-10T00:36:00Z">
              <w:rPr>
                <w:rFonts w:hint="eastAsia"/>
                <w:lang w:eastAsia="zh-CN"/>
              </w:rPr>
            </w:rPrChange>
          </w:rPr>
          <w:delText>视觉，听觉，感觉，嗅觉，触觉，思考。</w:delText>
        </w:r>
      </w:del>
    </w:p>
    <w:p w14:paraId="6E46C019" w14:textId="6D75B05C" w:rsidR="0094030C" w:rsidRPr="00D46FD0" w:rsidDel="007E17DA" w:rsidRDefault="0094030C">
      <w:pPr>
        <w:pStyle w:val="a3"/>
        <w:rPr>
          <w:del w:id="480" w:author="顏 秉田" w:date="2023-04-22T00:35:00Z"/>
          <w:rFonts w:ascii="Times New Roman" w:eastAsia="KaiTi" w:hAnsi="Times New Roman" w:cs="Times New Roman"/>
          <w:lang w:eastAsia="zh-CN"/>
          <w:rPrChange w:id="481" w:author="吴敏" w:date="2023-05-10T00:36:00Z">
            <w:rPr>
              <w:del w:id="482" w:author="顏 秉田" w:date="2023-04-22T00:35:00Z"/>
              <w:lang w:eastAsia="zh-CN"/>
            </w:rPr>
          </w:rPrChange>
        </w:rPr>
        <w:pPrChange w:id="483" w:author="吴敏" w:date="2023-05-01T23:24:00Z">
          <w:pPr>
            <w:pStyle w:val="a3"/>
            <w:ind w:firstLine="200"/>
            <w:jc w:val="both"/>
          </w:pPr>
        </w:pPrChange>
      </w:pPr>
      <w:del w:id="484" w:author="顏 秉田" w:date="2023-04-22T00:35:00Z">
        <w:r w:rsidRPr="00D46FD0" w:rsidDel="007E17DA">
          <w:rPr>
            <w:rFonts w:ascii="Times New Roman" w:eastAsia="KaiTi" w:hAnsi="Times New Roman" w:cs="Times New Roman" w:hint="eastAsia"/>
            <w:lang w:eastAsia="zh-CN"/>
            <w:rPrChange w:id="485" w:author="吴敏" w:date="2023-05-10T00:36:00Z">
              <w:rPr>
                <w:rFonts w:hint="eastAsia"/>
                <w:lang w:eastAsia="zh-CN"/>
              </w:rPr>
            </w:rPrChange>
          </w:rPr>
          <w:delText>思考就是我的第六感。</w:delText>
        </w:r>
      </w:del>
    </w:p>
    <w:p w14:paraId="6232F19C" w14:textId="56FBB26E" w:rsidR="0094030C" w:rsidRPr="00D46FD0" w:rsidDel="007E17DA" w:rsidRDefault="0094030C">
      <w:pPr>
        <w:pStyle w:val="a3"/>
        <w:rPr>
          <w:del w:id="486" w:author="顏 秉田" w:date="2023-04-22T00:35:00Z"/>
          <w:rFonts w:ascii="Times New Roman" w:eastAsia="KaiTi" w:hAnsi="Times New Roman" w:cs="Times New Roman"/>
          <w:lang w:eastAsia="zh-CN"/>
          <w:rPrChange w:id="487" w:author="吴敏" w:date="2023-05-10T00:36:00Z">
            <w:rPr>
              <w:del w:id="488" w:author="顏 秉田" w:date="2023-04-22T00:35:00Z"/>
              <w:lang w:eastAsia="zh-CN"/>
            </w:rPr>
          </w:rPrChange>
        </w:rPr>
        <w:pPrChange w:id="489" w:author="吴敏" w:date="2023-05-01T23:24:00Z">
          <w:pPr>
            <w:pStyle w:val="a3"/>
            <w:ind w:firstLine="200"/>
            <w:jc w:val="both"/>
          </w:pPr>
        </w:pPrChange>
      </w:pPr>
    </w:p>
    <w:p w14:paraId="54221C0D" w14:textId="41F85D06" w:rsidR="0094030C" w:rsidRPr="00D46FD0" w:rsidDel="007E17DA" w:rsidRDefault="0094030C">
      <w:pPr>
        <w:pStyle w:val="a3"/>
        <w:rPr>
          <w:del w:id="490" w:author="顏 秉田" w:date="2023-04-22T00:35:00Z"/>
          <w:rFonts w:ascii="Times New Roman" w:eastAsia="KaiTi" w:hAnsi="Times New Roman" w:cs="Times New Roman"/>
          <w:lang w:eastAsia="zh-CN"/>
          <w:rPrChange w:id="491" w:author="吴敏" w:date="2023-05-10T00:36:00Z">
            <w:rPr>
              <w:del w:id="492" w:author="顏 秉田" w:date="2023-04-22T00:35:00Z"/>
              <w:lang w:eastAsia="zh-CN"/>
            </w:rPr>
          </w:rPrChange>
        </w:rPr>
        <w:pPrChange w:id="493" w:author="吴敏" w:date="2023-05-01T23:24:00Z">
          <w:pPr>
            <w:pStyle w:val="a3"/>
            <w:ind w:firstLine="200"/>
            <w:jc w:val="both"/>
          </w:pPr>
        </w:pPrChange>
      </w:pPr>
      <w:del w:id="494" w:author="顏 秉田" w:date="2023-04-22T00:35:00Z">
        <w:r w:rsidRPr="00D46FD0" w:rsidDel="007E17DA">
          <w:rPr>
            <w:rFonts w:ascii="Times New Roman" w:eastAsia="KaiTi" w:hAnsi="Times New Roman" w:cs="Times New Roman" w:hint="eastAsia"/>
            <w:lang w:eastAsia="zh-CN"/>
            <w:rPrChange w:id="495" w:author="吴敏" w:date="2023-05-10T00:36:00Z">
              <w:rPr>
                <w:rFonts w:hint="eastAsia"/>
                <w:lang w:eastAsia="zh-CN"/>
              </w:rPr>
            </w:rPrChange>
          </w:rPr>
          <w:delText>因此，宇宙的本质就是</w:delText>
        </w:r>
        <w:r w:rsidRPr="00D46FD0" w:rsidDel="007E17DA">
          <w:rPr>
            <w:rFonts w:ascii="Times New Roman" w:eastAsia="KaiTi" w:hAnsi="Times New Roman" w:cs="Times New Roman"/>
            <w:lang w:eastAsia="zh-CN"/>
            <w:rPrChange w:id="496" w:author="吴敏" w:date="2023-05-10T00:36:00Z">
              <w:rPr>
                <w:lang w:eastAsia="zh-CN"/>
              </w:rPr>
            </w:rPrChange>
          </w:rPr>
          <w:delText>The one</w:delText>
        </w:r>
        <w:r w:rsidRPr="00D46FD0" w:rsidDel="007E17DA">
          <w:rPr>
            <w:rFonts w:ascii="Times New Roman" w:eastAsia="KaiTi" w:hAnsi="Times New Roman" w:cs="Times New Roman" w:hint="eastAsia"/>
            <w:lang w:eastAsia="zh-CN"/>
            <w:rPrChange w:id="497" w:author="吴敏" w:date="2023-05-10T00:36:00Z">
              <w:rPr>
                <w:rFonts w:hint="eastAsia"/>
                <w:lang w:eastAsia="zh-CN"/>
              </w:rPr>
            </w:rPrChange>
          </w:rPr>
          <w:delText>，包含了波、电、磁、</w:delText>
        </w:r>
        <w:r w:rsidRPr="00D46FD0" w:rsidDel="007E17DA">
          <w:rPr>
            <w:rFonts w:ascii="Times New Roman" w:eastAsia="KaiTi" w:hAnsi="Times New Roman" w:cs="Times New Roman"/>
            <w:lang w:eastAsia="zh-CN"/>
            <w:rPrChange w:id="498" w:author="吴敏" w:date="2023-05-10T00:36:00Z">
              <w:rPr>
                <w:lang w:eastAsia="zh-CN"/>
              </w:rPr>
            </w:rPrChange>
          </w:rPr>
          <w:delText>…</w:delText>
        </w:r>
      </w:del>
    </w:p>
    <w:p w14:paraId="4C526CA6" w14:textId="35C4F8E0" w:rsidR="0094030C" w:rsidRPr="00D46FD0" w:rsidDel="004527FD" w:rsidRDefault="0094030C">
      <w:pPr>
        <w:pStyle w:val="a3"/>
        <w:rPr>
          <w:del w:id="499" w:author="吴敏" w:date="2023-04-22T16:32:00Z"/>
          <w:rFonts w:ascii="Times New Roman" w:eastAsia="KaiTi" w:hAnsi="Times New Roman" w:cs="Times New Roman"/>
          <w:lang w:eastAsia="zh-CN"/>
          <w:rPrChange w:id="500" w:author="吴敏" w:date="2023-05-10T00:36:00Z">
            <w:rPr>
              <w:del w:id="501" w:author="吴敏" w:date="2023-04-22T16:32:00Z"/>
              <w:lang w:eastAsia="zh-CN"/>
            </w:rPr>
          </w:rPrChange>
        </w:rPr>
        <w:pPrChange w:id="502" w:author="吴敏" w:date="2023-05-01T23:24:00Z">
          <w:pPr>
            <w:pStyle w:val="a3"/>
            <w:ind w:firstLine="200"/>
            <w:jc w:val="both"/>
          </w:pPr>
        </w:pPrChange>
      </w:pPr>
    </w:p>
    <w:p w14:paraId="2DED9EB5" w14:textId="1639E9EE" w:rsidR="00665D60" w:rsidRPr="00D46FD0" w:rsidDel="007E17DA" w:rsidRDefault="00665D60">
      <w:pPr>
        <w:pStyle w:val="a3"/>
        <w:rPr>
          <w:del w:id="503" w:author="顏 秉田" w:date="2023-04-22T00:38:00Z"/>
          <w:rFonts w:ascii="Times New Roman" w:eastAsia="KaiTi" w:hAnsi="Times New Roman" w:cs="Times New Roman"/>
          <w:lang w:eastAsia="zh-CN"/>
          <w:rPrChange w:id="504" w:author="吴敏" w:date="2023-05-10T00:36:00Z">
            <w:rPr>
              <w:del w:id="505" w:author="顏 秉田" w:date="2023-04-22T00:38:00Z"/>
              <w:shd w:val="clear" w:color="auto" w:fill="92D050"/>
              <w:lang w:eastAsia="zh-CN"/>
            </w:rPr>
          </w:rPrChange>
        </w:rPr>
        <w:pPrChange w:id="506" w:author="吴敏" w:date="2023-05-01T23:24:00Z">
          <w:pPr>
            <w:pStyle w:val="a3"/>
            <w:ind w:firstLine="200"/>
            <w:jc w:val="both"/>
          </w:pPr>
        </w:pPrChange>
      </w:pPr>
      <w:del w:id="507" w:author="顏 秉田" w:date="2023-04-22T00:38:00Z">
        <w:r w:rsidRPr="00D46FD0" w:rsidDel="007E17DA">
          <w:rPr>
            <w:rFonts w:ascii="Times New Roman" w:eastAsia="KaiTi" w:hAnsi="Times New Roman" w:cs="Times New Roman"/>
            <w:lang w:eastAsia="zh-CN"/>
            <w:rPrChange w:id="508" w:author="吴敏" w:date="2023-05-10T00:36:00Z">
              <w:rPr>
                <w:shd w:val="clear" w:color="auto" w:fill="92D050"/>
                <w:lang w:eastAsia="zh-CN"/>
              </w:rPr>
            </w:rPrChange>
          </w:rPr>
          <w:delText>The one</w:delText>
        </w:r>
        <w:r w:rsidRPr="00D46FD0" w:rsidDel="007E17DA">
          <w:rPr>
            <w:rFonts w:ascii="Times New Roman" w:eastAsia="KaiTi" w:hAnsi="Times New Roman" w:cs="Times New Roman" w:hint="eastAsia"/>
            <w:lang w:eastAsia="zh-CN"/>
            <w:rPrChange w:id="509" w:author="吴敏" w:date="2023-05-10T00:36:00Z">
              <w:rPr>
                <w:rFonts w:hint="eastAsia"/>
                <w:shd w:val="clear" w:color="auto" w:fill="92D050"/>
                <w:lang w:eastAsia="zh-CN"/>
              </w:rPr>
            </w:rPrChange>
          </w:rPr>
          <w:delText>是“终极”介质：一种极富弹性的稀薄炁体，允许有质量的物质几乎自由穿过。</w:delText>
        </w:r>
      </w:del>
    </w:p>
    <w:p w14:paraId="0FEE6238" w14:textId="14FA9FA2" w:rsidR="00665D60" w:rsidRPr="00D46FD0" w:rsidDel="007E17DA" w:rsidRDefault="00665D60">
      <w:pPr>
        <w:pStyle w:val="a3"/>
        <w:rPr>
          <w:del w:id="510" w:author="顏 秉田" w:date="2023-04-22T00:38:00Z"/>
          <w:rFonts w:ascii="Times New Roman" w:eastAsia="KaiTi" w:hAnsi="Times New Roman" w:cs="Times New Roman"/>
          <w:lang w:eastAsia="zh-CN"/>
          <w:rPrChange w:id="511" w:author="吴敏" w:date="2023-05-10T00:36:00Z">
            <w:rPr>
              <w:del w:id="512" w:author="顏 秉田" w:date="2023-04-22T00:38:00Z"/>
              <w:shd w:val="clear" w:color="auto" w:fill="92D050"/>
              <w:lang w:eastAsia="zh-CN"/>
            </w:rPr>
          </w:rPrChange>
        </w:rPr>
        <w:pPrChange w:id="513" w:author="吴敏" w:date="2023-05-01T23:24:00Z">
          <w:pPr>
            <w:pStyle w:val="a3"/>
            <w:ind w:firstLine="200"/>
            <w:jc w:val="both"/>
          </w:pPr>
        </w:pPrChange>
      </w:pPr>
      <w:del w:id="514" w:author="顏 秉田" w:date="2023-04-22T00:38:00Z">
        <w:r w:rsidRPr="00D46FD0" w:rsidDel="007E17DA">
          <w:rPr>
            <w:rFonts w:ascii="Times New Roman" w:eastAsia="KaiTi" w:hAnsi="Times New Roman" w:cs="Times New Roman" w:hint="eastAsia"/>
            <w:lang w:eastAsia="zh-CN"/>
            <w:rPrChange w:id="515" w:author="吴敏" w:date="2023-05-10T00:36:00Z">
              <w:rPr>
                <w:rFonts w:hint="eastAsia"/>
                <w:shd w:val="clear" w:color="auto" w:fill="92D050"/>
                <w:lang w:eastAsia="zh-CN"/>
              </w:rPr>
            </w:rPrChange>
          </w:rPr>
          <w:delText>此炁体非彼气体，也是一种</w:delText>
        </w:r>
        <w:r w:rsidRPr="00D46FD0" w:rsidDel="007E17DA">
          <w:rPr>
            <w:rFonts w:ascii="Times New Roman" w:eastAsia="KaiTi" w:hAnsi="Times New Roman" w:cs="Times New Roman"/>
            <w:lang w:eastAsia="zh-CN"/>
            <w:rPrChange w:id="516" w:author="吴敏" w:date="2023-05-10T00:36:00Z">
              <w:rPr>
                <w:shd w:val="clear" w:color="auto" w:fill="92D050"/>
                <w:lang w:eastAsia="zh-CN"/>
              </w:rPr>
            </w:rPrChange>
          </w:rPr>
          <w:delText>The one</w:delText>
        </w:r>
        <w:r w:rsidRPr="00D46FD0" w:rsidDel="007E17DA">
          <w:rPr>
            <w:rFonts w:ascii="Times New Roman" w:eastAsia="KaiTi" w:hAnsi="Times New Roman" w:cs="Times New Roman" w:hint="eastAsia"/>
            <w:lang w:eastAsia="zh-CN"/>
            <w:rPrChange w:id="517" w:author="吴敏" w:date="2023-05-10T00:36:00Z">
              <w:rPr>
                <w:rFonts w:hint="eastAsia"/>
                <w:shd w:val="clear" w:color="auto" w:fill="92D050"/>
                <w:lang w:eastAsia="zh-CN"/>
              </w:rPr>
            </w:rPrChange>
          </w:rPr>
          <w:delText>。我们现在所说的气体，是</w:delText>
        </w:r>
        <w:r w:rsidRPr="00D46FD0" w:rsidDel="007E17DA">
          <w:rPr>
            <w:rFonts w:ascii="Times New Roman" w:eastAsia="KaiTi" w:hAnsi="Times New Roman" w:cs="Times New Roman"/>
            <w:lang w:eastAsia="zh-CN"/>
            <w:rPrChange w:id="518" w:author="吴敏" w:date="2023-05-10T00:36:00Z">
              <w:rPr>
                <w:shd w:val="clear" w:color="auto" w:fill="92D050"/>
                <w:lang w:eastAsia="zh-CN"/>
              </w:rPr>
            </w:rPrChange>
          </w:rPr>
          <w:delText>The one</w:delText>
        </w:r>
        <w:r w:rsidRPr="00D46FD0" w:rsidDel="007E17DA">
          <w:rPr>
            <w:rFonts w:ascii="Times New Roman" w:eastAsia="KaiTi" w:hAnsi="Times New Roman" w:cs="Times New Roman" w:hint="eastAsia"/>
            <w:lang w:eastAsia="zh-CN"/>
            <w:rPrChange w:id="519" w:author="吴敏" w:date="2023-05-10T00:36:00Z">
              <w:rPr>
                <w:rFonts w:hint="eastAsia"/>
                <w:shd w:val="clear" w:color="auto" w:fill="92D050"/>
                <w:lang w:eastAsia="zh-CN"/>
              </w:rPr>
            </w:rPrChange>
          </w:rPr>
          <w:delText>的一种显现。</w:delText>
        </w:r>
        <w:r w:rsidRPr="00D46FD0" w:rsidDel="007E17DA">
          <w:rPr>
            <w:rFonts w:ascii="Times New Roman" w:eastAsia="KaiTi" w:hAnsi="Times New Roman" w:cs="Times New Roman"/>
            <w:lang w:eastAsia="zh-CN"/>
            <w:rPrChange w:id="520" w:author="吴敏" w:date="2023-05-10T00:36:00Z">
              <w:rPr>
                <w:shd w:val="clear" w:color="auto" w:fill="92D050"/>
                <w:lang w:eastAsia="zh-CN"/>
              </w:rPr>
            </w:rPrChange>
          </w:rPr>
          <w:delText>The one</w:delText>
        </w:r>
        <w:r w:rsidRPr="00D46FD0" w:rsidDel="007E17DA">
          <w:rPr>
            <w:rFonts w:ascii="Times New Roman" w:eastAsia="KaiTi" w:hAnsi="Times New Roman" w:cs="Times New Roman" w:hint="eastAsia"/>
            <w:lang w:eastAsia="zh-CN"/>
            <w:rPrChange w:id="521" w:author="吴敏" w:date="2023-05-10T00:36:00Z">
              <w:rPr>
                <w:rFonts w:hint="eastAsia"/>
                <w:shd w:val="clear" w:color="auto" w:fill="92D050"/>
                <w:lang w:eastAsia="zh-CN"/>
              </w:rPr>
            </w:rPrChange>
          </w:rPr>
          <w:delText>也是一种介质，是波和粒子的最小单位。允许有质量的物质几乎自由穿过，但相对也有一定的阻力。</w:delText>
        </w:r>
      </w:del>
    </w:p>
    <w:p w14:paraId="473AB75D" w14:textId="77425540" w:rsidR="00665D60" w:rsidRPr="00D46FD0" w:rsidDel="007E17DA" w:rsidRDefault="00665D60">
      <w:pPr>
        <w:pStyle w:val="a3"/>
        <w:rPr>
          <w:del w:id="522" w:author="顏 秉田" w:date="2023-04-22T00:38:00Z"/>
          <w:rFonts w:ascii="Times New Roman" w:eastAsia="KaiTi" w:hAnsi="Times New Roman" w:cs="Times New Roman"/>
          <w:lang w:eastAsia="zh-CN"/>
          <w:rPrChange w:id="523" w:author="吴敏" w:date="2023-05-10T00:36:00Z">
            <w:rPr>
              <w:del w:id="524" w:author="顏 秉田" w:date="2023-04-22T00:38:00Z"/>
              <w:lang w:eastAsia="zh-CN"/>
            </w:rPr>
          </w:rPrChange>
        </w:rPr>
        <w:pPrChange w:id="525" w:author="吴敏" w:date="2023-05-01T23:24:00Z">
          <w:pPr>
            <w:pStyle w:val="a3"/>
            <w:ind w:firstLine="200"/>
            <w:jc w:val="both"/>
          </w:pPr>
        </w:pPrChange>
      </w:pPr>
      <w:del w:id="526" w:author="顏 秉田" w:date="2023-04-22T00:38:00Z">
        <w:r w:rsidRPr="00D46FD0" w:rsidDel="007E17DA">
          <w:rPr>
            <w:rFonts w:ascii="Times New Roman" w:eastAsia="KaiTi" w:hAnsi="Times New Roman" w:cs="Times New Roman"/>
            <w:lang w:eastAsia="zh-CN"/>
            <w:rPrChange w:id="527" w:author="吴敏" w:date="2023-05-10T00:36:00Z">
              <w:rPr>
                <w:lang w:eastAsia="zh-CN"/>
              </w:rPr>
            </w:rPrChange>
          </w:rPr>
          <w:delText>The one</w:delText>
        </w:r>
        <w:r w:rsidRPr="00D46FD0" w:rsidDel="007E17DA">
          <w:rPr>
            <w:rFonts w:ascii="Times New Roman" w:eastAsia="KaiTi" w:hAnsi="Times New Roman" w:cs="Times New Roman" w:hint="eastAsia"/>
            <w:lang w:eastAsia="zh-CN"/>
            <w:rPrChange w:id="528" w:author="吴敏" w:date="2023-05-10T00:36:00Z">
              <w:rPr>
                <w:rFonts w:hint="eastAsia"/>
                <w:lang w:eastAsia="zh-CN"/>
              </w:rPr>
            </w:rPrChange>
          </w:rPr>
          <w:delText>中的波动形成了电磁波和静电：</w:delText>
        </w:r>
      </w:del>
    </w:p>
    <w:p w14:paraId="32994D64" w14:textId="7398902A" w:rsidR="00665D60" w:rsidRPr="00D46FD0" w:rsidDel="007E17DA" w:rsidRDefault="00665D60">
      <w:pPr>
        <w:pStyle w:val="a3"/>
        <w:rPr>
          <w:del w:id="529" w:author="顏 秉田" w:date="2023-04-22T00:38:00Z"/>
          <w:rFonts w:ascii="Times New Roman" w:eastAsia="KaiTi" w:hAnsi="Times New Roman" w:cs="Times New Roman"/>
          <w:lang w:eastAsia="zh-CN"/>
          <w:rPrChange w:id="530" w:author="吴敏" w:date="2023-05-10T00:36:00Z">
            <w:rPr>
              <w:del w:id="531" w:author="顏 秉田" w:date="2023-04-22T00:38:00Z"/>
              <w:lang w:eastAsia="zh-CN"/>
            </w:rPr>
          </w:rPrChange>
        </w:rPr>
        <w:pPrChange w:id="532" w:author="吴敏" w:date="2023-05-01T23:24:00Z">
          <w:pPr>
            <w:pStyle w:val="a3"/>
            <w:numPr>
              <w:numId w:val="20"/>
            </w:numPr>
            <w:tabs>
              <w:tab w:val="num" w:pos="360"/>
            </w:tabs>
            <w:ind w:firstLine="200"/>
            <w:jc w:val="both"/>
          </w:pPr>
        </w:pPrChange>
      </w:pPr>
      <w:del w:id="533" w:author="顏 秉田" w:date="2023-04-22T00:38:00Z">
        <w:r w:rsidRPr="00D46FD0" w:rsidDel="007E17DA">
          <w:rPr>
            <w:rFonts w:ascii="Times New Roman" w:eastAsia="KaiTi" w:hAnsi="Times New Roman" w:cs="Times New Roman" w:hint="eastAsia"/>
            <w:lang w:eastAsia="zh-CN"/>
            <w:rPrChange w:id="534" w:author="吴敏" w:date="2023-05-10T00:36:00Z">
              <w:rPr>
                <w:rFonts w:hint="eastAsia"/>
                <w:lang w:eastAsia="zh-CN"/>
              </w:rPr>
            </w:rPrChange>
          </w:rPr>
          <w:delText>电磁力通过空间中的介质而产生：即</w:delText>
        </w:r>
        <w:r w:rsidRPr="00D46FD0" w:rsidDel="007E17DA">
          <w:rPr>
            <w:rFonts w:ascii="Times New Roman" w:eastAsia="KaiTi" w:hAnsi="Times New Roman" w:cs="Times New Roman"/>
            <w:lang w:eastAsia="zh-CN"/>
            <w:rPrChange w:id="535" w:author="吴敏" w:date="2023-05-10T00:36:00Z">
              <w:rPr>
                <w:lang w:eastAsia="zh-CN"/>
              </w:rPr>
            </w:rPrChange>
          </w:rPr>
          <w:delText>The one</w:delText>
        </w:r>
        <w:r w:rsidRPr="00D46FD0" w:rsidDel="007E17DA">
          <w:rPr>
            <w:rFonts w:ascii="Times New Roman" w:eastAsia="KaiTi" w:hAnsi="Times New Roman" w:cs="Times New Roman" w:hint="eastAsia"/>
            <w:lang w:eastAsia="zh-CN"/>
            <w:rPrChange w:id="536" w:author="吴敏" w:date="2023-05-10T00:36:00Z">
              <w:rPr>
                <w:rFonts w:hint="eastAsia"/>
                <w:lang w:eastAsia="zh-CN"/>
              </w:rPr>
            </w:rPrChange>
          </w:rPr>
          <w:delText>作用于有重量物质的结果</w:delText>
        </w:r>
      </w:del>
    </w:p>
    <w:p w14:paraId="3E3AD0AB" w14:textId="5F8D2AAC" w:rsidR="00665D60" w:rsidRPr="00D46FD0" w:rsidDel="007E17DA" w:rsidRDefault="00665D60">
      <w:pPr>
        <w:pStyle w:val="a3"/>
        <w:rPr>
          <w:del w:id="537" w:author="顏 秉田" w:date="2023-04-22T00:38:00Z"/>
          <w:rFonts w:ascii="Times New Roman" w:eastAsia="KaiTi" w:hAnsi="Times New Roman" w:cs="Times New Roman"/>
          <w:lang w:eastAsia="zh-CN"/>
          <w:rPrChange w:id="538" w:author="吴敏" w:date="2023-05-10T00:36:00Z">
            <w:rPr>
              <w:del w:id="539" w:author="顏 秉田" w:date="2023-04-22T00:38:00Z"/>
              <w:lang w:eastAsia="zh-CN"/>
            </w:rPr>
          </w:rPrChange>
        </w:rPr>
        <w:pPrChange w:id="540" w:author="吴敏" w:date="2023-05-01T23:24:00Z">
          <w:pPr>
            <w:pStyle w:val="a3"/>
            <w:numPr>
              <w:numId w:val="20"/>
            </w:numPr>
            <w:tabs>
              <w:tab w:val="num" w:pos="360"/>
            </w:tabs>
            <w:ind w:firstLine="200"/>
            <w:jc w:val="both"/>
          </w:pPr>
        </w:pPrChange>
      </w:pPr>
      <w:del w:id="541" w:author="顏 秉田" w:date="2023-04-22T00:38:00Z">
        <w:r w:rsidRPr="00D46FD0" w:rsidDel="007E17DA">
          <w:rPr>
            <w:rFonts w:ascii="Times New Roman" w:eastAsia="KaiTi" w:hAnsi="Times New Roman" w:cs="Times New Roman" w:hint="eastAsia"/>
            <w:lang w:eastAsia="zh-CN"/>
            <w:rPrChange w:id="542" w:author="吴敏" w:date="2023-05-10T00:36:00Z">
              <w:rPr>
                <w:rFonts w:hint="eastAsia"/>
                <w:lang w:eastAsia="zh-CN"/>
              </w:rPr>
            </w:rPrChange>
          </w:rPr>
          <w:delText>电磁辐射如</w:delText>
        </w:r>
        <w:r w:rsidRPr="00D46FD0" w:rsidDel="007E17DA">
          <w:rPr>
            <w:rFonts w:ascii="Times New Roman" w:eastAsia="KaiTi" w:hAnsi="Times New Roman" w:cs="Times New Roman"/>
            <w:lang w:eastAsia="zh-CN"/>
            <w:rPrChange w:id="543" w:author="吴敏" w:date="2023-05-10T00:36:00Z">
              <w:rPr>
                <w:lang w:eastAsia="zh-CN"/>
              </w:rPr>
            </w:rPrChange>
          </w:rPr>
          <w:delText>The one</w:delText>
        </w:r>
        <w:r w:rsidRPr="00D46FD0" w:rsidDel="007E17DA">
          <w:rPr>
            <w:rFonts w:ascii="Times New Roman" w:eastAsia="KaiTi" w:hAnsi="Times New Roman" w:cs="Times New Roman" w:hint="eastAsia"/>
            <w:lang w:eastAsia="zh-CN"/>
            <w:rPrChange w:id="544" w:author="吴敏" w:date="2023-05-10T00:36:00Z">
              <w:rPr>
                <w:rFonts w:hint="eastAsia"/>
                <w:lang w:eastAsia="zh-CN"/>
              </w:rPr>
            </w:rPrChange>
          </w:rPr>
          <w:delText>里的声波一样传播</w:delText>
        </w:r>
      </w:del>
    </w:p>
    <w:p w14:paraId="7163F3B4" w14:textId="4B2EB3FE" w:rsidR="00665D60" w:rsidRPr="00D46FD0" w:rsidDel="007E17DA" w:rsidRDefault="00665D60">
      <w:pPr>
        <w:pStyle w:val="a3"/>
        <w:rPr>
          <w:del w:id="545" w:author="顏 秉田" w:date="2023-04-22T00:38:00Z"/>
          <w:rFonts w:ascii="Times New Roman" w:eastAsia="KaiTi" w:hAnsi="Times New Roman" w:cs="Times New Roman"/>
          <w:lang w:eastAsia="zh-CN"/>
          <w:rPrChange w:id="546" w:author="吴敏" w:date="2023-05-10T00:36:00Z">
            <w:rPr>
              <w:del w:id="547" w:author="顏 秉田" w:date="2023-04-22T00:38:00Z"/>
              <w:lang w:eastAsia="zh-CN"/>
            </w:rPr>
          </w:rPrChange>
        </w:rPr>
        <w:pPrChange w:id="548" w:author="吴敏" w:date="2023-05-01T23:24:00Z">
          <w:pPr>
            <w:pStyle w:val="a3"/>
            <w:numPr>
              <w:numId w:val="20"/>
            </w:numPr>
            <w:tabs>
              <w:tab w:val="num" w:pos="360"/>
            </w:tabs>
            <w:ind w:firstLine="200"/>
            <w:jc w:val="both"/>
          </w:pPr>
        </w:pPrChange>
      </w:pPr>
      <w:del w:id="549" w:author="顏 秉田" w:date="2023-04-22T00:38:00Z">
        <w:r w:rsidRPr="00D46FD0" w:rsidDel="007E17DA">
          <w:rPr>
            <w:rFonts w:ascii="Times New Roman" w:eastAsia="KaiTi" w:hAnsi="Times New Roman" w:cs="Times New Roman" w:hint="eastAsia"/>
            <w:lang w:eastAsia="zh-CN"/>
            <w:rPrChange w:id="550" w:author="吴敏" w:date="2023-05-10T00:36:00Z">
              <w:rPr>
                <w:rFonts w:hint="eastAsia"/>
                <w:lang w:eastAsia="zh-CN"/>
              </w:rPr>
            </w:rPrChange>
          </w:rPr>
          <w:delText>稳定的低频电磁表现得像波（所以波也不是本质，波的一些特性也不见得在其它系统存在）</w:delText>
        </w:r>
      </w:del>
    </w:p>
    <w:p w14:paraId="22893A73" w14:textId="55A57023" w:rsidR="00665D60" w:rsidRPr="00D46FD0" w:rsidDel="007E17DA" w:rsidRDefault="00665D60">
      <w:pPr>
        <w:pStyle w:val="a3"/>
        <w:rPr>
          <w:del w:id="551" w:author="顏 秉田" w:date="2023-04-22T00:38:00Z"/>
          <w:rFonts w:ascii="Times New Roman" w:eastAsia="KaiTi" w:hAnsi="Times New Roman" w:cs="Times New Roman"/>
          <w:lang w:eastAsia="zh-CN"/>
          <w:rPrChange w:id="552" w:author="吴敏" w:date="2023-05-10T00:36:00Z">
            <w:rPr>
              <w:del w:id="553" w:author="顏 秉田" w:date="2023-04-22T00:38:00Z"/>
              <w:lang w:eastAsia="zh-CN"/>
            </w:rPr>
          </w:rPrChange>
        </w:rPr>
        <w:pPrChange w:id="554" w:author="吴敏" w:date="2023-05-01T23:24:00Z">
          <w:pPr>
            <w:pStyle w:val="a3"/>
            <w:numPr>
              <w:numId w:val="20"/>
            </w:numPr>
            <w:tabs>
              <w:tab w:val="num" w:pos="360"/>
            </w:tabs>
            <w:ind w:firstLine="200"/>
            <w:jc w:val="both"/>
          </w:pPr>
        </w:pPrChange>
      </w:pPr>
      <w:del w:id="555" w:author="顏 秉田" w:date="2023-04-22T00:38:00Z">
        <w:r w:rsidRPr="00D46FD0" w:rsidDel="007E17DA">
          <w:rPr>
            <w:rFonts w:ascii="Times New Roman" w:eastAsia="KaiTi" w:hAnsi="Times New Roman" w:cs="Times New Roman"/>
            <w:lang w:eastAsia="zh-CN"/>
            <w:rPrChange w:id="556" w:author="吴敏" w:date="2023-05-10T00:36:00Z">
              <w:rPr>
                <w:lang w:eastAsia="zh-CN"/>
              </w:rPr>
            </w:rPrChange>
          </w:rPr>
          <w:delText>The one</w:delText>
        </w:r>
        <w:r w:rsidRPr="00D46FD0" w:rsidDel="007E17DA">
          <w:rPr>
            <w:rFonts w:ascii="Times New Roman" w:eastAsia="KaiTi" w:hAnsi="Times New Roman" w:cs="Times New Roman" w:hint="eastAsia"/>
            <w:lang w:eastAsia="zh-CN"/>
            <w:rPrChange w:id="557" w:author="吴敏" w:date="2023-05-10T00:36:00Z">
              <w:rPr>
                <w:rFonts w:hint="eastAsia"/>
                <w:lang w:eastAsia="zh-CN"/>
              </w:rPr>
            </w:rPrChange>
          </w:rPr>
          <w:delText>的电磁场从负极性中创造出吸引力</w:delText>
        </w:r>
        <w:r w:rsidRPr="00D46FD0" w:rsidDel="007E17DA">
          <w:rPr>
            <w:rFonts w:ascii="Times New Roman" w:eastAsia="KaiTi" w:hAnsi="Times New Roman" w:cs="Times New Roman"/>
            <w:lang w:eastAsia="zh-CN"/>
            <w:rPrChange w:id="558" w:author="吴敏" w:date="2023-05-10T00:36:00Z">
              <w:rPr>
                <w:lang w:eastAsia="zh-CN"/>
              </w:rPr>
            </w:rPrChange>
          </w:rPr>
          <w:delText>--</w:delText>
        </w:r>
        <w:r w:rsidRPr="00D46FD0" w:rsidDel="007E17DA">
          <w:rPr>
            <w:rFonts w:ascii="Times New Roman" w:eastAsia="KaiTi" w:hAnsi="Times New Roman" w:cs="Times New Roman" w:hint="eastAsia"/>
            <w:lang w:eastAsia="zh-CN"/>
            <w:rPrChange w:id="559" w:author="吴敏" w:date="2023-05-10T00:36:00Z">
              <w:rPr>
                <w:rFonts w:hint="eastAsia"/>
                <w:lang w:eastAsia="zh-CN"/>
              </w:rPr>
            </w:rPrChange>
          </w:rPr>
          <w:delText>重力</w:delText>
        </w:r>
        <w:r w:rsidRPr="00D46FD0" w:rsidDel="007E17DA">
          <w:rPr>
            <w:rFonts w:ascii="Times New Roman" w:eastAsia="KaiTi" w:hAnsi="Times New Roman" w:cs="Times New Roman"/>
            <w:lang w:eastAsia="zh-CN"/>
            <w:rPrChange w:id="560" w:author="吴敏" w:date="2023-05-10T00:36:00Z">
              <w:rPr>
                <w:lang w:eastAsia="zh-CN"/>
              </w:rPr>
            </w:rPrChange>
          </w:rPr>
          <w:delText xml:space="preserve"> </w:delText>
        </w:r>
      </w:del>
    </w:p>
    <w:p w14:paraId="05942393" w14:textId="527AFB86" w:rsidR="00665D60" w:rsidRPr="00D46FD0" w:rsidDel="007E17DA" w:rsidRDefault="00665D60">
      <w:pPr>
        <w:pStyle w:val="a3"/>
        <w:rPr>
          <w:del w:id="561" w:author="顏 秉田" w:date="2023-04-22T00:38:00Z"/>
          <w:rFonts w:ascii="Times New Roman" w:eastAsia="KaiTi" w:hAnsi="Times New Roman" w:cs="Times New Roman"/>
          <w:lang w:eastAsia="zh-CN"/>
          <w:rPrChange w:id="562" w:author="吴敏" w:date="2023-05-10T00:36:00Z">
            <w:rPr>
              <w:del w:id="563" w:author="顏 秉田" w:date="2023-04-22T00:38:00Z"/>
              <w:lang w:eastAsia="zh-CN"/>
            </w:rPr>
          </w:rPrChange>
        </w:rPr>
        <w:pPrChange w:id="564" w:author="吴敏" w:date="2023-05-01T23:24:00Z">
          <w:pPr>
            <w:pStyle w:val="a3"/>
            <w:numPr>
              <w:numId w:val="20"/>
            </w:numPr>
            <w:tabs>
              <w:tab w:val="num" w:pos="360"/>
            </w:tabs>
            <w:ind w:firstLine="200"/>
            <w:jc w:val="both"/>
          </w:pPr>
        </w:pPrChange>
      </w:pPr>
      <w:del w:id="565" w:author="顏 秉田" w:date="2023-04-22T00:38:00Z">
        <w:r w:rsidRPr="00D46FD0" w:rsidDel="007E17DA">
          <w:rPr>
            <w:rFonts w:ascii="Times New Roman" w:eastAsia="KaiTi" w:hAnsi="Times New Roman" w:cs="Times New Roman" w:hint="eastAsia"/>
            <w:lang w:eastAsia="zh-CN"/>
            <w:rPrChange w:id="566" w:author="吴敏" w:date="2023-05-10T00:36:00Z">
              <w:rPr>
                <w:rFonts w:hint="eastAsia"/>
                <w:lang w:eastAsia="zh-CN"/>
              </w:rPr>
            </w:rPrChange>
          </w:rPr>
          <w:delText>机械运动是电磁力在</w:delText>
        </w:r>
        <w:r w:rsidRPr="00D46FD0" w:rsidDel="007E17DA">
          <w:rPr>
            <w:rFonts w:ascii="Times New Roman" w:eastAsia="KaiTi" w:hAnsi="Times New Roman" w:cs="Times New Roman"/>
            <w:lang w:eastAsia="zh-CN"/>
            <w:rPrChange w:id="567" w:author="吴敏" w:date="2023-05-10T00:36:00Z">
              <w:rPr>
                <w:lang w:eastAsia="zh-CN"/>
              </w:rPr>
            </w:rPrChange>
          </w:rPr>
          <w:delText>The one</w:delText>
        </w:r>
        <w:r w:rsidRPr="00D46FD0" w:rsidDel="007E17DA">
          <w:rPr>
            <w:rFonts w:ascii="Times New Roman" w:eastAsia="KaiTi" w:hAnsi="Times New Roman" w:cs="Times New Roman" w:hint="eastAsia"/>
            <w:lang w:eastAsia="zh-CN"/>
            <w:rPrChange w:id="568" w:author="吴敏" w:date="2023-05-10T00:36:00Z">
              <w:rPr>
                <w:rFonts w:hint="eastAsia"/>
                <w:lang w:eastAsia="zh-CN"/>
              </w:rPr>
            </w:rPrChange>
          </w:rPr>
          <w:delText>中发生作用的结果：即动量与惯性本质上是电磁</w:delText>
        </w:r>
      </w:del>
    </w:p>
    <w:p w14:paraId="4805320D" w14:textId="77777777" w:rsidR="00A25A12" w:rsidRPr="00D46FD0" w:rsidDel="001E3328" w:rsidRDefault="00A25A12">
      <w:pPr>
        <w:pStyle w:val="a3"/>
        <w:rPr>
          <w:del w:id="569" w:author="吴敏" w:date="2023-05-01T23:24:00Z"/>
          <w:rFonts w:ascii="Times New Roman" w:eastAsia="KaiTi" w:hAnsi="Times New Roman" w:cs="Times New Roman"/>
          <w:lang w:eastAsia="zh-CN"/>
          <w:rPrChange w:id="570" w:author="吴敏" w:date="2023-05-10T00:36:00Z">
            <w:rPr>
              <w:del w:id="571" w:author="吴敏" w:date="2023-05-01T23:24:00Z"/>
              <w:lang w:eastAsia="zh-CN"/>
            </w:rPr>
          </w:rPrChange>
        </w:rPr>
        <w:pPrChange w:id="572" w:author="吴敏" w:date="2023-05-01T23:24:00Z">
          <w:pPr>
            <w:ind w:firstLine="200"/>
            <w:jc w:val="both"/>
          </w:pPr>
        </w:pPrChange>
      </w:pPr>
    </w:p>
    <w:p w14:paraId="3DB5CAF6" w14:textId="6A0293DD" w:rsidR="00DC54D6" w:rsidRPr="00D46FD0" w:rsidDel="007E17DA" w:rsidRDefault="007E17DA">
      <w:pPr>
        <w:pStyle w:val="a3"/>
        <w:rPr>
          <w:del w:id="573" w:author="顏 秉田" w:date="2023-04-22T00:38:00Z"/>
          <w:rFonts w:ascii="Times New Roman" w:eastAsia="KaiTi" w:hAnsi="Times New Roman" w:cs="Times New Roman"/>
          <w:lang w:eastAsia="zh-CN"/>
          <w:rPrChange w:id="574" w:author="吴敏" w:date="2023-05-10T00:36:00Z">
            <w:rPr>
              <w:del w:id="575" w:author="顏 秉田" w:date="2023-04-22T00:38:00Z"/>
              <w:shd w:val="clear" w:color="auto" w:fill="92D050"/>
              <w:lang w:eastAsia="zh-CN"/>
            </w:rPr>
          </w:rPrChange>
        </w:rPr>
        <w:pPrChange w:id="576" w:author="吴敏" w:date="2023-05-01T23:24:00Z">
          <w:pPr>
            <w:pStyle w:val="a3"/>
            <w:ind w:firstLine="200"/>
            <w:jc w:val="both"/>
          </w:pPr>
        </w:pPrChange>
      </w:pPr>
      <w:ins w:id="577" w:author="顏 秉田" w:date="2023-04-22T00:39:00Z">
        <w:del w:id="578" w:author="吴敏" w:date="2023-05-01T23:24:00Z">
          <w:r w:rsidRPr="00D46FD0" w:rsidDel="001E3328">
            <w:rPr>
              <w:rFonts w:ascii="Times New Roman" w:eastAsia="KaiTi" w:hAnsi="Times New Roman" w:cs="Times New Roman"/>
              <w:lang w:eastAsia="zh-CN"/>
              <w:rPrChange w:id="579" w:author="吴敏" w:date="2023-05-10T00:36:00Z">
                <w:rPr>
                  <w:shd w:val="clear" w:color="auto" w:fill="92D050"/>
                  <w:lang w:eastAsia="zh-CN"/>
                </w:rPr>
              </w:rPrChange>
            </w:rPr>
            <w:delText xml:space="preserve">12. </w:delText>
          </w:r>
        </w:del>
      </w:ins>
      <w:r w:rsidR="00DC54D6" w:rsidRPr="00D46FD0">
        <w:rPr>
          <w:rFonts w:ascii="Times New Roman" w:eastAsia="KaiTi" w:hAnsi="Times New Roman" w:cs="Times New Roman"/>
          <w:lang w:eastAsia="zh-CN"/>
          <w:rPrChange w:id="580" w:author="吴敏" w:date="2023-05-10T00:36:00Z">
            <w:rPr>
              <w:shd w:val="clear" w:color="auto" w:fill="92D050"/>
              <w:lang w:eastAsia="zh-CN"/>
            </w:rPr>
          </w:rPrChange>
        </w:rPr>
        <w:t xml:space="preserve">The one </w:t>
      </w:r>
      <w:r w:rsidR="00DC54D6" w:rsidRPr="00D46FD0">
        <w:rPr>
          <w:rFonts w:ascii="Times New Roman" w:eastAsia="KaiTi" w:hAnsi="Times New Roman" w:cs="Times New Roman" w:hint="eastAsia"/>
          <w:lang w:eastAsia="zh-CN"/>
          <w:rPrChange w:id="581" w:author="吴敏" w:date="2023-05-10T00:36:00Z">
            <w:rPr>
              <w:rFonts w:hint="eastAsia"/>
              <w:shd w:val="clear" w:color="auto" w:fill="92D050"/>
              <w:lang w:eastAsia="zh-CN"/>
            </w:rPr>
          </w:rPrChange>
        </w:rPr>
        <w:t>会根据意念来聚集，意念可以聚集</w:t>
      </w:r>
      <w:r w:rsidR="00DC54D6" w:rsidRPr="00D46FD0">
        <w:rPr>
          <w:rFonts w:ascii="Times New Roman" w:eastAsia="KaiTi" w:hAnsi="Times New Roman" w:cs="Times New Roman"/>
          <w:lang w:eastAsia="zh-CN"/>
          <w:rPrChange w:id="582" w:author="吴敏" w:date="2023-05-10T00:36:00Z">
            <w:rPr>
              <w:shd w:val="clear" w:color="auto" w:fill="92D050"/>
              <w:lang w:eastAsia="zh-CN"/>
            </w:rPr>
          </w:rPrChange>
        </w:rPr>
        <w:t xml:space="preserve">The one. </w:t>
      </w:r>
      <w:r w:rsidR="00DC54D6" w:rsidRPr="00D46FD0">
        <w:rPr>
          <w:rFonts w:ascii="Times New Roman" w:eastAsia="KaiTi" w:hAnsi="Times New Roman" w:cs="Times New Roman" w:hint="eastAsia"/>
          <w:lang w:eastAsia="zh-CN"/>
          <w:rPrChange w:id="583" w:author="吴敏" w:date="2023-05-10T00:36:00Z">
            <w:rPr>
              <w:rFonts w:hint="eastAsia"/>
              <w:shd w:val="clear" w:color="auto" w:fill="92D050"/>
              <w:lang w:eastAsia="zh-CN"/>
            </w:rPr>
          </w:rPrChange>
        </w:rPr>
        <w:t>能量也是</w:t>
      </w:r>
      <w:r w:rsidR="00DC54D6" w:rsidRPr="00D46FD0">
        <w:rPr>
          <w:rFonts w:ascii="Times New Roman" w:eastAsia="KaiTi" w:hAnsi="Times New Roman" w:cs="Times New Roman"/>
          <w:lang w:eastAsia="zh-CN"/>
          <w:rPrChange w:id="584" w:author="吴敏" w:date="2023-05-10T00:36:00Z">
            <w:rPr>
              <w:shd w:val="clear" w:color="auto" w:fill="92D050"/>
              <w:lang w:eastAsia="zh-CN"/>
            </w:rPr>
          </w:rPrChange>
        </w:rPr>
        <w:t>The one</w:t>
      </w:r>
      <w:r w:rsidR="00DC54D6" w:rsidRPr="00D46FD0">
        <w:rPr>
          <w:rFonts w:ascii="Times New Roman" w:eastAsia="KaiTi" w:hAnsi="Times New Roman" w:cs="Times New Roman" w:hint="eastAsia"/>
          <w:lang w:eastAsia="zh-CN"/>
          <w:rPrChange w:id="585" w:author="吴敏" w:date="2023-05-10T00:36:00Z">
            <w:rPr>
              <w:rFonts w:hint="eastAsia"/>
              <w:shd w:val="clear" w:color="auto" w:fill="92D050"/>
              <w:lang w:eastAsia="zh-CN"/>
            </w:rPr>
          </w:rPrChange>
        </w:rPr>
        <w:t>的一种显化。强大的意念可以产生强大的能量</w:t>
      </w:r>
      <w:ins w:id="586" w:author="吴敏" w:date="2023-05-10T00:26:00Z">
        <w:r w:rsidR="004A7D7C" w:rsidRPr="00D46FD0">
          <w:rPr>
            <w:rFonts w:ascii="Times New Roman" w:eastAsia="KaiTi" w:hAnsi="Times New Roman" w:cs="Times New Roman" w:hint="eastAsia"/>
            <w:lang w:eastAsia="zh-CN"/>
            <w:rPrChange w:id="587" w:author="吴敏" w:date="2023-05-10T00:36:00Z">
              <w:rPr>
                <w:rFonts w:hint="eastAsia"/>
                <w:shd w:val="clear" w:color="auto" w:fill="92D050"/>
                <w:lang w:eastAsia="zh-CN"/>
              </w:rPr>
            </w:rPrChange>
          </w:rPr>
          <w:t>。</w:t>
        </w:r>
      </w:ins>
      <w:del w:id="588" w:author="顏 秉田" w:date="2023-04-22T00:38:00Z">
        <w:r w:rsidR="00DC54D6" w:rsidRPr="00D46FD0" w:rsidDel="007E17DA">
          <w:rPr>
            <w:rFonts w:ascii="Times New Roman" w:eastAsia="KaiTi" w:hAnsi="Times New Roman" w:cs="Times New Roman" w:hint="eastAsia"/>
            <w:lang w:eastAsia="zh-CN"/>
            <w:rPrChange w:id="589" w:author="吴敏" w:date="2023-05-10T00:36:00Z">
              <w:rPr>
                <w:rFonts w:hint="eastAsia"/>
                <w:shd w:val="clear" w:color="auto" w:fill="92D050"/>
                <w:lang w:eastAsia="zh-CN"/>
              </w:rPr>
            </w:rPrChange>
          </w:rPr>
          <w:delText>，从坚信开始。</w:delText>
        </w:r>
      </w:del>
    </w:p>
    <w:p w14:paraId="02381B15" w14:textId="77777777" w:rsidR="00DC54D6" w:rsidRPr="007E17DA" w:rsidRDefault="00DC54D6">
      <w:pPr>
        <w:pStyle w:val="a3"/>
        <w:numPr>
          <w:ilvl w:val="0"/>
          <w:numId w:val="7"/>
        </w:numPr>
        <w:ind w:left="480" w:firstLine="200"/>
        <w:jc w:val="both"/>
        <w:rPr>
          <w:lang w:eastAsia="zh-CN"/>
        </w:rPr>
        <w:pPrChange w:id="590" w:author="吴敏" w:date="2023-05-01T23:24:00Z">
          <w:pPr>
            <w:pStyle w:val="a3"/>
            <w:ind w:firstLine="200"/>
            <w:jc w:val="both"/>
          </w:pPr>
        </w:pPrChange>
      </w:pPr>
      <w:r w:rsidRPr="00D46FD0">
        <w:rPr>
          <w:rFonts w:ascii="Times New Roman" w:eastAsia="KaiTi" w:hAnsi="Times New Roman" w:cs="Times New Roman"/>
          <w:lang w:eastAsia="zh-CN"/>
          <w:rPrChange w:id="591" w:author="吴敏" w:date="2023-05-10T00:36:00Z">
            <w:rPr>
              <w:lang w:eastAsia="zh-CN"/>
            </w:rPr>
          </w:rPrChange>
        </w:rPr>
        <w:t>T</w:t>
      </w:r>
      <w:r w:rsidRPr="007E17DA">
        <w:rPr>
          <w:lang w:eastAsia="zh-CN"/>
        </w:rPr>
        <w:t xml:space="preserve">he one </w:t>
      </w:r>
      <w:r w:rsidRPr="007E17DA">
        <w:rPr>
          <w:rFonts w:hint="eastAsia"/>
          <w:lang w:eastAsia="zh-CN"/>
        </w:rPr>
        <w:t>里面什么都有，所以意念可以把</w:t>
      </w:r>
      <w:r w:rsidRPr="007E17DA">
        <w:rPr>
          <w:lang w:eastAsia="zh-CN"/>
        </w:rPr>
        <w:t>The one</w:t>
      </w:r>
      <w:r w:rsidRPr="007E17DA">
        <w:rPr>
          <w:rFonts w:hint="eastAsia"/>
          <w:lang w:eastAsia="zh-CN"/>
        </w:rPr>
        <w:t>吸引过来，去做显化。</w:t>
      </w:r>
    </w:p>
    <w:p w14:paraId="3D73B4B1" w14:textId="03D98805" w:rsidR="00DC54D6" w:rsidRPr="00DC54D6" w:rsidDel="007354A6" w:rsidRDefault="00DC54D6" w:rsidP="00A319C5">
      <w:pPr>
        <w:pStyle w:val="a3"/>
        <w:ind w:firstLine="200"/>
        <w:jc w:val="both"/>
        <w:rPr>
          <w:del w:id="592" w:author="吴敏" w:date="2023-04-22T16:41:00Z"/>
          <w:rFonts w:ascii="Times New Roman" w:eastAsia="KaiTi" w:hAnsi="Times New Roman" w:cs="Times New Roman"/>
          <w:lang w:eastAsia="zh-CN"/>
        </w:rPr>
      </w:pPr>
      <w:r w:rsidRPr="00DC54D6">
        <w:rPr>
          <w:rFonts w:ascii="Times New Roman" w:eastAsia="KaiTi" w:hAnsi="Times New Roman" w:cs="Times New Roman" w:hint="eastAsia"/>
          <w:lang w:eastAsia="zh-CN"/>
        </w:rPr>
        <w:t>爱因斯坦所说的物质内部有能量。但是能量不一定会和质量成正比。一个质量小的物质，可能会密度很高的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he one</w:t>
      </w:r>
      <w:r w:rsidRPr="00DC54D6">
        <w:rPr>
          <w:rFonts w:ascii="Times New Roman" w:eastAsia="KaiTi" w:hAnsi="Times New Roman" w:cs="Times New Roman" w:hint="eastAsia"/>
          <w:lang w:eastAsia="zh-CN"/>
        </w:rPr>
        <w:t>。（大成就者、星云大师的身体质量可能</w:t>
      </w:r>
      <w:r w:rsidRPr="00DC54D6">
        <w:rPr>
          <w:rFonts w:ascii="Times New Roman" w:eastAsia="KaiTi" w:hAnsi="Times New Roman" w:cs="Times New Roman" w:hint="eastAsia"/>
          <w:lang w:eastAsia="zh-CN"/>
        </w:rPr>
        <w:t>1</w:t>
      </w:r>
      <w:r w:rsidRPr="00DC54D6">
        <w:rPr>
          <w:rFonts w:ascii="Times New Roman" w:eastAsia="KaiTi" w:hAnsi="Times New Roman" w:cs="Times New Roman"/>
          <w:lang w:eastAsia="zh-CN"/>
        </w:rPr>
        <w:t>40</w:t>
      </w:r>
      <w:r w:rsidRPr="00DC54D6">
        <w:rPr>
          <w:rFonts w:ascii="Times New Roman" w:eastAsia="KaiTi" w:hAnsi="Times New Roman" w:cs="Times New Roman" w:hint="eastAsia"/>
          <w:lang w:eastAsia="zh-CN"/>
        </w:rPr>
        <w:t>斤，但是他们意念发出的能量可以聚集很多的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我们也都是</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的形成。</w:t>
      </w:r>
      <w:del w:id="593" w:author="顏 秉田" w:date="2023-04-22T00:39:00Z">
        <w:r w:rsidRPr="00DC54D6" w:rsidDel="007E17DA">
          <w:rPr>
            <w:rFonts w:ascii="Times New Roman" w:eastAsia="KaiTi" w:hAnsi="Times New Roman" w:cs="Times New Roman" w:hint="eastAsia"/>
            <w:lang w:eastAsia="zh-CN"/>
          </w:rPr>
          <w:delText>但不从佛学的角度表述</w:delText>
        </w:r>
      </w:del>
      <w:r w:rsidRPr="00DC54D6">
        <w:rPr>
          <w:rFonts w:ascii="Times New Roman" w:eastAsia="KaiTi" w:hAnsi="Times New Roman" w:cs="Times New Roman" w:hint="eastAsia"/>
          <w:lang w:eastAsia="zh-CN"/>
        </w:rPr>
        <w:t>）。每一个人的当下就是由意念决定的。意念也包含了意识能量层级。</w:t>
      </w:r>
    </w:p>
    <w:p w14:paraId="1AE7CFC2" w14:textId="77777777" w:rsidR="00DC54D6" w:rsidRPr="00DC54D6" w:rsidDel="007354A6" w:rsidRDefault="00DC54D6" w:rsidP="00A319C5">
      <w:pPr>
        <w:pStyle w:val="a3"/>
        <w:ind w:firstLine="200"/>
        <w:jc w:val="both"/>
        <w:rPr>
          <w:del w:id="594" w:author="吴敏" w:date="2023-04-22T16:41:00Z"/>
          <w:rFonts w:ascii="Times New Roman" w:eastAsia="KaiTi" w:hAnsi="Times New Roman" w:cs="Times New Roman"/>
          <w:lang w:eastAsia="zh-CN"/>
        </w:rPr>
      </w:pPr>
    </w:p>
    <w:p w14:paraId="4A1A0DB5" w14:textId="1971E6D5" w:rsidR="00DC54D6" w:rsidRPr="007354A6" w:rsidDel="007E17DA" w:rsidRDefault="00DC54D6">
      <w:pPr>
        <w:rPr>
          <w:del w:id="595" w:author="顏 秉田" w:date="2023-04-22T00:39:00Z"/>
          <w:rFonts w:ascii="Times New Roman" w:eastAsia="KaiTi" w:hAnsi="Times New Roman" w:cs="Times New Roman"/>
          <w:lang w:eastAsia="zh-CN"/>
          <w:rPrChange w:id="596" w:author="吴敏" w:date="2023-04-22T16:41:00Z">
            <w:rPr>
              <w:del w:id="597" w:author="顏 秉田" w:date="2023-04-22T00:39:00Z"/>
              <w:lang w:eastAsia="zh-CN"/>
            </w:rPr>
          </w:rPrChange>
        </w:rPr>
        <w:pPrChange w:id="598" w:author="吴敏" w:date="2023-04-22T16:41:00Z">
          <w:pPr>
            <w:pStyle w:val="a3"/>
            <w:ind w:firstLine="200"/>
            <w:jc w:val="both"/>
          </w:pPr>
        </w:pPrChange>
      </w:pPr>
      <w:del w:id="599" w:author="顏 秉田" w:date="2023-04-22T00:39:00Z">
        <w:r w:rsidRPr="007354A6" w:rsidDel="007E17DA">
          <w:rPr>
            <w:rFonts w:ascii="Times New Roman" w:eastAsia="KaiTi" w:hAnsi="Times New Roman" w:cs="Times New Roman" w:hint="eastAsia"/>
            <w:lang w:eastAsia="zh-CN"/>
            <w:rPrChange w:id="600" w:author="吴敏" w:date="2023-04-22T16:41:00Z">
              <w:rPr>
                <w:rFonts w:hint="eastAsia"/>
                <w:lang w:eastAsia="zh-CN"/>
              </w:rPr>
            </w:rPrChange>
          </w:rPr>
          <w:delText>如果理解了，最小单位是</w:delText>
        </w:r>
        <w:r w:rsidRPr="007354A6" w:rsidDel="007E17DA">
          <w:rPr>
            <w:rFonts w:ascii="Times New Roman" w:eastAsia="KaiTi" w:hAnsi="Times New Roman" w:cs="Times New Roman"/>
            <w:lang w:eastAsia="zh-CN"/>
            <w:rPrChange w:id="601" w:author="吴敏" w:date="2023-04-22T16:41:00Z">
              <w:rPr>
                <w:lang w:eastAsia="zh-CN"/>
              </w:rPr>
            </w:rPrChange>
          </w:rPr>
          <w:delText xml:space="preserve">The one, The one </w:delText>
        </w:r>
        <w:r w:rsidRPr="007354A6" w:rsidDel="007E17DA">
          <w:rPr>
            <w:rFonts w:ascii="Times New Roman" w:eastAsia="KaiTi" w:hAnsi="Times New Roman" w:cs="Times New Roman" w:hint="eastAsia"/>
            <w:lang w:eastAsia="zh-CN"/>
            <w:rPrChange w:id="602" w:author="吴敏" w:date="2023-04-22T16:41:00Z">
              <w:rPr>
                <w:rFonts w:hint="eastAsia"/>
                <w:lang w:eastAsia="zh-CN"/>
              </w:rPr>
            </w:rPrChange>
          </w:rPr>
          <w:delText>其实是物质显化的最小单位，它其实来源于意念。</w:delText>
        </w:r>
        <w:r w:rsidRPr="007354A6" w:rsidDel="007E17DA">
          <w:rPr>
            <w:rFonts w:ascii="Times New Roman" w:eastAsia="KaiTi" w:hAnsi="Times New Roman" w:cs="Times New Roman"/>
            <w:lang w:eastAsia="zh-CN"/>
            <w:rPrChange w:id="603" w:author="吴敏" w:date="2023-04-22T16:41:00Z">
              <w:rPr>
                <w:lang w:eastAsia="zh-CN"/>
              </w:rPr>
            </w:rPrChange>
          </w:rPr>
          <w:delText xml:space="preserve"> </w:delText>
        </w:r>
      </w:del>
    </w:p>
    <w:p w14:paraId="6638A608" w14:textId="3A991C73" w:rsidR="00A25A12" w:rsidRPr="00A25A12" w:rsidDel="007E17DA" w:rsidRDefault="00A25A12">
      <w:pPr>
        <w:rPr>
          <w:del w:id="604" w:author="顏 秉田" w:date="2023-04-22T00:39:00Z"/>
          <w:lang w:eastAsia="zh-CN"/>
        </w:rPr>
        <w:pPrChange w:id="605" w:author="吴敏" w:date="2023-04-22T16:41:00Z">
          <w:pPr>
            <w:pStyle w:val="a3"/>
            <w:ind w:firstLine="200"/>
            <w:jc w:val="both"/>
          </w:pPr>
        </w:pPrChange>
      </w:pPr>
      <w:del w:id="606" w:author="顏 秉田" w:date="2023-04-22T00:39:00Z">
        <w:r w:rsidRPr="00A25A12" w:rsidDel="007E17DA">
          <w:rPr>
            <w:rFonts w:hint="eastAsia"/>
            <w:lang w:eastAsia="zh-CN"/>
          </w:rPr>
          <w:delText>植物是比较单纯的意念。意念的复杂性决定了生命形态的复杂性。人就是一个比较复杂显现的生命形态。</w:delText>
        </w:r>
      </w:del>
    </w:p>
    <w:p w14:paraId="264668AF" w14:textId="363B8C6E" w:rsidR="00A25A12" w:rsidRPr="00A25A12" w:rsidDel="007E17DA" w:rsidRDefault="00A25A12">
      <w:pPr>
        <w:rPr>
          <w:del w:id="607" w:author="顏 秉田" w:date="2023-04-22T00:40:00Z"/>
          <w:lang w:eastAsia="zh-CN"/>
        </w:rPr>
        <w:pPrChange w:id="608" w:author="吴敏" w:date="2023-04-22T16:41:00Z">
          <w:pPr>
            <w:pStyle w:val="a3"/>
            <w:ind w:firstLine="200"/>
            <w:jc w:val="both"/>
          </w:pPr>
        </w:pPrChange>
      </w:pPr>
      <w:del w:id="609" w:author="顏 秉田" w:date="2023-04-22T00:40:00Z">
        <w:r w:rsidRPr="00A25A12" w:rsidDel="007E17DA">
          <w:rPr>
            <w:rFonts w:hint="eastAsia"/>
            <w:lang w:eastAsia="zh-CN"/>
          </w:rPr>
          <w:delText>The</w:delText>
        </w:r>
        <w:r w:rsidRPr="00A25A12" w:rsidDel="007E17DA">
          <w:rPr>
            <w:lang w:eastAsia="zh-CN"/>
          </w:rPr>
          <w:delText xml:space="preserve"> one</w:delText>
        </w:r>
        <w:r w:rsidRPr="00A25A12" w:rsidDel="007E17DA">
          <w:rPr>
            <w:rFonts w:hint="eastAsia"/>
            <w:lang w:eastAsia="zh-CN"/>
          </w:rPr>
          <w:delText>不一定聚集为物质，需要有意念</w:delText>
        </w:r>
        <w:r w:rsidRPr="00A25A12" w:rsidDel="007E17DA">
          <w:rPr>
            <w:rFonts w:hint="eastAsia"/>
            <w:lang w:eastAsia="zh-CN"/>
          </w:rPr>
          <w:delText>-</w:delText>
        </w:r>
        <w:r w:rsidRPr="00A25A12" w:rsidDel="007E17DA">
          <w:rPr>
            <w:rFonts w:hint="eastAsia"/>
            <w:lang w:eastAsia="zh-CN"/>
          </w:rPr>
          <w:delText>观察者。</w:delText>
        </w:r>
        <w:r w:rsidRPr="00A25A12" w:rsidDel="007E17DA">
          <w:rPr>
            <w:rFonts w:hint="eastAsia"/>
            <w:lang w:eastAsia="zh-CN"/>
          </w:rPr>
          <w:delText xml:space="preserve"> </w:delText>
        </w:r>
        <w:r w:rsidRPr="00A25A12" w:rsidDel="007E17DA">
          <w:rPr>
            <w:rFonts w:hint="eastAsia"/>
            <w:lang w:eastAsia="zh-CN"/>
          </w:rPr>
          <w:delText>第一个观察者是谁？我们所定义的所谓的造物主。造物主不一定是一个人，神佛是一种能量体，他们也会观察。能量中包含了信息和意念。</w:delText>
        </w:r>
      </w:del>
    </w:p>
    <w:p w14:paraId="762ACB00" w14:textId="28606FE7" w:rsidR="00A25A12" w:rsidRPr="00A25A12" w:rsidDel="007E17DA" w:rsidRDefault="00A25A12">
      <w:pPr>
        <w:rPr>
          <w:del w:id="610" w:author="顏 秉田" w:date="2023-04-22T00:40:00Z"/>
          <w:lang w:eastAsia="zh-CN"/>
        </w:rPr>
        <w:pPrChange w:id="611" w:author="吴敏" w:date="2023-04-22T16:41:00Z">
          <w:pPr>
            <w:pStyle w:val="a3"/>
            <w:ind w:firstLine="200"/>
            <w:jc w:val="both"/>
          </w:pPr>
        </w:pPrChange>
      </w:pPr>
      <w:del w:id="612" w:author="顏 秉田" w:date="2023-04-22T00:40:00Z">
        <w:r w:rsidRPr="00A25A12" w:rsidDel="007E17DA">
          <w:rPr>
            <w:rFonts w:hint="eastAsia"/>
            <w:lang w:eastAsia="zh-CN"/>
          </w:rPr>
          <w:delText>物质是由宇宙最原始的能量—</w:delText>
        </w:r>
        <w:r w:rsidRPr="00A25A12" w:rsidDel="007E17DA">
          <w:rPr>
            <w:rFonts w:hint="eastAsia"/>
            <w:lang w:eastAsia="zh-CN"/>
          </w:rPr>
          <w:delText>T</w:delText>
        </w:r>
        <w:r w:rsidRPr="00A25A12" w:rsidDel="007E17DA">
          <w:rPr>
            <w:lang w:eastAsia="zh-CN"/>
          </w:rPr>
          <w:delText>he one</w:delText>
        </w:r>
        <w:r w:rsidRPr="00A25A12" w:rsidDel="007E17DA">
          <w:rPr>
            <w:rFonts w:hint="eastAsia"/>
            <w:lang w:eastAsia="zh-CN"/>
          </w:rPr>
          <w:delText>--</w:delText>
        </w:r>
        <w:r w:rsidRPr="00A25A12" w:rsidDel="007E17DA">
          <w:rPr>
            <w:rFonts w:hint="eastAsia"/>
            <w:lang w:eastAsia="zh-CN"/>
          </w:rPr>
          <w:delText>创造出来的。</w:delText>
        </w:r>
      </w:del>
    </w:p>
    <w:p w14:paraId="62BABF80" w14:textId="2394E23E" w:rsidR="00A25A12" w:rsidRPr="00A25A12" w:rsidDel="007E17DA" w:rsidRDefault="00A25A12">
      <w:pPr>
        <w:rPr>
          <w:del w:id="613" w:author="顏 秉田" w:date="2023-04-22T00:40:00Z"/>
          <w:lang w:eastAsia="zh-CN"/>
        </w:rPr>
        <w:pPrChange w:id="614" w:author="吴敏" w:date="2023-04-22T16:41:00Z">
          <w:pPr>
            <w:pStyle w:val="a3"/>
            <w:ind w:firstLine="200"/>
            <w:jc w:val="both"/>
          </w:pPr>
        </w:pPrChange>
      </w:pPr>
      <w:del w:id="615" w:author="顏 秉田" w:date="2023-04-22T00:40:00Z">
        <w:r w:rsidRPr="00A25A12" w:rsidDel="007E17DA">
          <w:rPr>
            <w:rFonts w:hint="eastAsia"/>
            <w:lang w:eastAsia="zh-CN"/>
          </w:rPr>
          <w:delText>物质本身只不过是</w:delText>
        </w:r>
        <w:r w:rsidRPr="00A25A12" w:rsidDel="007E17DA">
          <w:rPr>
            <w:rFonts w:hint="eastAsia"/>
            <w:lang w:eastAsia="zh-CN"/>
          </w:rPr>
          <w:delText>The</w:delText>
        </w:r>
        <w:r w:rsidRPr="00A25A12" w:rsidDel="007E17DA">
          <w:rPr>
            <w:lang w:eastAsia="zh-CN"/>
          </w:rPr>
          <w:delText xml:space="preserve"> one</w:delText>
        </w:r>
        <w:r w:rsidRPr="00A25A12" w:rsidDel="007E17DA">
          <w:rPr>
            <w:rFonts w:hint="eastAsia"/>
            <w:lang w:eastAsia="zh-CN"/>
          </w:rPr>
          <w:delText>到达后的残留，因为这个地方有意识，所以就把</w:delText>
        </w:r>
        <w:r w:rsidRPr="00A25A12" w:rsidDel="007E17DA">
          <w:rPr>
            <w:rFonts w:hint="eastAsia"/>
            <w:lang w:eastAsia="zh-CN"/>
          </w:rPr>
          <w:delText>The</w:delText>
        </w:r>
        <w:r w:rsidRPr="00A25A12" w:rsidDel="007E17DA">
          <w:rPr>
            <w:lang w:eastAsia="zh-CN"/>
          </w:rPr>
          <w:delText xml:space="preserve"> one</w:delText>
        </w:r>
        <w:r w:rsidRPr="00A25A12" w:rsidDel="007E17DA">
          <w:rPr>
            <w:rFonts w:hint="eastAsia"/>
            <w:lang w:eastAsia="zh-CN"/>
          </w:rPr>
          <w:delText>给留住或聚集了。</w:delText>
        </w:r>
      </w:del>
    </w:p>
    <w:p w14:paraId="31517F1F" w14:textId="1CC4CF0E" w:rsidR="00A25A12" w:rsidRPr="00A25A12" w:rsidDel="007E17DA" w:rsidRDefault="00A25A12">
      <w:pPr>
        <w:rPr>
          <w:del w:id="616" w:author="顏 秉田" w:date="2023-04-22T00:40:00Z"/>
          <w:lang w:eastAsia="zh-CN"/>
        </w:rPr>
        <w:pPrChange w:id="617" w:author="吴敏" w:date="2023-04-22T16:41:00Z">
          <w:pPr>
            <w:pStyle w:val="a3"/>
            <w:ind w:firstLine="200"/>
            <w:jc w:val="both"/>
          </w:pPr>
        </w:pPrChange>
      </w:pPr>
      <w:del w:id="618" w:author="顏 秉田" w:date="2023-04-22T00:40:00Z">
        <w:r w:rsidRPr="00A25A12" w:rsidDel="007E17DA">
          <w:rPr>
            <w:rFonts w:hint="eastAsia"/>
            <w:lang w:eastAsia="zh-CN"/>
          </w:rPr>
          <w:delText>The</w:delText>
        </w:r>
        <w:r w:rsidRPr="00A25A12" w:rsidDel="007E17DA">
          <w:rPr>
            <w:lang w:eastAsia="zh-CN"/>
          </w:rPr>
          <w:delText xml:space="preserve"> one</w:delText>
        </w:r>
        <w:r w:rsidRPr="00A25A12" w:rsidDel="007E17DA">
          <w:rPr>
            <w:rFonts w:hint="eastAsia"/>
            <w:lang w:eastAsia="zh-CN"/>
          </w:rPr>
          <w:delText>的粒子具有光、热、核、辐射、化学、机械和未知的能量。一法能生万法，根据不同的状态做不同的显化，包含波。</w:delText>
        </w:r>
      </w:del>
    </w:p>
    <w:p w14:paraId="1E869823" w14:textId="1C9AC08C" w:rsidR="00A25A12" w:rsidRPr="00A25A12" w:rsidDel="007E17DA" w:rsidRDefault="00A25A12">
      <w:pPr>
        <w:rPr>
          <w:del w:id="619" w:author="顏 秉田" w:date="2023-04-22T00:40:00Z"/>
          <w:lang w:eastAsia="zh-CN"/>
        </w:rPr>
        <w:pPrChange w:id="620" w:author="吴敏" w:date="2023-04-22T16:41:00Z">
          <w:pPr>
            <w:pStyle w:val="a3"/>
            <w:ind w:firstLine="200"/>
            <w:jc w:val="both"/>
          </w:pPr>
        </w:pPrChange>
      </w:pPr>
      <w:del w:id="621" w:author="顏 秉田" w:date="2023-04-22T00:40:00Z">
        <w:r w:rsidRPr="00A25A12" w:rsidDel="007E17DA">
          <w:rPr>
            <w:rFonts w:hint="eastAsia"/>
            <w:lang w:eastAsia="zh-CN"/>
          </w:rPr>
          <w:delText>因为</w:delText>
        </w:r>
        <w:r w:rsidRPr="00A25A12" w:rsidDel="007E17DA">
          <w:rPr>
            <w:rFonts w:hint="eastAsia"/>
            <w:lang w:eastAsia="zh-CN"/>
          </w:rPr>
          <w:delText>T</w:delText>
        </w:r>
        <w:r w:rsidRPr="00A25A12" w:rsidDel="007E17DA">
          <w:rPr>
            <w:lang w:eastAsia="zh-CN"/>
          </w:rPr>
          <w:delText>he one</w:delText>
        </w:r>
        <w:r w:rsidRPr="00A25A12" w:rsidDel="007E17DA">
          <w:rPr>
            <w:rFonts w:hint="eastAsia"/>
            <w:lang w:eastAsia="zh-CN"/>
          </w:rPr>
          <w:delText>都包含了一切，所以一切都可以来做传递。</w:delText>
        </w:r>
      </w:del>
    </w:p>
    <w:p w14:paraId="7C7398B8" w14:textId="36B4D30A" w:rsidR="00A25A12" w:rsidRDefault="00A25A12" w:rsidP="007354A6">
      <w:pPr>
        <w:pStyle w:val="a3"/>
        <w:ind w:firstLine="200"/>
        <w:jc w:val="both"/>
        <w:rPr>
          <w:lang w:eastAsia="zh-CN"/>
        </w:rPr>
      </w:pPr>
    </w:p>
    <w:p w14:paraId="5DEF7C8E" w14:textId="5B4063FD" w:rsidR="00A25A12" w:rsidRPr="00D46FD0" w:rsidDel="007E17DA" w:rsidRDefault="00A25A12" w:rsidP="00A319C5">
      <w:pPr>
        <w:pStyle w:val="a3"/>
        <w:ind w:firstLine="200"/>
        <w:jc w:val="both"/>
        <w:rPr>
          <w:del w:id="622" w:author="顏 秉田" w:date="2023-04-22T00:40:00Z"/>
          <w:rFonts w:ascii="Times New Roman" w:eastAsia="KaiTi" w:hAnsi="Times New Roman" w:cs="Times New Roman"/>
          <w:highlight w:val="yellow"/>
          <w:lang w:eastAsia="zh-CN"/>
          <w:rPrChange w:id="623" w:author="吴敏" w:date="2023-05-10T00:36:00Z">
            <w:rPr>
              <w:del w:id="624" w:author="顏 秉田" w:date="2023-04-22T00:40:00Z"/>
              <w:rFonts w:ascii="Times New Roman" w:eastAsia="KaiTi" w:hAnsi="Times New Roman" w:cs="Times New Roman"/>
              <w:lang w:eastAsia="zh-CN"/>
            </w:rPr>
          </w:rPrChange>
        </w:rPr>
      </w:pPr>
      <w:del w:id="625" w:author="顏 秉田" w:date="2023-04-22T00:40:00Z">
        <w:r w:rsidRPr="00D46FD0" w:rsidDel="007E17DA">
          <w:rPr>
            <w:rFonts w:ascii="Times New Roman" w:eastAsia="KaiTi" w:hAnsi="Times New Roman" w:cs="Times New Roman" w:hint="eastAsia"/>
            <w:highlight w:val="yellow"/>
            <w:lang w:eastAsia="zh-CN"/>
            <w:rPrChange w:id="626" w:author="吴敏" w:date="2023-05-10T00:36:00Z">
              <w:rPr>
                <w:rFonts w:ascii="Times New Roman" w:eastAsia="KaiTi" w:hAnsi="Times New Roman" w:cs="Times New Roman" w:hint="eastAsia"/>
                <w:lang w:eastAsia="zh-CN"/>
              </w:rPr>
            </w:rPrChange>
          </w:rPr>
          <w:delText>物质的形成：</w:delText>
        </w:r>
      </w:del>
    </w:p>
    <w:p w14:paraId="478A3B49" w14:textId="4B84B7DD" w:rsidR="00A25A12" w:rsidRPr="00D46FD0" w:rsidDel="007E17DA" w:rsidRDefault="00A25A12" w:rsidP="00A319C5">
      <w:pPr>
        <w:pStyle w:val="a3"/>
        <w:ind w:firstLine="200"/>
        <w:jc w:val="both"/>
        <w:rPr>
          <w:del w:id="627" w:author="顏 秉田" w:date="2023-04-22T00:40:00Z"/>
          <w:rFonts w:ascii="Times New Roman" w:eastAsia="KaiTi" w:hAnsi="Times New Roman" w:cs="Times New Roman"/>
          <w:highlight w:val="yellow"/>
          <w:lang w:eastAsia="zh-CN"/>
          <w:rPrChange w:id="628" w:author="吴敏" w:date="2023-05-10T00:36:00Z">
            <w:rPr>
              <w:del w:id="629" w:author="顏 秉田" w:date="2023-04-22T00:40:00Z"/>
              <w:rFonts w:ascii="Times New Roman" w:eastAsia="KaiTi" w:hAnsi="Times New Roman" w:cs="Times New Roman"/>
              <w:lang w:eastAsia="zh-CN"/>
            </w:rPr>
          </w:rPrChange>
        </w:rPr>
      </w:pPr>
      <w:del w:id="630" w:author="顏 秉田" w:date="2023-04-22T00:40:00Z">
        <w:r w:rsidRPr="00D46FD0" w:rsidDel="007E17DA">
          <w:rPr>
            <w:rFonts w:ascii="Times New Roman" w:eastAsia="KaiTi" w:hAnsi="Times New Roman" w:cs="Times New Roman" w:hint="eastAsia"/>
            <w:highlight w:val="yellow"/>
            <w:lang w:eastAsia="zh-CN"/>
            <w:rPrChange w:id="631" w:author="吴敏" w:date="2023-05-10T00:36:00Z">
              <w:rPr>
                <w:rFonts w:ascii="Times New Roman" w:eastAsia="KaiTi" w:hAnsi="Times New Roman" w:cs="Times New Roman" w:hint="eastAsia"/>
                <w:lang w:eastAsia="zh-CN"/>
              </w:rPr>
            </w:rPrChange>
          </w:rPr>
          <w:delText>原质</w:delText>
        </w:r>
        <w:r w:rsidRPr="00D46FD0" w:rsidDel="007E17DA">
          <w:rPr>
            <w:rFonts w:ascii="Times New Roman" w:eastAsia="KaiTi" w:hAnsi="Times New Roman" w:cs="Times New Roman"/>
            <w:highlight w:val="yellow"/>
            <w:lang w:eastAsia="zh-CN"/>
            <w:rPrChange w:id="632" w:author="吴敏" w:date="2023-05-10T00:36:00Z">
              <w:rPr>
                <w:rFonts w:ascii="Times New Roman" w:eastAsia="KaiTi" w:hAnsi="Times New Roman" w:cs="Times New Roman"/>
                <w:lang w:eastAsia="zh-CN"/>
              </w:rPr>
            </w:rPrChange>
          </w:rPr>
          <w:delText>(</w:delText>
        </w:r>
        <w:r w:rsidRPr="00D46FD0" w:rsidDel="007E17DA">
          <w:rPr>
            <w:rFonts w:ascii="Times New Roman" w:eastAsia="KaiTi" w:hAnsi="Times New Roman" w:cs="Times New Roman" w:hint="eastAsia"/>
            <w:highlight w:val="yellow"/>
            <w:lang w:eastAsia="zh-CN"/>
            <w:rPrChange w:id="633" w:author="吴敏" w:date="2023-05-10T00:36:00Z">
              <w:rPr>
                <w:rFonts w:ascii="Times New Roman" w:eastAsia="KaiTi" w:hAnsi="Times New Roman" w:cs="Times New Roman" w:hint="eastAsia"/>
                <w:lang w:eastAsia="zh-CN"/>
              </w:rPr>
            </w:rPrChange>
          </w:rPr>
          <w:delText>光粒子</w:delText>
        </w:r>
        <w:r w:rsidRPr="00D46FD0" w:rsidDel="007E17DA">
          <w:rPr>
            <w:rFonts w:ascii="Times New Roman" w:eastAsia="KaiTi" w:hAnsi="Times New Roman" w:cs="Times New Roman"/>
            <w:highlight w:val="yellow"/>
            <w:lang w:eastAsia="zh-CN"/>
            <w:rPrChange w:id="634" w:author="吴敏" w:date="2023-05-10T00:36:00Z">
              <w:rPr>
                <w:rFonts w:ascii="Times New Roman" w:eastAsia="KaiTi" w:hAnsi="Times New Roman" w:cs="Times New Roman"/>
                <w:lang w:eastAsia="zh-CN"/>
              </w:rPr>
            </w:rPrChange>
          </w:rPr>
          <w:delText>)</w:delText>
        </w:r>
      </w:del>
    </w:p>
    <w:p w14:paraId="1D114859" w14:textId="1C1A2D5A" w:rsidR="00A25A12" w:rsidRPr="00D46FD0" w:rsidDel="007E17DA" w:rsidRDefault="00A25A12" w:rsidP="00A319C5">
      <w:pPr>
        <w:pStyle w:val="a3"/>
        <w:ind w:firstLine="200"/>
        <w:jc w:val="both"/>
        <w:rPr>
          <w:del w:id="635" w:author="顏 秉田" w:date="2023-04-22T00:40:00Z"/>
          <w:rFonts w:ascii="Times New Roman" w:eastAsia="KaiTi" w:hAnsi="Times New Roman" w:cs="Times New Roman"/>
          <w:highlight w:val="yellow"/>
          <w:lang w:eastAsia="zh-CN"/>
          <w:rPrChange w:id="636" w:author="吴敏" w:date="2023-05-10T00:36:00Z">
            <w:rPr>
              <w:del w:id="637" w:author="顏 秉田" w:date="2023-04-22T00:40:00Z"/>
              <w:rFonts w:ascii="Times New Roman" w:eastAsia="KaiTi" w:hAnsi="Times New Roman" w:cs="Times New Roman"/>
              <w:lang w:eastAsia="zh-CN"/>
            </w:rPr>
          </w:rPrChange>
        </w:rPr>
      </w:pPr>
      <w:del w:id="638" w:author="顏 秉田" w:date="2023-04-22T00:40:00Z">
        <w:r w:rsidRPr="00D46FD0" w:rsidDel="007E17DA">
          <w:rPr>
            <w:rFonts w:ascii="Times New Roman" w:eastAsia="KaiTi" w:hAnsi="Times New Roman" w:cs="Times New Roman" w:hint="eastAsia"/>
            <w:highlight w:val="yellow"/>
            <w:lang w:eastAsia="zh-CN"/>
            <w:rPrChange w:id="639" w:author="吴敏" w:date="2023-05-10T00:36:00Z">
              <w:rPr>
                <w:rFonts w:ascii="Times New Roman" w:eastAsia="KaiTi" w:hAnsi="Times New Roman" w:cs="Times New Roman" w:hint="eastAsia"/>
                <w:lang w:eastAsia="zh-CN"/>
              </w:rPr>
            </w:rPrChange>
          </w:rPr>
          <w:delText>被极快地抛入极微小的漩涡中，</w:delText>
        </w:r>
      </w:del>
    </w:p>
    <w:p w14:paraId="3B11363B" w14:textId="50688D08" w:rsidR="00A25A12" w:rsidRPr="00D46FD0" w:rsidDel="007E17DA" w:rsidRDefault="00A25A12" w:rsidP="00A319C5">
      <w:pPr>
        <w:pStyle w:val="a3"/>
        <w:ind w:firstLine="200"/>
        <w:jc w:val="both"/>
        <w:rPr>
          <w:del w:id="640" w:author="顏 秉田" w:date="2023-04-22T00:40:00Z"/>
          <w:rFonts w:ascii="Times New Roman" w:eastAsia="KaiTi" w:hAnsi="Times New Roman" w:cs="Times New Roman"/>
          <w:highlight w:val="yellow"/>
          <w:lang w:eastAsia="zh-CN"/>
          <w:rPrChange w:id="641" w:author="吴敏" w:date="2023-05-10T00:36:00Z">
            <w:rPr>
              <w:del w:id="642" w:author="顏 秉田" w:date="2023-04-22T00:40:00Z"/>
              <w:rFonts w:ascii="Times New Roman" w:eastAsia="KaiTi" w:hAnsi="Times New Roman" w:cs="Times New Roman"/>
              <w:lang w:eastAsia="zh-CN"/>
            </w:rPr>
          </w:rPrChange>
        </w:rPr>
      </w:pPr>
      <w:del w:id="643" w:author="顏 秉田" w:date="2023-04-22T00:40:00Z">
        <w:r w:rsidRPr="00D46FD0" w:rsidDel="007E17DA">
          <w:rPr>
            <w:rFonts w:ascii="Times New Roman" w:eastAsia="KaiTi" w:hAnsi="Times New Roman" w:cs="Times New Roman" w:hint="eastAsia"/>
            <w:highlight w:val="yellow"/>
            <w:lang w:eastAsia="zh-CN"/>
            <w:rPrChange w:id="644" w:author="吴敏" w:date="2023-05-10T00:36:00Z">
              <w:rPr>
                <w:rFonts w:ascii="Times New Roman" w:eastAsia="KaiTi" w:hAnsi="Times New Roman" w:cs="Times New Roman" w:hint="eastAsia"/>
                <w:lang w:eastAsia="zh-CN"/>
              </w:rPr>
            </w:rPrChange>
          </w:rPr>
          <w:delText>变成了粗钝的物质。</w:delText>
        </w:r>
      </w:del>
    </w:p>
    <w:p w14:paraId="1E5A3C3E" w14:textId="0A91BE2F" w:rsidR="00A25A12" w:rsidRPr="00D46FD0" w:rsidDel="007E17DA" w:rsidRDefault="00A25A12" w:rsidP="00A319C5">
      <w:pPr>
        <w:pStyle w:val="a3"/>
        <w:ind w:firstLine="200"/>
        <w:jc w:val="both"/>
        <w:rPr>
          <w:del w:id="645" w:author="顏 秉田" w:date="2023-04-22T00:40:00Z"/>
          <w:rFonts w:ascii="Times New Roman" w:eastAsia="KaiTi" w:hAnsi="Times New Roman" w:cs="Times New Roman"/>
          <w:highlight w:val="yellow"/>
          <w:lang w:eastAsia="zh-CN"/>
          <w:rPrChange w:id="646" w:author="吴敏" w:date="2023-05-10T00:36:00Z">
            <w:rPr>
              <w:del w:id="647" w:author="顏 秉田" w:date="2023-04-22T00:40:00Z"/>
              <w:rFonts w:ascii="Times New Roman" w:eastAsia="KaiTi" w:hAnsi="Times New Roman" w:cs="Times New Roman"/>
              <w:lang w:eastAsia="zh-CN"/>
            </w:rPr>
          </w:rPrChange>
        </w:rPr>
      </w:pPr>
      <w:del w:id="648" w:author="顏 秉田" w:date="2023-04-22T00:40:00Z">
        <w:r w:rsidRPr="00D46FD0" w:rsidDel="007E17DA">
          <w:rPr>
            <w:rFonts w:ascii="Times New Roman" w:eastAsia="KaiTi" w:hAnsi="Times New Roman" w:cs="Times New Roman" w:hint="eastAsia"/>
            <w:highlight w:val="yellow"/>
            <w:lang w:eastAsia="zh-CN"/>
            <w:rPrChange w:id="649" w:author="吴敏" w:date="2023-05-10T00:36:00Z">
              <w:rPr>
                <w:rFonts w:ascii="Times New Roman" w:eastAsia="KaiTi" w:hAnsi="Times New Roman" w:cs="Times New Roman" w:hint="eastAsia"/>
                <w:lang w:eastAsia="zh-CN"/>
              </w:rPr>
            </w:rPrChange>
          </w:rPr>
          <w:delText>力消退，</w:delText>
        </w:r>
      </w:del>
    </w:p>
    <w:p w14:paraId="06C5E2F4" w14:textId="05DD366B" w:rsidR="00A25A12" w:rsidRPr="00D46FD0" w:rsidDel="007E17DA" w:rsidRDefault="00A25A12" w:rsidP="00A319C5">
      <w:pPr>
        <w:pStyle w:val="a3"/>
        <w:ind w:firstLine="200"/>
        <w:jc w:val="both"/>
        <w:rPr>
          <w:del w:id="650" w:author="顏 秉田" w:date="2023-04-22T00:40:00Z"/>
          <w:rFonts w:ascii="Times New Roman" w:eastAsia="KaiTi" w:hAnsi="Times New Roman" w:cs="Times New Roman"/>
          <w:highlight w:val="yellow"/>
          <w:lang w:eastAsia="zh-CN"/>
          <w:rPrChange w:id="651" w:author="吴敏" w:date="2023-05-10T00:36:00Z">
            <w:rPr>
              <w:del w:id="652" w:author="顏 秉田" w:date="2023-04-22T00:40:00Z"/>
              <w:rFonts w:ascii="Times New Roman" w:eastAsia="KaiTi" w:hAnsi="Times New Roman" w:cs="Times New Roman"/>
              <w:lang w:eastAsia="zh-CN"/>
            </w:rPr>
          </w:rPrChange>
        </w:rPr>
      </w:pPr>
      <w:del w:id="653" w:author="顏 秉田" w:date="2023-04-22T00:40:00Z">
        <w:r w:rsidRPr="00D46FD0" w:rsidDel="007E17DA">
          <w:rPr>
            <w:rFonts w:ascii="Times New Roman" w:eastAsia="KaiTi" w:hAnsi="Times New Roman" w:cs="Times New Roman" w:hint="eastAsia"/>
            <w:highlight w:val="yellow"/>
            <w:lang w:eastAsia="zh-CN"/>
            <w:rPrChange w:id="654" w:author="吴敏" w:date="2023-05-10T00:36:00Z">
              <w:rPr>
                <w:rFonts w:ascii="Times New Roman" w:eastAsia="KaiTi" w:hAnsi="Times New Roman" w:cs="Times New Roman" w:hint="eastAsia"/>
                <w:lang w:eastAsia="zh-CN"/>
              </w:rPr>
            </w:rPrChange>
          </w:rPr>
          <w:delText>运动停止，</w:delText>
        </w:r>
      </w:del>
    </w:p>
    <w:p w14:paraId="70A0689B" w14:textId="6D4DA205" w:rsidR="00A25A12" w:rsidRPr="00D46FD0" w:rsidDel="007E17DA" w:rsidRDefault="00A25A12" w:rsidP="00A319C5">
      <w:pPr>
        <w:pStyle w:val="a3"/>
        <w:ind w:firstLine="200"/>
        <w:jc w:val="both"/>
        <w:rPr>
          <w:del w:id="655" w:author="顏 秉田" w:date="2023-04-22T00:40:00Z"/>
          <w:rFonts w:ascii="Times New Roman" w:eastAsia="KaiTi" w:hAnsi="Times New Roman" w:cs="Times New Roman"/>
          <w:highlight w:val="yellow"/>
          <w:lang w:eastAsia="zh-CN"/>
          <w:rPrChange w:id="656" w:author="吴敏" w:date="2023-05-10T00:36:00Z">
            <w:rPr>
              <w:del w:id="657" w:author="顏 秉田" w:date="2023-04-22T00:40:00Z"/>
              <w:rFonts w:ascii="Times New Roman" w:eastAsia="KaiTi" w:hAnsi="Times New Roman" w:cs="Times New Roman"/>
              <w:lang w:eastAsia="zh-CN"/>
            </w:rPr>
          </w:rPrChange>
        </w:rPr>
      </w:pPr>
      <w:del w:id="658" w:author="顏 秉田" w:date="2023-04-22T00:40:00Z">
        <w:r w:rsidRPr="00D46FD0" w:rsidDel="007E17DA">
          <w:rPr>
            <w:rFonts w:ascii="Times New Roman" w:eastAsia="KaiTi" w:hAnsi="Times New Roman" w:cs="Times New Roman" w:hint="eastAsia"/>
            <w:highlight w:val="yellow"/>
            <w:lang w:eastAsia="zh-CN"/>
            <w:rPrChange w:id="659" w:author="吴敏" w:date="2023-05-10T00:36:00Z">
              <w:rPr>
                <w:rFonts w:ascii="Times New Roman" w:eastAsia="KaiTi" w:hAnsi="Times New Roman" w:cs="Times New Roman" w:hint="eastAsia"/>
                <w:lang w:eastAsia="zh-CN"/>
              </w:rPr>
            </w:rPrChange>
          </w:rPr>
          <w:delText>物质消失，</w:delText>
        </w:r>
      </w:del>
    </w:p>
    <w:p w14:paraId="54D9E477" w14:textId="2FFBD7C7" w:rsidR="00A25A12" w:rsidRPr="00D46FD0" w:rsidDel="007E17DA" w:rsidRDefault="00A25A12" w:rsidP="00A319C5">
      <w:pPr>
        <w:pStyle w:val="a3"/>
        <w:ind w:firstLine="200"/>
        <w:jc w:val="both"/>
        <w:rPr>
          <w:del w:id="660" w:author="顏 秉田" w:date="2023-04-22T00:40:00Z"/>
          <w:rFonts w:ascii="Times New Roman" w:eastAsia="KaiTi" w:hAnsi="Times New Roman" w:cs="Times New Roman"/>
          <w:highlight w:val="yellow"/>
          <w:lang w:eastAsia="zh-CN"/>
          <w:rPrChange w:id="661" w:author="吴敏" w:date="2023-05-10T00:36:00Z">
            <w:rPr>
              <w:del w:id="662" w:author="顏 秉田" w:date="2023-04-22T00:40:00Z"/>
              <w:rFonts w:ascii="Times New Roman" w:eastAsia="KaiTi" w:hAnsi="Times New Roman" w:cs="Times New Roman"/>
              <w:lang w:eastAsia="zh-CN"/>
            </w:rPr>
          </w:rPrChange>
        </w:rPr>
      </w:pPr>
      <w:del w:id="663" w:author="顏 秉田" w:date="2023-04-22T00:40:00Z">
        <w:r w:rsidRPr="00D46FD0" w:rsidDel="007E17DA">
          <w:rPr>
            <w:rFonts w:ascii="Times New Roman" w:eastAsia="KaiTi" w:hAnsi="Times New Roman" w:cs="Times New Roman" w:hint="eastAsia"/>
            <w:highlight w:val="yellow"/>
            <w:lang w:eastAsia="zh-CN"/>
            <w:rPrChange w:id="664" w:author="吴敏" w:date="2023-05-10T00:36:00Z">
              <w:rPr>
                <w:rFonts w:ascii="Times New Roman" w:eastAsia="KaiTi" w:hAnsi="Times New Roman" w:cs="Times New Roman" w:hint="eastAsia"/>
                <w:lang w:eastAsia="zh-CN"/>
              </w:rPr>
            </w:rPrChange>
          </w:rPr>
          <w:delText>还原成原质</w:delText>
        </w:r>
        <w:r w:rsidRPr="00D46FD0" w:rsidDel="007E17DA">
          <w:rPr>
            <w:rFonts w:ascii="Times New Roman" w:eastAsia="KaiTi" w:hAnsi="Times New Roman" w:cs="Times New Roman"/>
            <w:highlight w:val="yellow"/>
            <w:lang w:eastAsia="zh-CN"/>
            <w:rPrChange w:id="665" w:author="吴敏" w:date="2023-05-10T00:36:00Z">
              <w:rPr>
                <w:rFonts w:ascii="Times New Roman" w:eastAsia="KaiTi" w:hAnsi="Times New Roman" w:cs="Times New Roman"/>
                <w:lang w:eastAsia="zh-CN"/>
              </w:rPr>
            </w:rPrChange>
          </w:rPr>
          <w:delText>(</w:delText>
        </w:r>
        <w:r w:rsidRPr="00D46FD0" w:rsidDel="007E17DA">
          <w:rPr>
            <w:rFonts w:ascii="Times New Roman" w:eastAsia="KaiTi" w:hAnsi="Times New Roman" w:cs="Times New Roman" w:hint="eastAsia"/>
            <w:highlight w:val="yellow"/>
            <w:lang w:eastAsia="zh-CN"/>
            <w:rPrChange w:id="666" w:author="吴敏" w:date="2023-05-10T00:36:00Z">
              <w:rPr>
                <w:rFonts w:ascii="Times New Roman" w:eastAsia="KaiTi" w:hAnsi="Times New Roman" w:cs="Times New Roman" w:hint="eastAsia"/>
                <w:lang w:eastAsia="zh-CN"/>
              </w:rPr>
            </w:rPrChange>
          </w:rPr>
          <w:delText>光粒子</w:delText>
        </w:r>
        <w:r w:rsidRPr="00D46FD0" w:rsidDel="007E17DA">
          <w:rPr>
            <w:rFonts w:ascii="Times New Roman" w:eastAsia="KaiTi" w:hAnsi="Times New Roman" w:cs="Times New Roman"/>
            <w:highlight w:val="yellow"/>
            <w:lang w:eastAsia="zh-CN"/>
            <w:rPrChange w:id="667" w:author="吴敏" w:date="2023-05-10T00:36:00Z">
              <w:rPr>
                <w:rFonts w:ascii="Times New Roman" w:eastAsia="KaiTi" w:hAnsi="Times New Roman" w:cs="Times New Roman"/>
                <w:lang w:eastAsia="zh-CN"/>
              </w:rPr>
            </w:rPrChange>
          </w:rPr>
          <w:delText>)</w:delText>
        </w:r>
        <w:r w:rsidRPr="00D46FD0" w:rsidDel="007E17DA">
          <w:rPr>
            <w:rFonts w:ascii="Times New Roman" w:eastAsia="KaiTi" w:hAnsi="Times New Roman" w:cs="Times New Roman" w:hint="eastAsia"/>
            <w:highlight w:val="yellow"/>
            <w:lang w:eastAsia="zh-CN"/>
            <w:rPrChange w:id="668" w:author="吴敏" w:date="2023-05-10T00:36:00Z">
              <w:rPr>
                <w:rFonts w:ascii="Times New Roman" w:eastAsia="KaiTi" w:hAnsi="Times New Roman" w:cs="Times New Roman" w:hint="eastAsia"/>
                <w:lang w:eastAsia="zh-CN"/>
              </w:rPr>
            </w:rPrChange>
          </w:rPr>
          <w:delText>。</w:delText>
        </w:r>
      </w:del>
    </w:p>
    <w:p w14:paraId="461E8145" w14:textId="1A95B6CF" w:rsidR="00A25A12" w:rsidRPr="00D46FD0" w:rsidDel="007E17DA" w:rsidRDefault="00A25A12" w:rsidP="00A319C5">
      <w:pPr>
        <w:pStyle w:val="a3"/>
        <w:ind w:firstLine="200"/>
        <w:jc w:val="both"/>
        <w:rPr>
          <w:del w:id="669" w:author="顏 秉田" w:date="2023-04-22T00:40:00Z"/>
          <w:rFonts w:ascii="Times New Roman" w:eastAsia="KaiTi" w:hAnsi="Times New Roman" w:cs="Times New Roman"/>
          <w:highlight w:val="yellow"/>
          <w:lang w:eastAsia="zh-CN"/>
          <w:rPrChange w:id="670" w:author="吴敏" w:date="2023-05-10T00:36:00Z">
            <w:rPr>
              <w:del w:id="671" w:author="顏 秉田" w:date="2023-04-22T00:40:00Z"/>
              <w:rFonts w:ascii="Times New Roman" w:eastAsia="KaiTi" w:hAnsi="Times New Roman" w:cs="Times New Roman"/>
              <w:lang w:eastAsia="zh-CN"/>
            </w:rPr>
          </w:rPrChange>
        </w:rPr>
      </w:pPr>
      <w:del w:id="672" w:author="顏 秉田" w:date="2023-04-22T00:40:00Z">
        <w:r w:rsidRPr="00D46FD0" w:rsidDel="007E17DA">
          <w:rPr>
            <w:rFonts w:ascii="Times New Roman" w:eastAsia="KaiTi" w:hAnsi="Times New Roman" w:cs="Times New Roman" w:hint="eastAsia"/>
            <w:highlight w:val="yellow"/>
            <w:lang w:eastAsia="zh-CN"/>
            <w:rPrChange w:id="673" w:author="吴敏" w:date="2023-05-10T00:36:00Z">
              <w:rPr>
                <w:rFonts w:ascii="Times New Roman" w:eastAsia="KaiTi" w:hAnsi="Times New Roman" w:cs="Times New Roman" w:hint="eastAsia"/>
                <w:lang w:eastAsia="zh-CN"/>
              </w:rPr>
            </w:rPrChange>
          </w:rPr>
          <w:delText>物质就是密度很高的</w:delText>
        </w:r>
        <w:r w:rsidRPr="00D46FD0" w:rsidDel="007E17DA">
          <w:rPr>
            <w:rFonts w:ascii="Times New Roman" w:eastAsia="KaiTi" w:hAnsi="Times New Roman" w:cs="Times New Roman"/>
            <w:highlight w:val="yellow"/>
            <w:lang w:eastAsia="zh-CN"/>
            <w:rPrChange w:id="674" w:author="吴敏" w:date="2023-05-10T00:36:00Z">
              <w:rPr>
                <w:rFonts w:ascii="Times New Roman" w:eastAsia="KaiTi" w:hAnsi="Times New Roman" w:cs="Times New Roman"/>
                <w:lang w:eastAsia="zh-CN"/>
              </w:rPr>
            </w:rPrChange>
          </w:rPr>
          <w:delText>The one</w:delText>
        </w:r>
        <w:r w:rsidRPr="00D46FD0" w:rsidDel="007E17DA">
          <w:rPr>
            <w:rFonts w:ascii="Times New Roman" w:eastAsia="KaiTi" w:hAnsi="Times New Roman" w:cs="Times New Roman" w:hint="eastAsia"/>
            <w:highlight w:val="yellow"/>
            <w:lang w:eastAsia="zh-CN"/>
            <w:rPrChange w:id="675" w:author="吴敏" w:date="2023-05-10T00:36:00Z">
              <w:rPr>
                <w:rFonts w:ascii="Times New Roman" w:eastAsia="KaiTi" w:hAnsi="Times New Roman" w:cs="Times New Roman" w:hint="eastAsia"/>
                <w:lang w:eastAsia="zh-CN"/>
              </w:rPr>
            </w:rPrChange>
          </w:rPr>
          <w:delText>。</w:delText>
        </w:r>
      </w:del>
    </w:p>
    <w:p w14:paraId="1B521E51" w14:textId="2B9DF5DA" w:rsidR="00A25A12" w:rsidRPr="00D46FD0" w:rsidDel="007E17DA" w:rsidRDefault="00A25A12" w:rsidP="00A319C5">
      <w:pPr>
        <w:pStyle w:val="a3"/>
        <w:ind w:firstLine="200"/>
        <w:jc w:val="both"/>
        <w:rPr>
          <w:del w:id="676" w:author="顏 秉田" w:date="2023-04-22T00:40:00Z"/>
          <w:rFonts w:ascii="Times New Roman" w:eastAsia="KaiTi" w:hAnsi="Times New Roman" w:cs="Times New Roman"/>
          <w:highlight w:val="yellow"/>
          <w:lang w:eastAsia="zh-CN"/>
          <w:rPrChange w:id="677" w:author="吴敏" w:date="2023-05-10T00:36:00Z">
            <w:rPr>
              <w:del w:id="678" w:author="顏 秉田" w:date="2023-04-22T00:40:00Z"/>
              <w:rFonts w:ascii="Times New Roman" w:eastAsia="KaiTi" w:hAnsi="Times New Roman" w:cs="Times New Roman"/>
              <w:lang w:eastAsia="zh-CN"/>
            </w:rPr>
          </w:rPrChange>
        </w:rPr>
      </w:pPr>
      <w:del w:id="679" w:author="顏 秉田" w:date="2023-04-22T00:40:00Z">
        <w:r w:rsidRPr="00D46FD0" w:rsidDel="007E17DA">
          <w:rPr>
            <w:rFonts w:ascii="Times New Roman" w:eastAsia="KaiTi" w:hAnsi="Times New Roman" w:cs="Times New Roman" w:hint="eastAsia"/>
            <w:highlight w:val="yellow"/>
            <w:lang w:eastAsia="zh-CN"/>
            <w:rPrChange w:id="680" w:author="吴敏" w:date="2023-05-10T00:36:00Z">
              <w:rPr>
                <w:rFonts w:ascii="Times New Roman" w:eastAsia="KaiTi" w:hAnsi="Times New Roman" w:cs="Times New Roman" w:hint="eastAsia"/>
                <w:lang w:eastAsia="zh-CN"/>
              </w:rPr>
            </w:rPrChange>
          </w:rPr>
          <w:delText>人类也是物质，也是一种光。</w:delText>
        </w:r>
      </w:del>
    </w:p>
    <w:p w14:paraId="3861D2A2" w14:textId="637E217A" w:rsidR="00A25A12" w:rsidRPr="00D46FD0" w:rsidDel="007E17DA" w:rsidRDefault="00A25A12" w:rsidP="00A319C5">
      <w:pPr>
        <w:pStyle w:val="a3"/>
        <w:ind w:firstLine="200"/>
        <w:jc w:val="both"/>
        <w:rPr>
          <w:del w:id="681" w:author="顏 秉田" w:date="2023-04-22T00:40:00Z"/>
          <w:rFonts w:ascii="Times New Roman" w:eastAsia="KaiTi" w:hAnsi="Times New Roman" w:cs="Times New Roman"/>
          <w:highlight w:val="yellow"/>
          <w:lang w:eastAsia="zh-CN"/>
          <w:rPrChange w:id="682" w:author="吴敏" w:date="2023-05-10T00:36:00Z">
            <w:rPr>
              <w:del w:id="683" w:author="顏 秉田" w:date="2023-04-22T00:40:00Z"/>
              <w:rFonts w:ascii="Times New Roman" w:eastAsia="KaiTi" w:hAnsi="Times New Roman" w:cs="Times New Roman"/>
              <w:lang w:eastAsia="zh-CN"/>
            </w:rPr>
          </w:rPrChange>
        </w:rPr>
      </w:pPr>
      <w:del w:id="684" w:author="顏 秉田" w:date="2023-04-22T00:40:00Z">
        <w:r w:rsidRPr="00D46FD0" w:rsidDel="007E17DA">
          <w:rPr>
            <w:rFonts w:ascii="Times New Roman" w:eastAsia="KaiTi" w:hAnsi="Times New Roman" w:cs="Times New Roman" w:hint="eastAsia"/>
            <w:highlight w:val="yellow"/>
            <w:lang w:eastAsia="zh-CN"/>
            <w:rPrChange w:id="685" w:author="吴敏" w:date="2023-05-10T00:36:00Z">
              <w:rPr>
                <w:rFonts w:ascii="Times New Roman" w:eastAsia="KaiTi" w:hAnsi="Times New Roman" w:cs="Times New Roman" w:hint="eastAsia"/>
                <w:lang w:eastAsia="zh-CN"/>
              </w:rPr>
            </w:rPrChange>
          </w:rPr>
          <w:delText>没有一个人会死亡，他们都转化成了光，恢复到了它们的原始状态。</w:delText>
        </w:r>
      </w:del>
    </w:p>
    <w:p w14:paraId="1BDA5616" w14:textId="1D93C4E1" w:rsidR="00A25A12" w:rsidRPr="00D46FD0" w:rsidDel="007E17DA" w:rsidRDefault="00A25A12" w:rsidP="00A319C5">
      <w:pPr>
        <w:pStyle w:val="a3"/>
        <w:ind w:firstLine="200"/>
        <w:jc w:val="both"/>
        <w:rPr>
          <w:del w:id="686" w:author="顏 秉田" w:date="2023-04-22T00:40:00Z"/>
          <w:rFonts w:ascii="Times New Roman" w:eastAsia="KaiTi" w:hAnsi="Times New Roman" w:cs="Times New Roman"/>
          <w:highlight w:val="yellow"/>
          <w:lang w:eastAsia="zh-CN"/>
          <w:rPrChange w:id="687" w:author="吴敏" w:date="2023-05-10T00:36:00Z">
            <w:rPr>
              <w:del w:id="688" w:author="顏 秉田" w:date="2023-04-22T00:40:00Z"/>
              <w:rFonts w:ascii="Times New Roman" w:eastAsia="KaiTi" w:hAnsi="Times New Roman" w:cs="Times New Roman"/>
              <w:lang w:eastAsia="zh-CN"/>
            </w:rPr>
          </w:rPrChange>
        </w:rPr>
      </w:pPr>
      <w:del w:id="689" w:author="顏 秉田" w:date="2023-04-22T00:40:00Z">
        <w:r w:rsidRPr="00D46FD0" w:rsidDel="007E17DA">
          <w:rPr>
            <w:rFonts w:ascii="Times New Roman" w:eastAsia="KaiTi" w:hAnsi="Times New Roman" w:cs="Times New Roman" w:hint="eastAsia"/>
            <w:highlight w:val="yellow"/>
            <w:lang w:eastAsia="zh-CN"/>
            <w:rPrChange w:id="690" w:author="吴敏" w:date="2023-05-10T00:36:00Z">
              <w:rPr>
                <w:rFonts w:ascii="Times New Roman" w:eastAsia="KaiTi" w:hAnsi="Times New Roman" w:cs="Times New Roman" w:hint="eastAsia"/>
                <w:lang w:eastAsia="zh-CN"/>
              </w:rPr>
            </w:rPrChange>
          </w:rPr>
          <w:delText>我们聚集成</w:delText>
        </w:r>
        <w:r w:rsidRPr="00D46FD0" w:rsidDel="007E17DA">
          <w:rPr>
            <w:rFonts w:ascii="Times New Roman" w:eastAsia="KaiTi" w:hAnsi="Times New Roman" w:cs="Times New Roman"/>
            <w:highlight w:val="yellow"/>
            <w:lang w:eastAsia="zh-CN"/>
            <w:rPrChange w:id="691" w:author="吴敏" w:date="2023-05-10T00:36:00Z">
              <w:rPr>
                <w:rFonts w:ascii="Times New Roman" w:eastAsia="KaiTi" w:hAnsi="Times New Roman" w:cs="Times New Roman"/>
                <w:lang w:eastAsia="zh-CN"/>
              </w:rPr>
            </w:rPrChange>
          </w:rPr>
          <w:delText>The one</w:delText>
        </w:r>
        <w:r w:rsidRPr="00D46FD0" w:rsidDel="007E17DA">
          <w:rPr>
            <w:rFonts w:ascii="Times New Roman" w:eastAsia="KaiTi" w:hAnsi="Times New Roman" w:cs="Times New Roman" w:hint="eastAsia"/>
            <w:highlight w:val="yellow"/>
            <w:lang w:eastAsia="zh-CN"/>
            <w:rPrChange w:id="692" w:author="吴敏" w:date="2023-05-10T00:36:00Z">
              <w:rPr>
                <w:rFonts w:ascii="Times New Roman" w:eastAsia="KaiTi" w:hAnsi="Times New Roman" w:cs="Times New Roman" w:hint="eastAsia"/>
                <w:lang w:eastAsia="zh-CN"/>
              </w:rPr>
            </w:rPrChange>
          </w:rPr>
          <w:delText>的状态，生命结束之后又回到</w:delText>
        </w:r>
        <w:r w:rsidRPr="00D46FD0" w:rsidDel="007E17DA">
          <w:rPr>
            <w:rFonts w:ascii="Times New Roman" w:eastAsia="KaiTi" w:hAnsi="Times New Roman" w:cs="Times New Roman"/>
            <w:highlight w:val="yellow"/>
            <w:lang w:eastAsia="zh-CN"/>
            <w:rPrChange w:id="693" w:author="吴敏" w:date="2023-05-10T00:36:00Z">
              <w:rPr>
                <w:rFonts w:ascii="Times New Roman" w:eastAsia="KaiTi" w:hAnsi="Times New Roman" w:cs="Times New Roman"/>
                <w:lang w:eastAsia="zh-CN"/>
              </w:rPr>
            </w:rPrChange>
          </w:rPr>
          <w:delText>The one</w:delText>
        </w:r>
        <w:r w:rsidRPr="00D46FD0" w:rsidDel="007E17DA">
          <w:rPr>
            <w:rFonts w:ascii="Times New Roman" w:eastAsia="KaiTi" w:hAnsi="Times New Roman" w:cs="Times New Roman" w:hint="eastAsia"/>
            <w:highlight w:val="yellow"/>
            <w:lang w:eastAsia="zh-CN"/>
            <w:rPrChange w:id="694" w:author="吴敏" w:date="2023-05-10T00:36:00Z">
              <w:rPr>
                <w:rFonts w:ascii="Times New Roman" w:eastAsia="KaiTi" w:hAnsi="Times New Roman" w:cs="Times New Roman" w:hint="eastAsia"/>
                <w:lang w:eastAsia="zh-CN"/>
              </w:rPr>
            </w:rPrChange>
          </w:rPr>
          <w:delText>的状态。只是物质的东西，有一部分会被大地、空气吸收，精气神被吸收。</w:delText>
        </w:r>
      </w:del>
    </w:p>
    <w:p w14:paraId="5210F382" w14:textId="4EDD86EF" w:rsidR="00A25A12" w:rsidRPr="00D46FD0" w:rsidDel="007E17DA" w:rsidRDefault="00A25A12" w:rsidP="00A319C5">
      <w:pPr>
        <w:pStyle w:val="a3"/>
        <w:ind w:firstLine="200"/>
        <w:jc w:val="both"/>
        <w:rPr>
          <w:del w:id="695" w:author="顏 秉田" w:date="2023-04-22T00:40:00Z"/>
          <w:rFonts w:ascii="Times New Roman" w:eastAsia="KaiTi" w:hAnsi="Times New Roman" w:cs="Times New Roman"/>
          <w:highlight w:val="yellow"/>
          <w:lang w:eastAsia="zh-CN"/>
          <w:rPrChange w:id="696" w:author="吴敏" w:date="2023-05-10T00:36:00Z">
            <w:rPr>
              <w:del w:id="697" w:author="顏 秉田" w:date="2023-04-22T00:40:00Z"/>
              <w:rFonts w:ascii="Times New Roman" w:eastAsia="KaiTi" w:hAnsi="Times New Roman" w:cs="Times New Roman"/>
              <w:lang w:eastAsia="zh-CN"/>
            </w:rPr>
          </w:rPrChange>
        </w:rPr>
      </w:pPr>
      <w:del w:id="698" w:author="顏 秉田" w:date="2023-04-22T00:40:00Z">
        <w:r w:rsidRPr="00D46FD0" w:rsidDel="007E17DA">
          <w:rPr>
            <w:rFonts w:ascii="Times New Roman" w:eastAsia="KaiTi" w:hAnsi="Times New Roman" w:cs="Times New Roman"/>
            <w:highlight w:val="yellow"/>
            <w:lang w:eastAsia="zh-CN"/>
            <w:rPrChange w:id="699" w:author="吴敏" w:date="2023-05-10T00:36:00Z">
              <w:rPr>
                <w:rFonts w:ascii="Times New Roman" w:eastAsia="KaiTi" w:hAnsi="Times New Roman" w:cs="Times New Roman"/>
                <w:lang w:eastAsia="zh-CN"/>
              </w:rPr>
            </w:rPrChange>
          </w:rPr>
          <w:delText xml:space="preserve">The one </w:delText>
        </w:r>
        <w:r w:rsidRPr="00D46FD0" w:rsidDel="007E17DA">
          <w:rPr>
            <w:rFonts w:ascii="Times New Roman" w:eastAsia="KaiTi" w:hAnsi="Times New Roman" w:cs="Times New Roman" w:hint="eastAsia"/>
            <w:highlight w:val="yellow"/>
            <w:lang w:eastAsia="zh-CN"/>
            <w:rPrChange w:id="700" w:author="吴敏" w:date="2023-05-10T00:36:00Z">
              <w:rPr>
                <w:rFonts w:ascii="Times New Roman" w:eastAsia="KaiTi" w:hAnsi="Times New Roman" w:cs="Times New Roman" w:hint="eastAsia"/>
                <w:lang w:eastAsia="zh-CN"/>
              </w:rPr>
            </w:rPrChange>
          </w:rPr>
          <w:delText>有不同的状态，物质、灰等。不那么纯粹的</w:delText>
        </w:r>
        <w:r w:rsidRPr="00D46FD0" w:rsidDel="007E17DA">
          <w:rPr>
            <w:rFonts w:ascii="Times New Roman" w:eastAsia="KaiTi" w:hAnsi="Times New Roman" w:cs="Times New Roman"/>
            <w:highlight w:val="yellow"/>
            <w:lang w:eastAsia="zh-CN"/>
            <w:rPrChange w:id="701" w:author="吴敏" w:date="2023-05-10T00:36:00Z">
              <w:rPr>
                <w:rFonts w:ascii="Times New Roman" w:eastAsia="KaiTi" w:hAnsi="Times New Roman" w:cs="Times New Roman"/>
                <w:lang w:eastAsia="zh-CN"/>
              </w:rPr>
            </w:rPrChange>
          </w:rPr>
          <w:delText>The one</w:delText>
        </w:r>
        <w:r w:rsidRPr="00D46FD0" w:rsidDel="007E17DA">
          <w:rPr>
            <w:rFonts w:ascii="Times New Roman" w:eastAsia="KaiTi" w:hAnsi="Times New Roman" w:cs="Times New Roman" w:hint="eastAsia"/>
            <w:highlight w:val="yellow"/>
            <w:lang w:eastAsia="zh-CN"/>
            <w:rPrChange w:id="702" w:author="吴敏" w:date="2023-05-10T00:36:00Z">
              <w:rPr>
                <w:rFonts w:ascii="Times New Roman" w:eastAsia="KaiTi" w:hAnsi="Times New Roman" w:cs="Times New Roman" w:hint="eastAsia"/>
                <w:lang w:eastAsia="zh-CN"/>
              </w:rPr>
            </w:rPrChange>
          </w:rPr>
          <w:delText>就会被吸收。</w:delText>
        </w:r>
      </w:del>
    </w:p>
    <w:p w14:paraId="010C101E" w14:textId="21C4047D" w:rsidR="00144D62" w:rsidRPr="00D46FD0" w:rsidDel="007E17DA" w:rsidRDefault="00144D62" w:rsidP="00A319C5">
      <w:pPr>
        <w:pStyle w:val="a3"/>
        <w:ind w:firstLine="200"/>
        <w:jc w:val="both"/>
        <w:rPr>
          <w:del w:id="703" w:author="顏 秉田" w:date="2023-04-22T00:40:00Z"/>
          <w:rFonts w:ascii="Times New Roman" w:eastAsia="KaiTi" w:hAnsi="Times New Roman" w:cs="Times New Roman"/>
          <w:highlight w:val="yellow"/>
          <w:lang w:eastAsia="zh-CN"/>
          <w:rPrChange w:id="704" w:author="吴敏" w:date="2023-05-10T00:36:00Z">
            <w:rPr>
              <w:del w:id="705" w:author="顏 秉田" w:date="2023-04-22T00:40:00Z"/>
              <w:rFonts w:ascii="Times New Roman" w:eastAsia="KaiTi" w:hAnsi="Times New Roman" w:cs="Times New Roman"/>
              <w:lang w:eastAsia="zh-CN"/>
            </w:rPr>
          </w:rPrChange>
        </w:rPr>
      </w:pPr>
      <w:del w:id="706" w:author="顏 秉田" w:date="2023-04-22T00:40:00Z">
        <w:r w:rsidRPr="00D46FD0" w:rsidDel="007E17DA">
          <w:rPr>
            <w:rFonts w:ascii="Times New Roman" w:eastAsia="KaiTi" w:hAnsi="Times New Roman" w:cs="Times New Roman" w:hint="eastAsia"/>
            <w:highlight w:val="yellow"/>
            <w:lang w:eastAsia="zh-CN"/>
            <w:rPrChange w:id="707" w:author="吴敏" w:date="2023-05-10T00:36:00Z">
              <w:rPr>
                <w:rFonts w:ascii="Times New Roman" w:eastAsia="KaiTi" w:hAnsi="Times New Roman" w:cs="Times New Roman" w:hint="eastAsia"/>
                <w:lang w:eastAsia="zh-CN"/>
              </w:rPr>
            </w:rPrChange>
          </w:rPr>
          <w:delText>脑功能同样以光来体现。随着时间的推移，大脑变得更强大，更接近白色</w:delText>
        </w:r>
        <w:r w:rsidRPr="00D46FD0" w:rsidDel="007E17DA">
          <w:rPr>
            <w:rFonts w:ascii="Times New Roman" w:eastAsia="KaiTi" w:hAnsi="Times New Roman" w:cs="Times New Roman"/>
            <w:highlight w:val="yellow"/>
            <w:lang w:eastAsia="zh-CN"/>
            <w:rPrChange w:id="708" w:author="吴敏" w:date="2023-05-10T00:36:00Z">
              <w:rPr>
                <w:rFonts w:ascii="Times New Roman" w:eastAsia="KaiTi" w:hAnsi="Times New Roman" w:cs="Times New Roman"/>
                <w:lang w:eastAsia="zh-CN"/>
              </w:rPr>
            </w:rPrChange>
          </w:rPr>
          <w:delText>--</w:delText>
        </w:r>
        <w:r w:rsidRPr="00D46FD0" w:rsidDel="007E17DA">
          <w:rPr>
            <w:rFonts w:ascii="Times New Roman" w:eastAsia="KaiTi" w:hAnsi="Times New Roman" w:cs="Times New Roman" w:hint="eastAsia"/>
            <w:highlight w:val="yellow"/>
            <w:lang w:eastAsia="zh-CN"/>
            <w:rPrChange w:id="709" w:author="吴敏" w:date="2023-05-10T00:36:00Z">
              <w:rPr>
                <w:rFonts w:ascii="Times New Roman" w:eastAsia="KaiTi" w:hAnsi="Times New Roman" w:cs="Times New Roman" w:hint="eastAsia"/>
                <w:lang w:eastAsia="zh-CN"/>
              </w:rPr>
            </w:rPrChange>
          </w:rPr>
          <w:delText>天堂的颜色。</w:delText>
        </w:r>
      </w:del>
    </w:p>
    <w:p w14:paraId="0609D3FA" w14:textId="1F1DD5EC" w:rsidR="0001022E" w:rsidRDefault="007E17DA" w:rsidP="0001022E">
      <w:pPr>
        <w:pStyle w:val="a3"/>
        <w:numPr>
          <w:ilvl w:val="0"/>
          <w:numId w:val="7"/>
        </w:numPr>
        <w:ind w:left="480" w:firstLine="200"/>
        <w:jc w:val="both"/>
        <w:rPr>
          <w:ins w:id="710" w:author="吴敏" w:date="2023-05-10T10:31:00Z"/>
          <w:rFonts w:ascii="Times New Roman" w:eastAsia="KaiTi" w:hAnsi="Times New Roman" w:cs="Times New Roman"/>
          <w:lang w:eastAsia="zh-CN"/>
        </w:rPr>
      </w:pPr>
      <w:ins w:id="711" w:author="顏 秉田" w:date="2023-04-22T00:40:00Z">
        <w:del w:id="712" w:author="吴敏" w:date="2023-05-10T00:33:00Z">
          <w:r w:rsidRPr="00D46FD0" w:rsidDel="00BD0D6C">
            <w:rPr>
              <w:rFonts w:ascii="Times New Roman" w:eastAsia="KaiTi" w:hAnsi="Times New Roman" w:cs="Times New Roman"/>
              <w:highlight w:val="yellow"/>
              <w:lang w:eastAsia="zh-CN"/>
              <w:rPrChange w:id="713" w:author="吴敏" w:date="2023-05-10T00:36:00Z">
                <w:rPr>
                  <w:rFonts w:ascii="Times New Roman" w:hAnsi="Times New Roman" w:cs="Times New Roman"/>
                  <w:shd w:val="clear" w:color="auto" w:fill="92D050"/>
                  <w:lang w:eastAsia="zh-CN"/>
                </w:rPr>
              </w:rPrChange>
            </w:rPr>
            <w:delText>13.</w:delText>
          </w:r>
        </w:del>
      </w:ins>
      <w:r w:rsidR="00144D62" w:rsidRPr="00D46FD0">
        <w:rPr>
          <w:rFonts w:ascii="Times New Roman" w:eastAsia="KaiTi" w:hAnsi="Times New Roman" w:cs="Times New Roman" w:hint="eastAsia"/>
          <w:highlight w:val="yellow"/>
          <w:lang w:eastAsia="zh-CN"/>
          <w:rPrChange w:id="714" w:author="吴敏" w:date="2023-05-10T00:36:00Z">
            <w:rPr>
              <w:rFonts w:ascii="Times New Roman" w:eastAsia="KaiTi" w:hAnsi="Times New Roman" w:cs="Times New Roman" w:hint="eastAsia"/>
              <w:shd w:val="clear" w:color="auto" w:fill="92D050"/>
              <w:lang w:eastAsia="zh-CN"/>
            </w:rPr>
          </w:rPrChange>
        </w:rPr>
        <w:t>人脑中也存在着</w:t>
      </w:r>
      <w:r w:rsidR="00144D62" w:rsidRPr="00D46FD0">
        <w:rPr>
          <w:rFonts w:ascii="Times New Roman" w:eastAsia="KaiTi" w:hAnsi="Times New Roman" w:cs="Times New Roman"/>
          <w:lang w:eastAsia="zh-CN"/>
          <w:rPrChange w:id="715" w:author="吴敏" w:date="2023-05-10T00:35:00Z">
            <w:rPr>
              <w:rFonts w:ascii="Times New Roman" w:eastAsia="KaiTi" w:hAnsi="Times New Roman" w:cs="Times New Roman"/>
              <w:shd w:val="clear" w:color="auto" w:fill="92D050"/>
              <w:lang w:eastAsia="zh-CN"/>
            </w:rPr>
          </w:rPrChange>
        </w:rPr>
        <w:t>The one</w:t>
      </w:r>
      <w:r w:rsidR="00144D62" w:rsidRPr="00D46FD0">
        <w:rPr>
          <w:rFonts w:ascii="Times New Roman" w:eastAsia="KaiTi" w:hAnsi="Times New Roman" w:cs="Times New Roman" w:hint="eastAsia"/>
          <w:lang w:eastAsia="zh-CN"/>
          <w:rPrChange w:id="716" w:author="吴敏" w:date="2023-05-10T00:35:00Z">
            <w:rPr>
              <w:rFonts w:ascii="Times New Roman" w:eastAsia="KaiTi" w:hAnsi="Times New Roman" w:cs="Times New Roman" w:hint="eastAsia"/>
              <w:shd w:val="clear" w:color="auto" w:fill="92D050"/>
              <w:lang w:eastAsia="zh-CN"/>
            </w:rPr>
          </w:rPrChange>
        </w:rPr>
        <w:t>，从而也包含着无穷无量的信息。</w:t>
      </w:r>
      <w:ins w:id="717" w:author="吴敏" w:date="2023-05-10T00:33:00Z">
        <w:r w:rsidR="00BD0D6C" w:rsidRPr="00D46FD0">
          <w:rPr>
            <w:rFonts w:ascii="Times New Roman" w:eastAsia="KaiTi" w:hAnsi="Times New Roman" w:cs="Times New Roman" w:hint="eastAsia"/>
            <w:lang w:eastAsia="zh-CN"/>
            <w:rPrChange w:id="718" w:author="吴敏" w:date="2023-05-10T00:35:00Z">
              <w:rPr>
                <w:rFonts w:ascii="Times New Roman" w:eastAsia="KaiTi" w:hAnsi="Times New Roman" w:cs="Times New Roman" w:hint="eastAsia"/>
                <w:shd w:val="clear" w:color="auto" w:fill="92D050"/>
                <w:lang w:eastAsia="zh-CN"/>
              </w:rPr>
            </w:rPrChange>
          </w:rPr>
          <w:t>因此，精神与物质</w:t>
        </w:r>
      </w:ins>
      <w:ins w:id="719" w:author="吴敏" w:date="2023-05-10T00:34:00Z">
        <w:r w:rsidR="00BD0D6C" w:rsidRPr="00D46FD0">
          <w:rPr>
            <w:rFonts w:ascii="Times New Roman" w:eastAsia="KaiTi" w:hAnsi="Times New Roman" w:cs="Times New Roman" w:hint="eastAsia"/>
            <w:lang w:eastAsia="zh-CN"/>
            <w:rPrChange w:id="720" w:author="吴敏" w:date="2023-05-10T00:35:00Z">
              <w:rPr>
                <w:rFonts w:ascii="Times New Roman" w:eastAsia="KaiTi" w:hAnsi="Times New Roman" w:cs="Times New Roman" w:hint="eastAsia"/>
                <w:shd w:val="clear" w:color="auto" w:fill="92D050"/>
                <w:lang w:eastAsia="zh-CN"/>
              </w:rPr>
            </w:rPrChange>
          </w:rPr>
          <w:t>的本质是一样的，是信息和能量的承载形式。因为</w:t>
        </w:r>
      </w:ins>
      <w:del w:id="721" w:author="吴敏" w:date="2023-05-10T00:34:00Z">
        <w:r w:rsidR="00144D62" w:rsidRPr="00D46FD0" w:rsidDel="00BD0D6C">
          <w:rPr>
            <w:rFonts w:ascii="Times New Roman" w:eastAsia="KaiTi" w:hAnsi="Times New Roman" w:cs="Times New Roman" w:hint="eastAsia"/>
            <w:lang w:eastAsia="zh-CN"/>
            <w:rPrChange w:id="722" w:author="吴敏" w:date="2023-05-10T00:35:00Z">
              <w:rPr>
                <w:rFonts w:ascii="Times New Roman" w:eastAsia="KaiTi" w:hAnsi="Times New Roman" w:cs="Times New Roman" w:hint="eastAsia"/>
                <w:shd w:val="clear" w:color="auto" w:fill="92D050"/>
                <w:lang w:eastAsia="zh-CN"/>
              </w:rPr>
            </w:rPrChange>
          </w:rPr>
          <w:delText>一个</w:delText>
        </w:r>
      </w:del>
      <w:ins w:id="723" w:author="吴敏" w:date="2023-05-10T00:34:00Z">
        <w:r w:rsidR="00BD0D6C" w:rsidRPr="00D46FD0">
          <w:rPr>
            <w:rFonts w:ascii="Times New Roman" w:eastAsia="KaiTi" w:hAnsi="Times New Roman" w:cs="Times New Roman"/>
            <w:lang w:eastAsia="zh-CN"/>
            <w:rPrChange w:id="724" w:author="吴敏" w:date="2023-05-10T00:35:00Z">
              <w:rPr>
                <w:rFonts w:ascii="Times New Roman" w:eastAsia="KaiTi" w:hAnsi="Times New Roman" w:cs="Times New Roman"/>
                <w:shd w:val="clear" w:color="auto" w:fill="92D050"/>
                <w:lang w:eastAsia="zh-CN"/>
              </w:rPr>
            </w:rPrChange>
          </w:rPr>
          <w:t>t</w:t>
        </w:r>
      </w:ins>
      <w:del w:id="725" w:author="吴敏" w:date="2023-05-10T00:34:00Z">
        <w:r w:rsidR="00144D62" w:rsidRPr="00D46FD0" w:rsidDel="00BD0D6C">
          <w:rPr>
            <w:rFonts w:ascii="Times New Roman" w:eastAsia="KaiTi" w:hAnsi="Times New Roman" w:cs="Times New Roman"/>
            <w:lang w:eastAsia="zh-CN"/>
            <w:rPrChange w:id="726" w:author="吴敏" w:date="2023-05-10T00:35:00Z">
              <w:rPr>
                <w:rFonts w:ascii="Times New Roman" w:eastAsia="KaiTi" w:hAnsi="Times New Roman" w:cs="Times New Roman"/>
                <w:shd w:val="clear" w:color="auto" w:fill="92D050"/>
                <w:lang w:eastAsia="zh-CN"/>
              </w:rPr>
            </w:rPrChange>
          </w:rPr>
          <w:delText>T</w:delText>
        </w:r>
      </w:del>
      <w:r w:rsidR="00144D62" w:rsidRPr="00D46FD0">
        <w:rPr>
          <w:rFonts w:ascii="Times New Roman" w:eastAsia="KaiTi" w:hAnsi="Times New Roman" w:cs="Times New Roman"/>
          <w:lang w:eastAsia="zh-CN"/>
          <w:rPrChange w:id="727" w:author="吴敏" w:date="2023-05-10T00:35:00Z">
            <w:rPr>
              <w:rFonts w:ascii="Times New Roman" w:eastAsia="KaiTi" w:hAnsi="Times New Roman" w:cs="Times New Roman"/>
              <w:shd w:val="clear" w:color="auto" w:fill="92D050"/>
              <w:lang w:eastAsia="zh-CN"/>
            </w:rPr>
          </w:rPrChange>
        </w:rPr>
        <w:t>he one</w:t>
      </w:r>
      <w:ins w:id="728" w:author="吴敏" w:date="2023-05-10T00:34:00Z">
        <w:r w:rsidR="00BD0D6C" w:rsidRPr="00D46FD0">
          <w:rPr>
            <w:rFonts w:ascii="Times New Roman" w:eastAsia="KaiTi" w:hAnsi="Times New Roman" w:cs="Times New Roman" w:hint="eastAsia"/>
            <w:lang w:eastAsia="zh-CN"/>
            <w:rPrChange w:id="729" w:author="吴敏" w:date="2023-05-10T00:35:00Z">
              <w:rPr>
                <w:rFonts w:ascii="Times New Roman" w:eastAsia="KaiTi" w:hAnsi="Times New Roman" w:cs="Times New Roman" w:hint="eastAsia"/>
                <w:shd w:val="clear" w:color="auto" w:fill="92D050"/>
                <w:lang w:eastAsia="zh-CN"/>
              </w:rPr>
            </w:rPrChange>
          </w:rPr>
          <w:t>的自包含性，一个</w:t>
        </w:r>
      </w:ins>
      <w:r w:rsidR="00144D62" w:rsidRPr="00D46FD0">
        <w:rPr>
          <w:rFonts w:ascii="Times New Roman" w:eastAsia="KaiTi" w:hAnsi="Times New Roman" w:cs="Times New Roman" w:hint="eastAsia"/>
          <w:lang w:eastAsia="zh-CN"/>
          <w:rPrChange w:id="730" w:author="吴敏" w:date="2023-05-10T00:35:00Z">
            <w:rPr>
              <w:rFonts w:ascii="Times New Roman" w:eastAsia="KaiTi" w:hAnsi="Times New Roman" w:cs="Times New Roman" w:hint="eastAsia"/>
              <w:shd w:val="clear" w:color="auto" w:fill="92D050"/>
              <w:lang w:eastAsia="zh-CN"/>
            </w:rPr>
          </w:rPrChange>
        </w:rPr>
        <w:t>可以承载</w:t>
      </w:r>
      <w:ins w:id="731" w:author="吴敏" w:date="2023-05-10T00:34:00Z">
        <w:r w:rsidR="00BD0D6C" w:rsidRPr="00D46FD0">
          <w:rPr>
            <w:rFonts w:ascii="Times New Roman" w:eastAsia="KaiTi" w:hAnsi="Times New Roman" w:cs="Times New Roman" w:hint="eastAsia"/>
            <w:lang w:eastAsia="zh-CN"/>
            <w:rPrChange w:id="732" w:author="吴敏" w:date="2023-05-10T00:35:00Z">
              <w:rPr>
                <w:rFonts w:ascii="Times New Roman" w:eastAsia="KaiTi" w:hAnsi="Times New Roman" w:cs="Times New Roman" w:hint="eastAsia"/>
                <w:shd w:val="clear" w:color="auto" w:fill="92D050"/>
                <w:lang w:eastAsia="zh-CN"/>
              </w:rPr>
            </w:rPrChange>
          </w:rPr>
          <w:t>宇宙中</w:t>
        </w:r>
      </w:ins>
      <w:r w:rsidR="00144D62" w:rsidRPr="00D46FD0">
        <w:rPr>
          <w:rFonts w:ascii="Times New Roman" w:eastAsia="KaiTi" w:hAnsi="Times New Roman" w:cs="Times New Roman" w:hint="eastAsia"/>
          <w:lang w:eastAsia="zh-CN"/>
          <w:rPrChange w:id="733" w:author="吴敏" w:date="2023-05-10T00:35:00Z">
            <w:rPr>
              <w:rFonts w:ascii="Times New Roman" w:eastAsia="KaiTi" w:hAnsi="Times New Roman" w:cs="Times New Roman" w:hint="eastAsia"/>
              <w:shd w:val="clear" w:color="auto" w:fill="92D050"/>
              <w:lang w:eastAsia="zh-CN"/>
            </w:rPr>
          </w:rPrChange>
        </w:rPr>
        <w:t>所有的能量，</w:t>
      </w:r>
      <w:ins w:id="734" w:author="吴敏" w:date="2023-05-10T00:35:00Z">
        <w:r w:rsidR="00BD0D6C" w:rsidRPr="00D46FD0">
          <w:rPr>
            <w:rFonts w:ascii="Times New Roman" w:eastAsia="KaiTi" w:hAnsi="Times New Roman" w:cs="Times New Roman" w:hint="eastAsia"/>
            <w:lang w:eastAsia="zh-CN"/>
            <w:rPrChange w:id="735" w:author="吴敏" w:date="2023-05-10T00:35:00Z">
              <w:rPr>
                <w:rFonts w:ascii="Times New Roman" w:eastAsia="KaiTi" w:hAnsi="Times New Roman" w:cs="Times New Roman" w:hint="eastAsia"/>
                <w:shd w:val="clear" w:color="auto" w:fill="92D050"/>
                <w:lang w:eastAsia="zh-CN"/>
              </w:rPr>
            </w:rPrChange>
          </w:rPr>
          <w:t>因此，</w:t>
        </w:r>
      </w:ins>
      <w:ins w:id="736" w:author="顏 秉田" w:date="2023-04-22T00:41:00Z">
        <w:r w:rsidRPr="00D46FD0">
          <w:rPr>
            <w:rFonts w:ascii="Times New Roman" w:eastAsia="KaiTi" w:hAnsi="Times New Roman" w:cs="Times New Roman" w:hint="eastAsia"/>
            <w:lang w:eastAsia="zh-CN"/>
            <w:rPrChange w:id="737" w:author="吴敏" w:date="2023-05-10T00:35:00Z">
              <w:rPr>
                <w:rFonts w:ascii="Times New Roman" w:hAnsi="Times New Roman" w:cs="Times New Roman" w:hint="eastAsia"/>
                <w:shd w:val="clear" w:color="auto" w:fill="92D050"/>
                <w:lang w:eastAsia="zh-CN"/>
              </w:rPr>
            </w:rPrChange>
          </w:rPr>
          <w:t>心越静</w:t>
        </w:r>
      </w:ins>
      <w:del w:id="738" w:author="顏 秉田" w:date="2023-04-22T00:41:00Z">
        <w:r w:rsidR="00144D62" w:rsidRPr="00D46FD0" w:rsidDel="007E17DA">
          <w:rPr>
            <w:rFonts w:ascii="Times New Roman" w:eastAsia="KaiTi" w:hAnsi="Times New Roman" w:cs="Times New Roman" w:hint="eastAsia"/>
            <w:lang w:eastAsia="zh-CN"/>
            <w:rPrChange w:id="739" w:author="吴敏" w:date="2023-05-10T00:35:00Z">
              <w:rPr>
                <w:rFonts w:ascii="Times New Roman" w:eastAsia="KaiTi" w:hAnsi="Times New Roman" w:cs="Times New Roman" w:hint="eastAsia"/>
                <w:shd w:val="clear" w:color="auto" w:fill="92D050"/>
                <w:lang w:eastAsia="zh-CN"/>
              </w:rPr>
            </w:rPrChange>
          </w:rPr>
          <w:delText>所以越去开发大脑</w:delText>
        </w:r>
      </w:del>
      <w:r w:rsidR="00144D62" w:rsidRPr="00D46FD0">
        <w:rPr>
          <w:rFonts w:ascii="Times New Roman" w:eastAsia="KaiTi" w:hAnsi="Times New Roman" w:cs="Times New Roman" w:hint="eastAsia"/>
          <w:lang w:eastAsia="zh-CN"/>
          <w:rPrChange w:id="740" w:author="吴敏" w:date="2023-05-10T00:35:00Z">
            <w:rPr>
              <w:rFonts w:ascii="Times New Roman" w:eastAsia="KaiTi" w:hAnsi="Times New Roman" w:cs="Times New Roman" w:hint="eastAsia"/>
              <w:shd w:val="clear" w:color="auto" w:fill="92D050"/>
              <w:lang w:eastAsia="zh-CN"/>
            </w:rPr>
          </w:rPrChange>
        </w:rPr>
        <w:t>，</w:t>
      </w:r>
      <w:del w:id="741" w:author="顏 秉田" w:date="2023-04-22T00:40:00Z">
        <w:r w:rsidR="00144D62" w:rsidRPr="00D46FD0" w:rsidDel="007E17DA">
          <w:rPr>
            <w:rFonts w:ascii="Times New Roman" w:eastAsia="KaiTi" w:hAnsi="Times New Roman" w:cs="Times New Roman" w:hint="eastAsia"/>
            <w:lang w:eastAsia="zh-CN"/>
            <w:rPrChange w:id="742" w:author="吴敏" w:date="2023-05-10T00:35:00Z">
              <w:rPr>
                <w:rFonts w:ascii="Times New Roman" w:eastAsia="KaiTi" w:hAnsi="Times New Roman" w:cs="Times New Roman" w:hint="eastAsia"/>
                <w:shd w:val="clear" w:color="auto" w:fill="92D050"/>
                <w:lang w:eastAsia="zh-CN"/>
              </w:rPr>
            </w:rPrChange>
          </w:rPr>
          <w:delText>也是把一些不那么纯粹的</w:delText>
        </w:r>
        <w:r w:rsidR="00144D62" w:rsidRPr="00D46FD0" w:rsidDel="007E17DA">
          <w:rPr>
            <w:rFonts w:ascii="Times New Roman" w:eastAsia="KaiTi" w:hAnsi="Times New Roman" w:cs="Times New Roman"/>
            <w:lang w:eastAsia="zh-CN"/>
            <w:rPrChange w:id="743" w:author="吴敏" w:date="2023-05-10T00:35:00Z">
              <w:rPr>
                <w:rFonts w:ascii="Times New Roman" w:eastAsia="KaiTi" w:hAnsi="Times New Roman" w:cs="Times New Roman"/>
                <w:shd w:val="clear" w:color="auto" w:fill="92D050"/>
                <w:lang w:eastAsia="zh-CN"/>
              </w:rPr>
            </w:rPrChange>
          </w:rPr>
          <w:delText>The one</w:delText>
        </w:r>
        <w:r w:rsidR="00144D62" w:rsidRPr="00D46FD0" w:rsidDel="007E17DA">
          <w:rPr>
            <w:rFonts w:ascii="Times New Roman" w:eastAsia="KaiTi" w:hAnsi="Times New Roman" w:cs="Times New Roman" w:hint="eastAsia"/>
            <w:lang w:eastAsia="zh-CN"/>
            <w:rPrChange w:id="744" w:author="吴敏" w:date="2023-05-10T00:35:00Z">
              <w:rPr>
                <w:rFonts w:ascii="Times New Roman" w:eastAsia="KaiTi" w:hAnsi="Times New Roman" w:cs="Times New Roman" w:hint="eastAsia"/>
                <w:shd w:val="clear" w:color="auto" w:fill="92D050"/>
                <w:lang w:eastAsia="zh-CN"/>
              </w:rPr>
            </w:rPrChange>
          </w:rPr>
          <w:delText>（杂念，善恶，固定的印象）</w:delText>
        </w:r>
      </w:del>
      <w:del w:id="745" w:author="顏 秉田" w:date="2023-04-22T00:41:00Z">
        <w:r w:rsidR="00144D62" w:rsidRPr="00D46FD0" w:rsidDel="007E17DA">
          <w:rPr>
            <w:rFonts w:ascii="Times New Roman" w:eastAsia="KaiTi" w:hAnsi="Times New Roman" w:cs="Times New Roman" w:hint="eastAsia"/>
            <w:lang w:eastAsia="zh-CN"/>
            <w:rPrChange w:id="746" w:author="吴敏" w:date="2023-05-10T00:35:00Z">
              <w:rPr>
                <w:rFonts w:ascii="Times New Roman" w:eastAsia="KaiTi" w:hAnsi="Times New Roman" w:cs="Times New Roman" w:hint="eastAsia"/>
                <w:shd w:val="clear" w:color="auto" w:fill="92D050"/>
                <w:lang w:eastAsia="zh-CN"/>
              </w:rPr>
            </w:rPrChange>
          </w:rPr>
          <w:delText>放掉</w:delText>
        </w:r>
      </w:del>
      <w:del w:id="747" w:author="吴敏" w:date="2023-04-22T16:41:00Z">
        <w:r w:rsidR="00144D62" w:rsidRPr="00D46FD0" w:rsidDel="007354A6">
          <w:rPr>
            <w:rFonts w:ascii="Times New Roman" w:eastAsia="KaiTi" w:hAnsi="Times New Roman" w:cs="Times New Roman" w:hint="eastAsia"/>
            <w:lang w:eastAsia="zh-CN"/>
            <w:rPrChange w:id="748" w:author="吴敏" w:date="2023-05-10T00:35:00Z">
              <w:rPr>
                <w:rFonts w:ascii="Times New Roman" w:eastAsia="KaiTi" w:hAnsi="Times New Roman" w:cs="Times New Roman" w:hint="eastAsia"/>
                <w:shd w:val="clear" w:color="auto" w:fill="92D050"/>
                <w:lang w:eastAsia="zh-CN"/>
              </w:rPr>
            </w:rPrChange>
          </w:rPr>
          <w:delText>，</w:delText>
        </w:r>
      </w:del>
      <w:r w:rsidR="00144D62" w:rsidRPr="00D46FD0">
        <w:rPr>
          <w:rFonts w:ascii="Times New Roman" w:eastAsia="KaiTi" w:hAnsi="Times New Roman" w:cs="Times New Roman" w:hint="eastAsia"/>
          <w:lang w:eastAsia="zh-CN"/>
          <w:rPrChange w:id="749" w:author="吴敏" w:date="2023-05-10T00:35:00Z">
            <w:rPr>
              <w:rFonts w:ascii="Times New Roman" w:eastAsia="KaiTi" w:hAnsi="Times New Roman" w:cs="Times New Roman" w:hint="eastAsia"/>
              <w:shd w:val="clear" w:color="auto" w:fill="92D050"/>
              <w:lang w:eastAsia="zh-CN"/>
            </w:rPr>
          </w:rPrChange>
        </w:rPr>
        <w:t>就越可以</w:t>
      </w:r>
      <w:ins w:id="750" w:author="顏 秉田" w:date="2023-04-22T00:41:00Z">
        <w:r w:rsidRPr="00D46FD0">
          <w:rPr>
            <w:rFonts w:ascii="Times New Roman" w:eastAsia="KaiTi" w:hAnsi="Times New Roman" w:cs="Times New Roman" w:hint="eastAsia"/>
            <w:lang w:eastAsia="zh-CN"/>
            <w:rPrChange w:id="751" w:author="吴敏" w:date="2023-05-10T00:35:00Z">
              <w:rPr>
                <w:rFonts w:ascii="Times New Roman" w:hAnsi="Times New Roman" w:cs="Times New Roman" w:hint="eastAsia"/>
                <w:shd w:val="clear" w:color="auto" w:fill="92D050"/>
                <w:lang w:eastAsia="zh-CN"/>
              </w:rPr>
            </w:rPrChange>
          </w:rPr>
          <w:t>感受</w:t>
        </w:r>
        <w:r w:rsidRPr="00D46FD0">
          <w:rPr>
            <w:rFonts w:ascii="Times New Roman" w:eastAsia="KaiTi" w:hAnsi="Times New Roman" w:cs="Times New Roman"/>
            <w:lang w:eastAsia="zh-CN"/>
            <w:rPrChange w:id="752" w:author="吴敏" w:date="2023-05-10T00:35:00Z">
              <w:rPr>
                <w:rFonts w:ascii="Times New Roman" w:hAnsi="Times New Roman" w:cs="Times New Roman"/>
                <w:shd w:val="clear" w:color="auto" w:fill="92D050"/>
                <w:lang w:eastAsia="zh-CN"/>
              </w:rPr>
            </w:rPrChange>
          </w:rPr>
          <w:t>The one</w:t>
        </w:r>
      </w:ins>
      <w:ins w:id="753" w:author="吴敏" w:date="2023-04-22T16:41:00Z">
        <w:r w:rsidR="007354A6" w:rsidRPr="00D46FD0">
          <w:rPr>
            <w:rFonts w:ascii="Times New Roman" w:eastAsia="KaiTi" w:hAnsi="Times New Roman" w:cs="Times New Roman" w:hint="eastAsia"/>
            <w:lang w:eastAsia="zh-CN"/>
            <w:rPrChange w:id="754" w:author="吴敏" w:date="2023-05-10T00:35:00Z">
              <w:rPr>
                <w:rFonts w:ascii="Times New Roman" w:hAnsi="Times New Roman" w:cs="Times New Roman" w:hint="eastAsia"/>
                <w:shd w:val="clear" w:color="auto" w:fill="92D050"/>
                <w:lang w:eastAsia="zh-CN"/>
              </w:rPr>
            </w:rPrChange>
          </w:rPr>
          <w:t>，</w:t>
        </w:r>
      </w:ins>
      <w:ins w:id="755" w:author="顏 秉田" w:date="2023-04-22T00:41:00Z">
        <w:del w:id="756" w:author="吴敏" w:date="2023-04-22T16:41:00Z">
          <w:r w:rsidRPr="00D46FD0" w:rsidDel="007354A6">
            <w:rPr>
              <w:rFonts w:ascii="Times New Roman" w:eastAsia="KaiTi" w:hAnsi="Times New Roman" w:cs="Times New Roman"/>
              <w:lang w:eastAsia="zh-CN"/>
              <w:rPrChange w:id="757" w:author="吴敏" w:date="2023-05-10T00:35:00Z">
                <w:rPr>
                  <w:rFonts w:ascii="Times New Roman" w:hAnsi="Times New Roman" w:cs="Times New Roman"/>
                  <w:shd w:val="clear" w:color="auto" w:fill="92D050"/>
                  <w:lang w:eastAsia="zh-CN"/>
                </w:rPr>
              </w:rPrChange>
            </w:rPr>
            <w:delText>,</w:delText>
          </w:r>
        </w:del>
      </w:ins>
      <w:r w:rsidR="00144D62" w:rsidRPr="00D46FD0">
        <w:rPr>
          <w:rFonts w:ascii="Times New Roman" w:eastAsia="KaiTi" w:hAnsi="Times New Roman" w:cs="Times New Roman" w:hint="eastAsia"/>
          <w:lang w:eastAsia="zh-CN"/>
          <w:rPrChange w:id="758" w:author="吴敏" w:date="2023-05-10T00:35:00Z">
            <w:rPr>
              <w:rFonts w:ascii="Times New Roman" w:eastAsia="KaiTi" w:hAnsi="Times New Roman" w:cs="Times New Roman" w:hint="eastAsia"/>
              <w:shd w:val="clear" w:color="auto" w:fill="92D050"/>
              <w:lang w:eastAsia="zh-CN"/>
            </w:rPr>
          </w:rPrChange>
        </w:rPr>
        <w:t>发挥</w:t>
      </w:r>
      <w:r w:rsidR="00144D62" w:rsidRPr="00D46FD0">
        <w:rPr>
          <w:rFonts w:ascii="Times New Roman" w:eastAsia="KaiTi" w:hAnsi="Times New Roman" w:cs="Times New Roman"/>
          <w:lang w:eastAsia="zh-CN"/>
          <w:rPrChange w:id="759" w:author="吴敏" w:date="2023-05-10T00:35:00Z">
            <w:rPr>
              <w:rFonts w:ascii="Times New Roman" w:eastAsia="KaiTi" w:hAnsi="Times New Roman" w:cs="Times New Roman"/>
              <w:shd w:val="clear" w:color="auto" w:fill="92D050"/>
              <w:lang w:eastAsia="zh-CN"/>
            </w:rPr>
          </w:rPrChange>
        </w:rPr>
        <w:t>The one</w:t>
      </w:r>
      <w:r w:rsidR="00144D62" w:rsidRPr="00D46FD0">
        <w:rPr>
          <w:rFonts w:ascii="Times New Roman" w:eastAsia="KaiTi" w:hAnsi="Times New Roman" w:cs="Times New Roman" w:hint="eastAsia"/>
          <w:lang w:eastAsia="zh-CN"/>
          <w:rPrChange w:id="760" w:author="吴敏" w:date="2023-05-10T00:35:00Z">
            <w:rPr>
              <w:rFonts w:ascii="Times New Roman" w:eastAsia="KaiTi" w:hAnsi="Times New Roman" w:cs="Times New Roman" w:hint="eastAsia"/>
              <w:shd w:val="clear" w:color="auto" w:fill="92D050"/>
              <w:lang w:eastAsia="zh-CN"/>
            </w:rPr>
          </w:rPrChange>
        </w:rPr>
        <w:t>的特性。</w:t>
      </w:r>
      <w:del w:id="761" w:author="顏 秉田" w:date="2023-04-22T00:41:00Z">
        <w:r w:rsidR="00144D62" w:rsidRPr="00D46FD0" w:rsidDel="007E17DA">
          <w:rPr>
            <w:rFonts w:ascii="Times New Roman" w:eastAsia="KaiTi" w:hAnsi="Times New Roman" w:cs="Times New Roman" w:hint="eastAsia"/>
            <w:lang w:eastAsia="zh-CN"/>
            <w:rPrChange w:id="762" w:author="吴敏" w:date="2023-05-10T00:35:00Z">
              <w:rPr>
                <w:rFonts w:ascii="Times New Roman" w:eastAsia="KaiTi" w:hAnsi="Times New Roman" w:cs="Times New Roman" w:hint="eastAsia"/>
                <w:shd w:val="clear" w:color="auto" w:fill="92D050"/>
                <w:lang w:eastAsia="zh-CN"/>
              </w:rPr>
            </w:rPrChange>
          </w:rPr>
          <w:delText>释迦牟尼佛的无上智慧。无善无恶心之体。</w:delText>
        </w:r>
      </w:del>
    </w:p>
    <w:p w14:paraId="56A475A8" w14:textId="6777ACC5" w:rsidR="00BE1EBD" w:rsidRPr="005843A7" w:rsidRDefault="00BE1EBD" w:rsidP="005843A7">
      <w:pPr>
        <w:pStyle w:val="a3"/>
        <w:numPr>
          <w:ilvl w:val="0"/>
          <w:numId w:val="7"/>
        </w:numPr>
        <w:ind w:leftChars="0"/>
        <w:jc w:val="both"/>
        <w:rPr>
          <w:ins w:id="763" w:author="吴敏" w:date="2023-05-10T00:36:00Z"/>
          <w:rFonts w:ascii="Times New Roman" w:eastAsia="KaiTi" w:hAnsi="Times New Roman" w:cs="Times New Roman" w:hint="eastAsia"/>
          <w:lang w:eastAsia="zh-CN"/>
          <w:rPrChange w:id="764" w:author="吴敏" w:date="2023-05-10T10:31:00Z">
            <w:rPr>
              <w:ins w:id="765" w:author="吴敏" w:date="2023-05-10T00:36:00Z"/>
              <w:rFonts w:hint="eastAsia"/>
              <w:lang w:eastAsia="zh-CN"/>
            </w:rPr>
          </w:rPrChange>
        </w:rPr>
        <w:pPrChange w:id="766" w:author="吴敏" w:date="2023-05-10T10:31:00Z">
          <w:pPr>
            <w:pStyle w:val="a3"/>
            <w:numPr>
              <w:numId w:val="7"/>
            </w:numPr>
            <w:ind w:firstLine="200"/>
            <w:jc w:val="both"/>
          </w:pPr>
        </w:pPrChange>
      </w:pPr>
      <w:ins w:id="767" w:author="吴敏" w:date="2023-05-10T10:31:00Z">
        <w:r w:rsidRPr="005843A7">
          <w:rPr>
            <w:rFonts w:ascii="Times New Roman" w:eastAsia="KaiTi" w:hAnsi="Times New Roman" w:cs="Times New Roman"/>
            <w:lang w:eastAsia="zh-CN"/>
            <w:rPrChange w:id="768" w:author="吴敏" w:date="2023-05-10T10:31:00Z">
              <w:rPr>
                <w:rFonts w:ascii="Times New Roman" w:eastAsia="KaiTi" w:hAnsi="Times New Roman" w:cs="Times New Roman"/>
                <w:b/>
                <w:bCs/>
                <w:shd w:val="clear" w:color="auto" w:fill="92D050"/>
                <w:lang w:eastAsia="zh-CN"/>
              </w:rPr>
            </w:rPrChange>
          </w:rPr>
          <w:t>The one</w:t>
        </w:r>
        <w:r w:rsidRPr="005843A7">
          <w:rPr>
            <w:rFonts w:ascii="Times New Roman" w:eastAsia="KaiTi" w:hAnsi="Times New Roman" w:cs="Times New Roman" w:hint="eastAsia"/>
            <w:lang w:eastAsia="zh-CN"/>
            <w:rPrChange w:id="769" w:author="吴敏" w:date="2023-05-10T10:31:00Z">
              <w:rPr>
                <w:rFonts w:ascii="Times New Roman" w:eastAsia="KaiTi" w:hAnsi="Times New Roman" w:cs="Times New Roman" w:hint="eastAsia"/>
                <w:shd w:val="clear" w:color="auto" w:fill="92D050"/>
                <w:lang w:eastAsia="zh-CN"/>
              </w:rPr>
            </w:rPrChange>
          </w:rPr>
          <w:t>同时包含了虚跟实的特性</w:t>
        </w:r>
        <w:r w:rsidRPr="005843A7">
          <w:rPr>
            <w:rFonts w:ascii="Times New Roman" w:eastAsia="KaiTi" w:hAnsi="Times New Roman" w:cs="Times New Roman"/>
            <w:lang w:eastAsia="zh-CN"/>
            <w:rPrChange w:id="770" w:author="吴敏" w:date="2023-05-10T10:31:00Z">
              <w:rPr>
                <w:rFonts w:ascii="Times New Roman" w:eastAsia="KaiTi" w:hAnsi="Times New Roman" w:cs="Times New Roman"/>
                <w:shd w:val="clear" w:color="auto" w:fill="92D050"/>
                <w:lang w:eastAsia="zh-CN"/>
              </w:rPr>
            </w:rPrChange>
          </w:rPr>
          <w:t>，</w:t>
        </w:r>
        <w:r w:rsidRPr="005843A7">
          <w:rPr>
            <w:rFonts w:ascii="Times New Roman" w:eastAsia="KaiTi" w:hAnsi="Times New Roman" w:cs="Times New Roman" w:hint="eastAsia"/>
            <w:lang w:eastAsia="zh-CN"/>
            <w:rPrChange w:id="771" w:author="吴敏" w:date="2023-05-10T10:31:00Z">
              <w:rPr>
                <w:rFonts w:ascii="Times New Roman" w:eastAsia="KaiTi" w:hAnsi="Times New Roman" w:cs="Times New Roman" w:hint="eastAsia"/>
                <w:shd w:val="clear" w:color="auto" w:fill="92D050"/>
                <w:lang w:eastAsia="zh-CN"/>
              </w:rPr>
            </w:rPrChange>
          </w:rPr>
          <w:t>用虚去证明也不可得</w:t>
        </w:r>
        <w:r w:rsidRPr="005843A7">
          <w:rPr>
            <w:rFonts w:ascii="Times New Roman" w:eastAsia="KaiTi" w:hAnsi="Times New Roman" w:cs="Times New Roman"/>
            <w:lang w:eastAsia="zh-CN"/>
            <w:rPrChange w:id="772" w:author="吴敏" w:date="2023-05-10T10:31:00Z">
              <w:rPr>
                <w:rFonts w:ascii="Times New Roman" w:eastAsia="KaiTi" w:hAnsi="Times New Roman" w:cs="Times New Roman"/>
                <w:shd w:val="clear" w:color="auto" w:fill="92D050"/>
                <w:lang w:eastAsia="zh-CN"/>
              </w:rPr>
            </w:rPrChange>
          </w:rPr>
          <w:t>，</w:t>
        </w:r>
        <w:r w:rsidRPr="005843A7">
          <w:rPr>
            <w:rFonts w:ascii="Times New Roman" w:eastAsia="KaiTi" w:hAnsi="Times New Roman" w:cs="Times New Roman" w:hint="eastAsia"/>
            <w:lang w:eastAsia="zh-CN"/>
            <w:rPrChange w:id="773" w:author="吴敏" w:date="2023-05-10T10:31:00Z">
              <w:rPr>
                <w:rFonts w:ascii="Times New Roman" w:eastAsia="KaiTi" w:hAnsi="Times New Roman" w:cs="Times New Roman" w:hint="eastAsia"/>
                <w:shd w:val="clear" w:color="auto" w:fill="92D050"/>
                <w:lang w:eastAsia="zh-CN"/>
              </w:rPr>
            </w:rPrChange>
          </w:rPr>
          <w:t>用实去证明也不可得。</w:t>
        </w:r>
      </w:ins>
    </w:p>
    <w:p w14:paraId="6616B9DF" w14:textId="77777777" w:rsidR="0001022E" w:rsidRDefault="00BD0D6C" w:rsidP="0001022E">
      <w:pPr>
        <w:pStyle w:val="a3"/>
        <w:numPr>
          <w:ilvl w:val="0"/>
          <w:numId w:val="7"/>
        </w:numPr>
        <w:ind w:left="480" w:firstLine="200"/>
        <w:jc w:val="both"/>
        <w:rPr>
          <w:ins w:id="774" w:author="吴敏" w:date="2023-05-10T00:36:00Z"/>
          <w:rFonts w:ascii="Times New Roman" w:eastAsia="KaiTi" w:hAnsi="Times New Roman" w:cs="Times New Roman"/>
          <w:lang w:eastAsia="zh-CN"/>
        </w:rPr>
      </w:pPr>
      <w:ins w:id="775" w:author="吴敏" w:date="2023-05-10T00:33:00Z">
        <w:r w:rsidRPr="0001022E">
          <w:rPr>
            <w:rFonts w:ascii="Times New Roman" w:eastAsia="KaiTi" w:hAnsi="Times New Roman" w:cs="Times New Roman"/>
            <w:lang w:eastAsia="zh-CN"/>
            <w:rPrChange w:id="776" w:author="吴敏" w:date="2023-05-10T00:36:00Z">
              <w:rPr>
                <w:rFonts w:ascii="Times New Roman" w:eastAsia="KaiTi" w:hAnsi="Times New Roman" w:cs="Times New Roman"/>
                <w:shd w:val="clear" w:color="auto" w:fill="92D050"/>
                <w:lang w:eastAsia="zh-CN"/>
              </w:rPr>
            </w:rPrChange>
          </w:rPr>
          <w:t xml:space="preserve">The one </w:t>
        </w:r>
        <w:r w:rsidRPr="0001022E">
          <w:rPr>
            <w:rFonts w:ascii="Times New Roman" w:eastAsia="KaiTi" w:hAnsi="Times New Roman" w:cs="Times New Roman" w:hint="eastAsia"/>
            <w:lang w:eastAsia="zh-CN"/>
            <w:rPrChange w:id="777" w:author="吴敏" w:date="2023-05-10T00:36:00Z">
              <w:rPr>
                <w:rFonts w:ascii="Times New Roman" w:eastAsia="KaiTi" w:hAnsi="Times New Roman" w:cs="Times New Roman" w:hint="eastAsia"/>
                <w:shd w:val="clear" w:color="auto" w:fill="92D050"/>
                <w:lang w:eastAsia="zh-CN"/>
              </w:rPr>
            </w:rPrChange>
          </w:rPr>
          <w:t>永远在空间中持续地运动，是在相互紧张的压迫中存在的，反抗周围的压迫是</w:t>
        </w:r>
        <w:r w:rsidRPr="0001022E">
          <w:rPr>
            <w:rFonts w:ascii="Times New Roman" w:eastAsia="KaiTi" w:hAnsi="Times New Roman" w:cs="Times New Roman"/>
            <w:lang w:eastAsia="zh-CN"/>
            <w:rPrChange w:id="778" w:author="吴敏" w:date="2023-05-10T00:36:00Z">
              <w:rPr>
                <w:rFonts w:ascii="Times New Roman" w:eastAsia="KaiTi" w:hAnsi="Times New Roman" w:cs="Times New Roman"/>
                <w:shd w:val="clear" w:color="auto" w:fill="92D050"/>
                <w:lang w:eastAsia="zh-CN"/>
              </w:rPr>
            </w:rPrChange>
          </w:rPr>
          <w:t>the one</w:t>
        </w:r>
        <w:r w:rsidRPr="0001022E">
          <w:rPr>
            <w:rFonts w:ascii="Times New Roman" w:eastAsia="KaiTi" w:hAnsi="Times New Roman" w:cs="Times New Roman" w:hint="eastAsia"/>
            <w:lang w:eastAsia="zh-CN"/>
            <w:rPrChange w:id="779" w:author="吴敏" w:date="2023-05-10T00:36:00Z">
              <w:rPr>
                <w:rFonts w:ascii="Times New Roman" w:eastAsia="KaiTi" w:hAnsi="Times New Roman" w:cs="Times New Roman" w:hint="eastAsia"/>
                <w:shd w:val="clear" w:color="auto" w:fill="92D050"/>
                <w:lang w:eastAsia="zh-CN"/>
              </w:rPr>
            </w:rPrChange>
          </w:rPr>
          <w:t>的本性。挠场波是</w:t>
        </w:r>
        <w:r w:rsidRPr="0001022E">
          <w:rPr>
            <w:rFonts w:ascii="Times New Roman" w:eastAsia="KaiTi" w:hAnsi="Times New Roman" w:cs="Times New Roman"/>
            <w:lang w:eastAsia="zh-CN"/>
            <w:rPrChange w:id="780" w:author="吴敏" w:date="2023-05-10T00:36:00Z">
              <w:rPr>
                <w:rFonts w:ascii="Times New Roman" w:eastAsia="KaiTi" w:hAnsi="Times New Roman" w:cs="Times New Roman"/>
                <w:shd w:val="clear" w:color="auto" w:fill="92D050"/>
                <w:lang w:eastAsia="zh-CN"/>
              </w:rPr>
            </w:rPrChange>
          </w:rPr>
          <w:t xml:space="preserve">the one </w:t>
        </w:r>
        <w:r w:rsidRPr="0001022E">
          <w:rPr>
            <w:rFonts w:ascii="Times New Roman" w:eastAsia="KaiTi" w:hAnsi="Times New Roman" w:cs="Times New Roman" w:hint="eastAsia"/>
            <w:lang w:eastAsia="zh-CN"/>
            <w:rPrChange w:id="781" w:author="吴敏" w:date="2023-05-10T00:36:00Z">
              <w:rPr>
                <w:rFonts w:ascii="Times New Roman" w:eastAsia="KaiTi" w:hAnsi="Times New Roman" w:cs="Times New Roman" w:hint="eastAsia"/>
                <w:shd w:val="clear" w:color="auto" w:fill="92D050"/>
                <w:lang w:eastAsia="zh-CN"/>
              </w:rPr>
            </w:rPrChange>
          </w:rPr>
          <w:t>运动的大范围表现，有序的物质结构就是在反抗周围物质的压迫中组织起来的。类似于中国的“气”和易经理论，在气理论中，宇宙的物质与能量密不可分，物质的运动需要依赖能量的推动。这种能量肯定体现在物质的紧张程度之上，挠场波就是依赖物质的紧张程度变化而进行的。</w:t>
        </w:r>
      </w:ins>
    </w:p>
    <w:p w14:paraId="170FCC45" w14:textId="77777777" w:rsidR="0001022E" w:rsidRDefault="00BD0D6C" w:rsidP="0001022E">
      <w:pPr>
        <w:pStyle w:val="a3"/>
        <w:numPr>
          <w:ilvl w:val="0"/>
          <w:numId w:val="7"/>
        </w:numPr>
        <w:ind w:left="480" w:firstLine="200"/>
        <w:jc w:val="both"/>
        <w:rPr>
          <w:ins w:id="782" w:author="吴敏" w:date="2023-05-10T00:36:00Z"/>
          <w:rFonts w:ascii="Times New Roman" w:eastAsia="KaiTi" w:hAnsi="Times New Roman" w:cs="Times New Roman"/>
          <w:lang w:eastAsia="zh-CN"/>
        </w:rPr>
      </w:pPr>
      <w:ins w:id="783" w:author="吴敏" w:date="2023-05-10T00:33:00Z">
        <w:r w:rsidRPr="0001022E">
          <w:rPr>
            <w:rFonts w:ascii="Times New Roman" w:eastAsia="KaiTi" w:hAnsi="Times New Roman" w:cs="Times New Roman" w:hint="eastAsia"/>
            <w:lang w:eastAsia="zh-CN"/>
            <w:rPrChange w:id="784" w:author="吴敏" w:date="2023-05-10T00:36:00Z">
              <w:rPr>
                <w:rFonts w:ascii="Times New Roman" w:eastAsia="KaiTi" w:hAnsi="Times New Roman" w:cs="Times New Roman" w:hint="eastAsia"/>
                <w:shd w:val="clear" w:color="auto" w:fill="92D050"/>
                <w:lang w:eastAsia="zh-CN"/>
              </w:rPr>
            </w:rPrChange>
          </w:rPr>
          <w:t>如同易经所说，从有序到无序是一种释放能量的过程，例如腐烂分解、黑洞把星体分解等等，所以，从有序到无序可以理解为我们所谓的“死亡”的过程。相反，能量作用于空间中的连续物质，例如星球和生命的诞生，是一个从无序到有序的过程，是一个重新组织形成新的有序结果的过程。</w:t>
        </w:r>
      </w:ins>
    </w:p>
    <w:p w14:paraId="464CDF2B" w14:textId="77777777" w:rsidR="0001022E" w:rsidRDefault="00BD0D6C" w:rsidP="0001022E">
      <w:pPr>
        <w:pStyle w:val="a3"/>
        <w:numPr>
          <w:ilvl w:val="0"/>
          <w:numId w:val="7"/>
        </w:numPr>
        <w:ind w:left="480" w:firstLine="200"/>
        <w:jc w:val="both"/>
        <w:rPr>
          <w:ins w:id="785" w:author="吴敏" w:date="2023-05-10T00:36:00Z"/>
          <w:rFonts w:ascii="Times New Roman" w:eastAsia="KaiTi" w:hAnsi="Times New Roman" w:cs="Times New Roman"/>
          <w:lang w:eastAsia="zh-CN"/>
        </w:rPr>
      </w:pPr>
      <w:ins w:id="786" w:author="吴敏" w:date="2023-05-10T00:33:00Z">
        <w:r w:rsidRPr="0001022E">
          <w:rPr>
            <w:rFonts w:ascii="Times New Roman" w:eastAsia="KaiTi" w:hAnsi="Times New Roman" w:cs="Times New Roman" w:hint="eastAsia"/>
            <w:lang w:eastAsia="zh-CN"/>
            <w:rPrChange w:id="787" w:author="吴敏" w:date="2023-05-10T00:36:00Z">
              <w:rPr>
                <w:rFonts w:ascii="Times New Roman" w:eastAsia="KaiTi" w:hAnsi="Times New Roman" w:cs="Times New Roman" w:hint="eastAsia"/>
                <w:shd w:val="clear" w:color="auto" w:fill="92D050"/>
                <w:lang w:eastAsia="zh-CN"/>
              </w:rPr>
            </w:rPrChange>
          </w:rPr>
          <w:t>宇宙的本质，就是一个生命。</w:t>
        </w:r>
      </w:ins>
    </w:p>
    <w:p w14:paraId="42C641AC" w14:textId="77777777" w:rsidR="0001022E" w:rsidRDefault="00BD0D6C" w:rsidP="0001022E">
      <w:pPr>
        <w:pStyle w:val="a3"/>
        <w:numPr>
          <w:ilvl w:val="0"/>
          <w:numId w:val="7"/>
        </w:numPr>
        <w:ind w:left="480" w:firstLine="200"/>
        <w:jc w:val="both"/>
        <w:rPr>
          <w:ins w:id="788" w:author="吴敏" w:date="2023-05-10T00:36:00Z"/>
          <w:rFonts w:ascii="Times New Roman" w:eastAsia="KaiTi" w:hAnsi="Times New Roman" w:cs="Times New Roman"/>
          <w:lang w:eastAsia="zh-CN"/>
        </w:rPr>
      </w:pPr>
      <w:ins w:id="789" w:author="吴敏" w:date="2023-05-10T00:33:00Z">
        <w:r w:rsidRPr="0001022E">
          <w:rPr>
            <w:rFonts w:ascii="Times New Roman" w:eastAsia="KaiTi" w:hAnsi="Times New Roman" w:cs="Times New Roman" w:hint="eastAsia"/>
            <w:lang w:eastAsia="zh-CN"/>
            <w:rPrChange w:id="790" w:author="吴敏" w:date="2023-05-10T00:36:00Z">
              <w:rPr>
                <w:rFonts w:ascii="Times New Roman" w:eastAsia="KaiTi" w:hAnsi="Times New Roman" w:cs="Times New Roman" w:hint="eastAsia"/>
                <w:shd w:val="clear" w:color="auto" w:fill="92D050"/>
                <w:lang w:eastAsia="zh-CN"/>
              </w:rPr>
            </w:rPrChange>
          </w:rPr>
          <w:t>物质的能量变得有序后，它周围的空间比原来无序的时候压缩了，</w:t>
        </w:r>
        <w:r w:rsidRPr="0001022E">
          <w:rPr>
            <w:rFonts w:ascii="Times New Roman" w:eastAsia="KaiTi" w:hAnsi="Times New Roman" w:cs="Times New Roman" w:hint="eastAsia"/>
            <w:lang w:eastAsia="zh-CN"/>
            <w:rPrChange w:id="791" w:author="吴敏" w:date="2023-05-10T00:36:00Z">
              <w:rPr>
                <w:rFonts w:ascii="Times New Roman" w:eastAsia="KaiTi" w:hAnsi="Times New Roman" w:cs="Times New Roman" w:hint="eastAsia"/>
                <w:shd w:val="clear" w:color="auto" w:fill="92D050"/>
                <w:lang w:eastAsia="zh-CN"/>
              </w:rPr>
            </w:rPrChange>
          </w:rPr>
          <w:lastRenderedPageBreak/>
          <w:t>使得</w:t>
        </w:r>
        <w:r w:rsidRPr="0001022E">
          <w:rPr>
            <w:rFonts w:ascii="Times New Roman" w:eastAsia="KaiTi" w:hAnsi="Times New Roman" w:cs="Times New Roman"/>
            <w:lang w:eastAsia="zh-CN"/>
            <w:rPrChange w:id="792" w:author="吴敏" w:date="2023-05-10T00:36:00Z">
              <w:rPr>
                <w:rFonts w:ascii="Times New Roman" w:eastAsia="KaiTi" w:hAnsi="Times New Roman" w:cs="Times New Roman"/>
                <w:shd w:val="clear" w:color="auto" w:fill="92D050"/>
                <w:lang w:eastAsia="zh-CN"/>
              </w:rPr>
            </w:rPrChange>
          </w:rPr>
          <w:t xml:space="preserve">the one </w:t>
        </w:r>
        <w:r w:rsidRPr="0001022E">
          <w:rPr>
            <w:rFonts w:ascii="Times New Roman" w:eastAsia="KaiTi" w:hAnsi="Times New Roman" w:cs="Times New Roman" w:hint="eastAsia"/>
            <w:lang w:eastAsia="zh-CN"/>
            <w:rPrChange w:id="793" w:author="吴敏" w:date="2023-05-10T00:36:00Z">
              <w:rPr>
                <w:rFonts w:ascii="Times New Roman" w:eastAsia="KaiTi" w:hAnsi="Times New Roman" w:cs="Times New Roman" w:hint="eastAsia"/>
                <w:shd w:val="clear" w:color="auto" w:fill="92D050"/>
                <w:lang w:eastAsia="zh-CN"/>
              </w:rPr>
            </w:rPrChange>
          </w:rPr>
          <w:t>物质不对称地流入。于是周围的空间会对你产生一个压力，这就是产生引力的根本原因。</w:t>
        </w:r>
      </w:ins>
    </w:p>
    <w:p w14:paraId="50AD335C" w14:textId="77777777" w:rsidR="0001022E" w:rsidRDefault="00BD0D6C" w:rsidP="0001022E">
      <w:pPr>
        <w:pStyle w:val="a3"/>
        <w:numPr>
          <w:ilvl w:val="0"/>
          <w:numId w:val="7"/>
        </w:numPr>
        <w:ind w:left="480" w:firstLine="200"/>
        <w:jc w:val="both"/>
        <w:rPr>
          <w:ins w:id="794" w:author="吴敏" w:date="2023-05-10T00:36:00Z"/>
          <w:rFonts w:ascii="Times New Roman" w:eastAsia="KaiTi" w:hAnsi="Times New Roman" w:cs="Times New Roman"/>
          <w:lang w:eastAsia="zh-CN"/>
        </w:rPr>
      </w:pPr>
      <w:ins w:id="795" w:author="吴敏" w:date="2023-05-10T00:33:00Z">
        <w:r w:rsidRPr="0001022E">
          <w:rPr>
            <w:rFonts w:ascii="Times New Roman" w:eastAsia="KaiTi" w:hAnsi="Times New Roman" w:cs="Times New Roman" w:hint="eastAsia"/>
            <w:lang w:eastAsia="zh-CN"/>
            <w:rPrChange w:id="796" w:author="吴敏" w:date="2023-05-10T00:36:00Z">
              <w:rPr>
                <w:rFonts w:ascii="Times New Roman" w:eastAsia="KaiTi" w:hAnsi="Times New Roman" w:cs="Times New Roman" w:hint="eastAsia"/>
                <w:shd w:val="clear" w:color="auto" w:fill="92D050"/>
                <w:lang w:eastAsia="zh-CN"/>
              </w:rPr>
            </w:rPrChange>
          </w:rPr>
          <w:t>西方宇宙学的最大弊端，是把物质与能量拆开来研究。</w:t>
        </w:r>
      </w:ins>
    </w:p>
    <w:p w14:paraId="1405815E" w14:textId="77777777" w:rsidR="0001022E" w:rsidRDefault="00BD0D6C" w:rsidP="0001022E">
      <w:pPr>
        <w:pStyle w:val="a3"/>
        <w:numPr>
          <w:ilvl w:val="0"/>
          <w:numId w:val="7"/>
        </w:numPr>
        <w:ind w:left="480" w:firstLine="200"/>
        <w:jc w:val="both"/>
        <w:rPr>
          <w:ins w:id="797" w:author="吴敏" w:date="2023-05-10T00:36:00Z"/>
          <w:rFonts w:ascii="Times New Roman" w:eastAsia="KaiTi" w:hAnsi="Times New Roman" w:cs="Times New Roman"/>
          <w:lang w:eastAsia="zh-CN"/>
        </w:rPr>
      </w:pPr>
      <w:ins w:id="798" w:author="吴敏" w:date="2023-05-10T00:33:00Z">
        <w:r w:rsidRPr="0001022E">
          <w:rPr>
            <w:rFonts w:ascii="Times New Roman" w:eastAsia="KaiTi" w:hAnsi="Times New Roman" w:cs="Times New Roman" w:hint="eastAsia"/>
            <w:lang w:eastAsia="zh-CN"/>
            <w:rPrChange w:id="799" w:author="吴敏" w:date="2023-05-10T00:36:00Z">
              <w:rPr>
                <w:rFonts w:ascii="Times New Roman" w:eastAsia="KaiTi" w:hAnsi="Times New Roman" w:cs="Times New Roman" w:hint="eastAsia"/>
                <w:shd w:val="clear" w:color="auto" w:fill="92D050"/>
                <w:lang w:eastAsia="zh-CN"/>
              </w:rPr>
            </w:rPrChange>
          </w:rPr>
          <w:t>引力其实是抵抗宇宙大范围空间粒子压力的一种表现形式而已</w:t>
        </w:r>
      </w:ins>
      <w:ins w:id="800" w:author="吴敏" w:date="2023-05-10T00:36:00Z">
        <w:r w:rsidR="0001022E">
          <w:rPr>
            <w:rFonts w:ascii="Times New Roman" w:eastAsia="KaiTi" w:hAnsi="Times New Roman" w:cs="Times New Roman" w:hint="eastAsia"/>
            <w:lang w:eastAsia="zh-CN"/>
          </w:rPr>
          <w:t>。</w:t>
        </w:r>
      </w:ins>
    </w:p>
    <w:p w14:paraId="5D6FD3DB" w14:textId="77777777" w:rsidR="00F7742D" w:rsidRDefault="00BD0D6C" w:rsidP="00F7742D">
      <w:pPr>
        <w:pStyle w:val="a3"/>
        <w:numPr>
          <w:ilvl w:val="0"/>
          <w:numId w:val="7"/>
        </w:numPr>
        <w:ind w:left="480" w:firstLine="200"/>
        <w:jc w:val="both"/>
        <w:rPr>
          <w:ins w:id="801" w:author="吴敏" w:date="2023-05-10T10:27:00Z"/>
          <w:rFonts w:ascii="Times New Roman" w:eastAsia="KaiTi" w:hAnsi="Times New Roman" w:cs="Times New Roman"/>
          <w:lang w:eastAsia="zh-CN"/>
        </w:rPr>
      </w:pPr>
      <w:ins w:id="802" w:author="吴敏" w:date="2023-05-10T00:33:00Z">
        <w:r w:rsidRPr="0001022E">
          <w:rPr>
            <w:rFonts w:ascii="Times New Roman" w:eastAsia="KaiTi" w:hAnsi="Times New Roman" w:cs="Times New Roman" w:hint="eastAsia"/>
            <w:lang w:eastAsia="zh-CN"/>
            <w:rPrChange w:id="803" w:author="吴敏" w:date="2023-05-10T00:36:00Z">
              <w:rPr>
                <w:rFonts w:ascii="Times New Roman" w:eastAsia="KaiTi" w:hAnsi="Times New Roman" w:cs="Times New Roman" w:hint="eastAsia"/>
                <w:shd w:val="clear" w:color="auto" w:fill="92D050"/>
                <w:lang w:eastAsia="zh-CN"/>
              </w:rPr>
            </w:rPrChange>
          </w:rPr>
          <w:t>引力波是宇宙</w:t>
        </w:r>
        <w:r w:rsidRPr="0001022E">
          <w:rPr>
            <w:rFonts w:ascii="Times New Roman" w:eastAsia="KaiTi" w:hAnsi="Times New Roman" w:cs="Times New Roman"/>
            <w:lang w:eastAsia="zh-CN"/>
            <w:rPrChange w:id="804" w:author="吴敏" w:date="2023-05-10T00:36:00Z">
              <w:rPr>
                <w:rFonts w:ascii="Times New Roman" w:eastAsia="KaiTi" w:hAnsi="Times New Roman" w:cs="Times New Roman"/>
                <w:shd w:val="clear" w:color="auto" w:fill="92D050"/>
                <w:lang w:eastAsia="zh-CN"/>
              </w:rPr>
            </w:rPrChange>
          </w:rPr>
          <w:t xml:space="preserve">the one </w:t>
        </w:r>
        <w:r w:rsidRPr="0001022E">
          <w:rPr>
            <w:rFonts w:ascii="Times New Roman" w:eastAsia="KaiTi" w:hAnsi="Times New Roman" w:cs="Times New Roman" w:hint="eastAsia"/>
            <w:lang w:eastAsia="zh-CN"/>
            <w:rPrChange w:id="805" w:author="吴敏" w:date="2023-05-10T00:36:00Z">
              <w:rPr>
                <w:rFonts w:ascii="Times New Roman" w:eastAsia="KaiTi" w:hAnsi="Times New Roman" w:cs="Times New Roman" w:hint="eastAsia"/>
                <w:shd w:val="clear" w:color="auto" w:fill="92D050"/>
                <w:lang w:eastAsia="zh-CN"/>
              </w:rPr>
            </w:rPrChange>
          </w:rPr>
          <w:t>粒子的疏密振动。</w:t>
        </w:r>
      </w:ins>
    </w:p>
    <w:p w14:paraId="1C6BE9F3" w14:textId="3AAB6C8B" w:rsidR="00F7742D" w:rsidRPr="00F7742D" w:rsidRDefault="00F7742D" w:rsidP="00F7742D">
      <w:pPr>
        <w:pStyle w:val="a3"/>
        <w:numPr>
          <w:ilvl w:val="0"/>
          <w:numId w:val="7"/>
        </w:numPr>
        <w:ind w:left="480" w:firstLine="200"/>
        <w:jc w:val="both"/>
        <w:rPr>
          <w:ins w:id="806" w:author="吴敏" w:date="2023-05-10T10:27:00Z"/>
          <w:rFonts w:ascii="Times New Roman" w:eastAsia="KaiTi" w:hAnsi="Times New Roman" w:cs="Times New Roman"/>
          <w:lang w:eastAsia="zh-CN"/>
          <w:rPrChange w:id="807" w:author="吴敏" w:date="2023-05-10T10:27:00Z">
            <w:rPr>
              <w:ins w:id="808" w:author="吴敏" w:date="2023-05-10T10:27:00Z"/>
              <w:shd w:val="clear" w:color="auto" w:fill="92D050"/>
              <w:lang w:eastAsia="zh-CN"/>
            </w:rPr>
          </w:rPrChange>
        </w:rPr>
        <w:pPrChange w:id="809" w:author="吴敏" w:date="2023-05-10T10:27:00Z">
          <w:pPr>
            <w:pStyle w:val="a3"/>
          </w:pPr>
        </w:pPrChange>
      </w:pPr>
      <w:ins w:id="810" w:author="吴敏" w:date="2023-05-10T10:27:00Z">
        <w:r w:rsidRPr="00F7742D">
          <w:rPr>
            <w:rFonts w:ascii="Times New Roman" w:eastAsia="KaiTi" w:hAnsi="Times New Roman" w:cs="Times New Roman"/>
            <w:lang w:eastAsia="zh-CN"/>
            <w:rPrChange w:id="811" w:author="吴敏" w:date="2023-05-10T10:27:00Z">
              <w:rPr>
                <w:shd w:val="clear" w:color="auto" w:fill="92D050"/>
                <w:lang w:eastAsia="zh-CN"/>
              </w:rPr>
            </w:rPrChange>
          </w:rPr>
          <w:t>物理学界普遍认为宇宙中有四种原力运作：强原子核力、弱原子核力、引力、电磁力。这些力其实都是较小一个面向而已，只有当能量频率减速至物质面向时才表现为此。</w:t>
        </w:r>
      </w:ins>
    </w:p>
    <w:p w14:paraId="6AA169F5" w14:textId="45B13C08" w:rsidR="00BD0D6C" w:rsidRPr="00F7742D" w:rsidRDefault="00BD0D6C">
      <w:pPr>
        <w:pStyle w:val="a3"/>
        <w:ind w:leftChars="0" w:left="245"/>
        <w:jc w:val="both"/>
        <w:rPr>
          <w:rFonts w:ascii="Times New Roman" w:eastAsia="KaiTi" w:hAnsi="Times New Roman" w:cs="Times New Roman"/>
          <w:shd w:val="clear" w:color="auto" w:fill="92D050"/>
          <w:lang w:eastAsia="zh-CN"/>
          <w:rPrChange w:id="812" w:author="吴敏" w:date="2023-05-10T10:27:00Z">
            <w:rPr>
              <w:rFonts w:ascii="Times New Roman" w:eastAsia="KaiTi" w:hAnsi="Times New Roman" w:cs="Times New Roman"/>
              <w:shd w:val="clear" w:color="auto" w:fill="92D050"/>
              <w:lang w:eastAsia="zh-CN"/>
            </w:rPr>
          </w:rPrChange>
        </w:rPr>
        <w:pPrChange w:id="813" w:author="吴敏" w:date="2023-05-10T00:36:00Z">
          <w:pPr>
            <w:pStyle w:val="a3"/>
            <w:ind w:firstLine="200"/>
            <w:jc w:val="both"/>
          </w:pPr>
        </w:pPrChange>
      </w:pPr>
    </w:p>
    <w:p w14:paraId="38B4D603" w14:textId="77777777" w:rsidR="009D3E02" w:rsidRDefault="009D3E02" w:rsidP="009D3E02">
      <w:pPr>
        <w:pStyle w:val="a3"/>
        <w:ind w:leftChars="0" w:left="360"/>
        <w:rPr>
          <w:ins w:id="814" w:author="吴敏" w:date="2023-05-09T21:38:00Z"/>
          <w:lang w:eastAsia="zh-CN"/>
        </w:rPr>
      </w:pPr>
      <w:ins w:id="815" w:author="吴敏" w:date="2023-05-09T21:38:00Z">
        <w:r>
          <w:rPr>
            <w:rFonts w:hint="eastAsia"/>
            <w:lang w:eastAsia="zh-CN"/>
          </w:rPr>
          <w:t>基于以上对</w:t>
        </w:r>
        <w:r>
          <w:rPr>
            <w:rFonts w:hint="eastAsia"/>
            <w:lang w:eastAsia="zh-CN"/>
          </w:rPr>
          <w:t>T</w:t>
        </w:r>
        <w:r>
          <w:rPr>
            <w:lang w:eastAsia="zh-CN"/>
          </w:rPr>
          <w:t>HE ONE</w:t>
        </w:r>
        <w:r>
          <w:rPr>
            <w:rFonts w:hint="eastAsia"/>
            <w:lang w:eastAsia="zh-CN"/>
          </w:rPr>
          <w:t>特性描述</w:t>
        </w:r>
        <w:r>
          <w:rPr>
            <w:rFonts w:hint="eastAsia"/>
            <w:lang w:eastAsia="zh-CN"/>
          </w:rPr>
          <w:t>,</w:t>
        </w:r>
        <w:r>
          <w:rPr>
            <w:rFonts w:hint="eastAsia"/>
            <w:lang w:eastAsia="zh-CN"/>
          </w:rPr>
          <w:t>牛顿力学</w:t>
        </w:r>
        <w:r>
          <w:rPr>
            <w:rFonts w:hint="eastAsia"/>
            <w:lang w:eastAsia="zh-CN"/>
          </w:rPr>
          <w:t>,</w:t>
        </w:r>
        <w:r>
          <w:rPr>
            <w:rFonts w:hint="eastAsia"/>
            <w:lang w:eastAsia="zh-CN"/>
          </w:rPr>
          <w:t>特斯拉以太学说</w:t>
        </w:r>
        <w:r>
          <w:rPr>
            <w:rFonts w:hint="eastAsia"/>
            <w:lang w:eastAsia="zh-CN"/>
          </w:rPr>
          <w:t>,</w:t>
        </w:r>
        <w:r>
          <w:rPr>
            <w:rFonts w:hint="eastAsia"/>
            <w:lang w:eastAsia="zh-CN"/>
          </w:rPr>
          <w:t>粒子学说</w:t>
        </w:r>
        <w:r>
          <w:rPr>
            <w:rFonts w:hint="eastAsia"/>
            <w:lang w:eastAsia="zh-CN"/>
          </w:rPr>
          <w:t>,</w:t>
        </w:r>
        <w:r w:rsidRPr="009453E2">
          <w:rPr>
            <w:rFonts w:hint="eastAsia"/>
            <w:lang w:eastAsia="zh-CN"/>
          </w:rPr>
          <w:t xml:space="preserve"> </w:t>
        </w:r>
        <w:r>
          <w:rPr>
            <w:rFonts w:hint="eastAsia"/>
            <w:lang w:eastAsia="zh-CN"/>
          </w:rPr>
          <w:t>量子学说</w:t>
        </w:r>
        <w:r>
          <w:rPr>
            <w:rFonts w:hint="eastAsia"/>
            <w:lang w:eastAsia="zh-CN"/>
          </w:rPr>
          <w:t>,</w:t>
        </w:r>
        <w:r>
          <w:rPr>
            <w:rFonts w:hint="eastAsia"/>
            <w:lang w:eastAsia="zh-CN"/>
          </w:rPr>
          <w:t>是被涵盖在</w:t>
        </w:r>
        <w:r>
          <w:rPr>
            <w:rFonts w:hint="eastAsia"/>
            <w:lang w:eastAsia="zh-CN"/>
          </w:rPr>
          <w:t xml:space="preserve">THE ONE </w:t>
        </w:r>
        <w:r>
          <w:rPr>
            <w:rFonts w:hint="eastAsia"/>
            <w:lang w:eastAsia="zh-CN"/>
          </w:rPr>
          <w:t>学说之中的</w:t>
        </w:r>
        <w:r>
          <w:rPr>
            <w:rFonts w:hint="eastAsia"/>
            <w:lang w:eastAsia="zh-CN"/>
          </w:rPr>
          <w:t>,</w:t>
        </w:r>
        <w:r>
          <w:rPr>
            <w:rFonts w:hint="eastAsia"/>
            <w:lang w:eastAsia="zh-CN"/>
          </w:rPr>
          <w:t>以量子学说为例</w:t>
        </w:r>
        <w:r>
          <w:rPr>
            <w:rFonts w:hint="eastAsia"/>
            <w:lang w:eastAsia="zh-CN"/>
          </w:rPr>
          <w:t>,</w:t>
        </w:r>
        <w:r>
          <w:rPr>
            <w:rFonts w:hint="eastAsia"/>
            <w:lang w:eastAsia="zh-CN"/>
          </w:rPr>
          <w:t>量子学说包含了共时性</w:t>
        </w:r>
        <w:r>
          <w:rPr>
            <w:rFonts w:hint="eastAsia"/>
            <w:lang w:eastAsia="zh-CN"/>
          </w:rPr>
          <w:t>,4,</w:t>
        </w:r>
        <w:r>
          <w:rPr>
            <w:lang w:eastAsia="zh-CN"/>
          </w:rPr>
          <w:t xml:space="preserve">5 </w:t>
        </w:r>
        <w:r>
          <w:rPr>
            <w:rFonts w:hint="eastAsia"/>
            <w:lang w:eastAsia="zh-CN"/>
          </w:rPr>
          <w:t>,</w:t>
        </w:r>
      </w:ins>
    </w:p>
    <w:p w14:paraId="291482C8" w14:textId="51A02571" w:rsidR="00144D62" w:rsidRPr="00144D62" w:rsidDel="007E17DA" w:rsidRDefault="00144D62" w:rsidP="00A319C5">
      <w:pPr>
        <w:pStyle w:val="a3"/>
        <w:ind w:firstLine="200"/>
        <w:jc w:val="both"/>
        <w:rPr>
          <w:del w:id="816" w:author="顏 秉田" w:date="2023-04-22T00:41:00Z"/>
          <w:rFonts w:ascii="Times New Roman" w:eastAsia="KaiTi" w:hAnsi="Times New Roman" w:cs="Times New Roman"/>
          <w:lang w:eastAsia="zh-CN"/>
        </w:rPr>
      </w:pPr>
      <w:del w:id="817" w:author="顏 秉田" w:date="2023-04-22T00:41:00Z">
        <w:r w:rsidRPr="00144D62" w:rsidDel="007E17DA">
          <w:rPr>
            <w:rFonts w:ascii="Times New Roman" w:eastAsia="KaiTi" w:hAnsi="Times New Roman" w:cs="Times New Roman" w:hint="eastAsia"/>
            <w:lang w:eastAsia="zh-CN"/>
          </w:rPr>
          <w:delText>之前的证明很困难，在于现在的科学家把一切想得太复杂了。现代的科学觉得复杂的证明才是好的。</w:delText>
        </w:r>
      </w:del>
    </w:p>
    <w:p w14:paraId="12E9F9C4" w14:textId="71399021" w:rsidR="00144D62" w:rsidRPr="009C6078" w:rsidDel="007E17DA" w:rsidRDefault="00144D62" w:rsidP="00A319C5">
      <w:pPr>
        <w:pStyle w:val="a3"/>
        <w:ind w:firstLine="200"/>
        <w:jc w:val="both"/>
        <w:rPr>
          <w:del w:id="818" w:author="顏 秉田" w:date="2023-04-22T00:41:00Z"/>
          <w:rFonts w:ascii="Times New Roman" w:eastAsia="KaiTi" w:hAnsi="Times New Roman" w:cs="Times New Roman"/>
          <w:shd w:val="clear" w:color="auto" w:fill="92D050"/>
          <w:lang w:eastAsia="zh-CN"/>
        </w:rPr>
      </w:pPr>
      <w:del w:id="819" w:author="顏 秉田" w:date="2023-04-22T00:41:00Z">
        <w:r w:rsidRPr="009C6078" w:rsidDel="007E17DA">
          <w:rPr>
            <w:rFonts w:ascii="Times New Roman" w:eastAsia="KaiTi" w:hAnsi="Times New Roman" w:cs="Times New Roman" w:hint="eastAsia"/>
            <w:shd w:val="clear" w:color="auto" w:fill="92D050"/>
            <w:lang w:eastAsia="zh-CN"/>
          </w:rPr>
          <w:delText>仪器没有办法测量，我们可以先证明，用海绵理论。海绵中的每一个</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都具有自生性，共时性。</w:delText>
        </w:r>
      </w:del>
    </w:p>
    <w:p w14:paraId="351F9624" w14:textId="6D63A1DD" w:rsidR="00144D62" w:rsidRPr="009C6078" w:rsidDel="007E17DA" w:rsidRDefault="00144D62" w:rsidP="00A319C5">
      <w:pPr>
        <w:pStyle w:val="a3"/>
        <w:ind w:firstLine="200"/>
        <w:jc w:val="both"/>
        <w:rPr>
          <w:del w:id="820" w:author="顏 秉田" w:date="2023-04-22T00:41:00Z"/>
          <w:rFonts w:ascii="Times New Roman" w:eastAsia="KaiTi" w:hAnsi="Times New Roman" w:cs="Times New Roman"/>
          <w:shd w:val="clear" w:color="auto" w:fill="92D050"/>
          <w:lang w:eastAsia="zh-CN"/>
        </w:rPr>
      </w:pPr>
      <w:del w:id="821" w:author="顏 秉田" w:date="2023-04-22T00:41:00Z">
        <w:r w:rsidRPr="009C6078" w:rsidDel="007E17DA">
          <w:rPr>
            <w:rFonts w:ascii="Times New Roman" w:eastAsia="KaiTi" w:hAnsi="Times New Roman" w:cs="Times New Roman" w:hint="eastAsia"/>
            <w:shd w:val="clear" w:color="auto" w:fill="92D050"/>
            <w:lang w:eastAsia="zh-CN"/>
          </w:rPr>
          <w:delText>如何显化为波，或者粒子？用特斯拉的学说来支撑。</w:delText>
        </w:r>
      </w:del>
    </w:p>
    <w:p w14:paraId="6F47E96E" w14:textId="22457E0B" w:rsidR="00A25A12" w:rsidRPr="00DC54D6" w:rsidDel="007E17DA" w:rsidRDefault="00A25A12" w:rsidP="00A319C5">
      <w:pPr>
        <w:pStyle w:val="a3"/>
        <w:ind w:firstLine="200"/>
        <w:jc w:val="both"/>
        <w:rPr>
          <w:del w:id="822" w:author="顏 秉田" w:date="2023-04-22T00:41:00Z"/>
          <w:rFonts w:ascii="Times New Roman" w:eastAsia="KaiTi" w:hAnsi="Times New Roman" w:cs="Times New Roman"/>
          <w:lang w:eastAsia="zh-CN"/>
        </w:rPr>
      </w:pPr>
    </w:p>
    <w:p w14:paraId="3CEF2720" w14:textId="233A8B31" w:rsidR="00B45500" w:rsidRPr="009C6078" w:rsidDel="007E17DA" w:rsidRDefault="00DC54D6" w:rsidP="000545F1">
      <w:pPr>
        <w:pStyle w:val="a3"/>
        <w:ind w:firstLine="200"/>
        <w:jc w:val="both"/>
        <w:rPr>
          <w:del w:id="823" w:author="顏 秉田" w:date="2023-04-22T00:41:00Z"/>
          <w:rFonts w:ascii="Times New Roman" w:eastAsia="KaiTi" w:hAnsi="Times New Roman" w:cs="Times New Roman"/>
          <w:shd w:val="clear" w:color="auto" w:fill="92D050"/>
          <w:lang w:eastAsia="zh-CN"/>
        </w:rPr>
      </w:pPr>
      <w:del w:id="824" w:author="顏 秉田" w:date="2023-04-22T00:41:00Z">
        <w:r w:rsidRPr="009C6078" w:rsidDel="007E17DA">
          <w:rPr>
            <w:rFonts w:ascii="Times New Roman" w:eastAsia="KaiTi" w:hAnsi="Times New Roman" w:cs="Times New Roman"/>
            <w:shd w:val="clear" w:color="auto" w:fill="92D050"/>
            <w:lang w:eastAsia="zh-CN"/>
          </w:rPr>
          <w:delText xml:space="preserve">The one </w:delText>
        </w:r>
        <w:r w:rsidRPr="009C6078" w:rsidDel="007E17DA">
          <w:rPr>
            <w:rFonts w:ascii="Times New Roman" w:eastAsia="KaiTi" w:hAnsi="Times New Roman" w:cs="Times New Roman" w:hint="eastAsia"/>
            <w:shd w:val="clear" w:color="auto" w:fill="92D050"/>
            <w:lang w:eastAsia="zh-CN"/>
          </w:rPr>
          <w:delText>是生生不息的，所以食物不会缺乏。如果食物会缺的。过去人口，食物量。现在的人口超过过去人口的。。。倍，但是食物</w:delText>
        </w:r>
        <w:r w:rsidRPr="009C6078" w:rsidDel="007E17DA">
          <w:rPr>
            <w:rFonts w:ascii="Times New Roman" w:eastAsia="KaiTi" w:hAnsi="Times New Roman" w:cs="Times New Roman"/>
            <w:shd w:val="clear" w:color="auto" w:fill="92D050"/>
            <w:lang w:eastAsia="zh-CN"/>
          </w:rPr>
          <w:delText xml:space="preserve">… </w:delText>
        </w:r>
        <w:r w:rsidRPr="009C6078" w:rsidDel="007E17DA">
          <w:rPr>
            <w:rFonts w:ascii="Times New Roman" w:eastAsia="KaiTi" w:hAnsi="Times New Roman" w:cs="Times New Roman" w:hint="eastAsia"/>
            <w:shd w:val="clear" w:color="auto" w:fill="92D050"/>
            <w:lang w:eastAsia="zh-CN"/>
          </w:rPr>
          <w:delText>。为什么不会缺乏食物？因为我们的意念创造了“我们需要食物”。</w:delText>
        </w:r>
        <w:r w:rsidRPr="009C6078" w:rsidDel="007E17DA">
          <w:rPr>
            <w:rFonts w:ascii="Times New Roman" w:eastAsia="KaiTi" w:hAnsi="Times New Roman" w:cs="Times New Roman"/>
            <w:shd w:val="clear" w:color="auto" w:fill="92D050"/>
            <w:lang w:eastAsia="zh-CN"/>
          </w:rPr>
          <w:delText xml:space="preserve"> The one</w:delText>
        </w:r>
        <w:r w:rsidRPr="009C6078" w:rsidDel="007E17DA">
          <w:rPr>
            <w:rFonts w:ascii="Times New Roman" w:eastAsia="KaiTi" w:hAnsi="Times New Roman" w:cs="Times New Roman" w:hint="eastAsia"/>
            <w:shd w:val="clear" w:color="auto" w:fill="92D050"/>
            <w:lang w:eastAsia="zh-CN"/>
          </w:rPr>
          <w:delText>就会聚集而来，我们从而有了更多创造食物的方式和方法。</w:delText>
        </w:r>
      </w:del>
    </w:p>
    <w:p w14:paraId="03EEDA4B" w14:textId="452714C2" w:rsidR="00B45500" w:rsidRPr="005E1880" w:rsidDel="00FA5DDA" w:rsidRDefault="00B45500" w:rsidP="00166DD3">
      <w:pPr>
        <w:pStyle w:val="5"/>
        <w:numPr>
          <w:ilvl w:val="0"/>
          <w:numId w:val="17"/>
        </w:numPr>
        <w:spacing w:line="240" w:lineRule="auto"/>
        <w:ind w:firstLine="200"/>
        <w:jc w:val="both"/>
        <w:rPr>
          <w:del w:id="825" w:author="吴敏" w:date="2023-04-22T19:30:00Z"/>
          <w:rFonts w:ascii="Times New Roman" w:eastAsia="KaiTi" w:hAnsi="Times New Roman" w:cs="Times New Roman"/>
          <w:lang w:eastAsia="zh-CN"/>
        </w:rPr>
      </w:pPr>
      <w:del w:id="826" w:author="吴敏" w:date="2023-04-22T19:30:00Z">
        <w:r w:rsidRPr="00ED5A14" w:rsidDel="00FA5DDA">
          <w:rPr>
            <w:rFonts w:ascii="Times New Roman" w:eastAsia="KaiTi" w:hAnsi="Times New Roman" w:cs="Times New Roman"/>
            <w:lang w:eastAsia="zh-CN"/>
          </w:rPr>
          <w:delText xml:space="preserve">THE ONE </w:delText>
        </w:r>
        <w:r w:rsidRPr="00ED5A14" w:rsidDel="00FA5DDA">
          <w:rPr>
            <w:rFonts w:ascii="Times New Roman" w:eastAsia="KaiTi" w:hAnsi="Times New Roman" w:cs="Times New Roman"/>
            <w:lang w:eastAsia="zh-CN"/>
          </w:rPr>
          <w:delText>假说</w:delText>
        </w:r>
      </w:del>
    </w:p>
    <w:p w14:paraId="7D391113" w14:textId="1539A4DB" w:rsidR="00B45500" w:rsidRPr="00ED5A14" w:rsidDel="00FA5DDA" w:rsidRDefault="00B45500" w:rsidP="00A319C5">
      <w:pPr>
        <w:pStyle w:val="a3"/>
        <w:numPr>
          <w:ilvl w:val="0"/>
          <w:numId w:val="2"/>
        </w:numPr>
        <w:ind w:left="480" w:firstLine="200"/>
        <w:jc w:val="both"/>
        <w:rPr>
          <w:del w:id="827" w:author="吴敏" w:date="2023-04-22T19:30:00Z"/>
          <w:rFonts w:ascii="Times New Roman" w:eastAsia="KaiTi" w:hAnsi="Times New Roman" w:cs="Times New Roman"/>
          <w:lang w:eastAsia="zh-CN"/>
        </w:rPr>
      </w:pPr>
      <w:del w:id="828" w:author="吴敏" w:date="2023-04-22T19:30:00Z">
        <w:r w:rsidRPr="00ED5A14" w:rsidDel="00FA5DDA">
          <w:rPr>
            <w:rFonts w:ascii="Times New Roman" w:eastAsia="KaiTi" w:hAnsi="Times New Roman" w:cs="Times New Roman"/>
            <w:lang w:eastAsia="zh-CN"/>
          </w:rPr>
          <w:delText>基于牛顿跟特斯拉的学说</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来看太阳系的其他天体</w:delText>
        </w:r>
        <w:r w:rsidDel="00FA5DDA">
          <w:rPr>
            <w:rFonts w:ascii="Times New Roman" w:eastAsia="KaiTi" w:hAnsi="Times New Roman" w:cs="Times New Roman"/>
            <w:lang w:eastAsia="zh-CN"/>
          </w:rPr>
          <w:delText>，</w:delText>
        </w:r>
      </w:del>
    </w:p>
    <w:p w14:paraId="1150F357" w14:textId="6F7DA1D4" w:rsidR="00B45500" w:rsidRPr="00ED5A14" w:rsidDel="00FA5DDA" w:rsidRDefault="00B45500" w:rsidP="00A319C5">
      <w:pPr>
        <w:pStyle w:val="a3"/>
        <w:numPr>
          <w:ilvl w:val="0"/>
          <w:numId w:val="2"/>
        </w:numPr>
        <w:ind w:left="480" w:firstLine="200"/>
        <w:jc w:val="both"/>
        <w:rPr>
          <w:del w:id="829" w:author="吴敏" w:date="2023-04-22T19:30:00Z"/>
          <w:rFonts w:ascii="Times New Roman" w:eastAsia="KaiTi" w:hAnsi="Times New Roman" w:cs="Times New Roman"/>
          <w:lang w:eastAsia="zh-CN"/>
        </w:rPr>
      </w:pPr>
      <w:del w:id="830" w:author="吴敏" w:date="2023-04-22T19:30:00Z">
        <w:r w:rsidRPr="000007DB" w:rsidDel="00FA5DDA">
          <w:rPr>
            <w:rFonts w:ascii="Times New Roman" w:eastAsia="KaiTi" w:hAnsi="Times New Roman" w:cs="Times New Roman" w:hint="eastAsia"/>
            <w:lang w:eastAsia="zh-CN"/>
          </w:rPr>
          <w:delText>太阳的质量占太阳系总质量的</w:delText>
        </w:r>
        <w:r w:rsidRPr="000007DB" w:rsidDel="00FA5DDA">
          <w:rPr>
            <w:rFonts w:ascii="Times New Roman" w:eastAsia="KaiTi" w:hAnsi="Times New Roman" w:cs="Times New Roman" w:hint="eastAsia"/>
            <w:lang w:eastAsia="zh-CN"/>
          </w:rPr>
          <w:delText>9</w:delText>
        </w:r>
        <w:r w:rsidRPr="000007DB" w:rsidDel="00FA5DDA">
          <w:rPr>
            <w:rFonts w:ascii="Times New Roman" w:eastAsia="KaiTi" w:hAnsi="Times New Roman" w:cs="Times New Roman"/>
            <w:lang w:eastAsia="zh-CN"/>
          </w:rPr>
          <w:delText>9.86%</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太阳系中其他的天体</w:delText>
        </w:r>
        <w:r w:rsidRPr="000007DB" w:rsidDel="00FA5DDA">
          <w:rPr>
            <w:rFonts w:ascii="Times New Roman" w:eastAsia="KaiTi" w:hAnsi="Times New Roman" w:cs="Times New Roman" w:hint="eastAsia"/>
            <w:lang w:eastAsia="zh-CN"/>
          </w:rPr>
          <w:delText xml:space="preserve"> </w:delText>
        </w:r>
        <w:r w:rsidRPr="000007DB" w:rsidDel="00FA5DDA">
          <w:rPr>
            <w:rFonts w:ascii="Times New Roman" w:eastAsia="KaiTi" w:hAnsi="Times New Roman" w:cs="Times New Roman" w:hint="eastAsia"/>
            <w:lang w:eastAsia="zh-CN"/>
          </w:rPr>
          <w:delText>只占</w:delText>
        </w:r>
        <w:r w:rsidRPr="000007DB" w:rsidDel="00FA5DDA">
          <w:rPr>
            <w:rFonts w:ascii="Times New Roman" w:eastAsia="KaiTi" w:hAnsi="Times New Roman" w:cs="Times New Roman" w:hint="eastAsia"/>
            <w:lang w:eastAsia="zh-CN"/>
          </w:rPr>
          <w:delText>0</w:delText>
        </w:r>
        <w:r w:rsidRPr="000007DB" w:rsidDel="00FA5DDA">
          <w:rPr>
            <w:rFonts w:ascii="Times New Roman" w:eastAsia="KaiTi" w:hAnsi="Times New Roman" w:cs="Times New Roman"/>
            <w:lang w:eastAsia="zh-CN"/>
          </w:rPr>
          <w:delText>.14%</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如果宇宙是真空</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没有任何阻力</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根据引力效应</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太阳系中的所有行星会被太阳吸引到跟太阳靠拢</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只剩一个太阳</w:delText>
        </w:r>
        <w:r w:rsidDel="00FA5DDA">
          <w:rPr>
            <w:rFonts w:ascii="Times New Roman" w:eastAsia="KaiTi" w:hAnsi="Times New Roman" w:cs="Times New Roman" w:hint="eastAsia"/>
            <w:lang w:eastAsia="zh-CN"/>
          </w:rPr>
          <w:delText>。</w:delText>
        </w:r>
        <w:r w:rsidRPr="00ED5A14" w:rsidDel="00FA5DDA">
          <w:rPr>
            <w:rFonts w:ascii="Times New Roman" w:eastAsia="KaiTi" w:hAnsi="Times New Roman" w:cs="Times New Roman"/>
            <w:lang w:eastAsia="zh-CN"/>
          </w:rPr>
          <w:delText>如果说没有其他力的存在</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月球会被地球所吸引</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太阳系的其他天体</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会被太阳所吸引</w:delText>
        </w:r>
        <w:r w:rsidDel="00FA5DDA">
          <w:rPr>
            <w:rFonts w:ascii="Times New Roman" w:eastAsia="KaiTi" w:hAnsi="Times New Roman" w:cs="Times New Roman"/>
            <w:lang w:eastAsia="zh-CN"/>
          </w:rPr>
          <w:delText>，</w:delText>
        </w:r>
        <w:r w:rsidRPr="00ED5A14" w:rsidDel="00FA5DDA">
          <w:rPr>
            <w:rFonts w:ascii="Times New Roman" w:eastAsia="KaiTi" w:hAnsi="Times New Roman" w:cs="Times New Roman"/>
            <w:lang w:eastAsia="zh-CN"/>
          </w:rPr>
          <w:delText>太阳系会被银河系的银心所吸引</w:delText>
        </w:r>
        <w:r w:rsidRPr="00ED5A14" w:rsidDel="00FA5DDA">
          <w:rPr>
            <w:rFonts w:ascii="Times New Roman" w:eastAsia="KaiTi" w:hAnsi="Times New Roman" w:cs="Times New Roman"/>
            <w:lang w:eastAsia="zh-CN"/>
          </w:rPr>
          <w:delText>…</w:delText>
        </w:r>
      </w:del>
    </w:p>
    <w:p w14:paraId="6993FBFD" w14:textId="4AF78BF0" w:rsidR="00B45500" w:rsidRPr="000007DB" w:rsidDel="00FA5DDA" w:rsidRDefault="00B45500" w:rsidP="00A319C5">
      <w:pPr>
        <w:pStyle w:val="a3"/>
        <w:numPr>
          <w:ilvl w:val="0"/>
          <w:numId w:val="2"/>
        </w:numPr>
        <w:ind w:left="480" w:firstLine="200"/>
        <w:jc w:val="both"/>
        <w:rPr>
          <w:del w:id="831" w:author="吴敏" w:date="2023-04-22T19:30:00Z"/>
          <w:rFonts w:ascii="Times New Roman" w:eastAsia="KaiTi" w:hAnsi="Times New Roman" w:cs="Times New Roman"/>
          <w:lang w:eastAsia="zh-CN"/>
        </w:rPr>
      </w:pPr>
      <w:del w:id="832" w:author="吴敏" w:date="2023-04-22T19:30:00Z">
        <w:r w:rsidRPr="000007DB" w:rsidDel="00FA5DDA">
          <w:rPr>
            <w:rFonts w:ascii="Times New Roman" w:eastAsia="KaiTi" w:hAnsi="Times New Roman" w:cs="Times New Roman" w:hint="eastAsia"/>
            <w:lang w:eastAsia="zh-CN"/>
          </w:rPr>
          <w:delText>透过吸引力效应</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宇宙中</w:delText>
        </w:r>
        <w:r w:rsidRPr="000007DB" w:rsidDel="00FA5DDA">
          <w:rPr>
            <w:rFonts w:ascii="Times New Roman" w:eastAsia="KaiTi" w:hAnsi="Times New Roman" w:cs="Times New Roman" w:hint="eastAsia"/>
            <w:lang w:eastAsia="zh-CN"/>
          </w:rPr>
          <w:delText xml:space="preserve"> </w:delText>
        </w:r>
        <w:r w:rsidRPr="000007DB" w:rsidDel="00FA5DDA">
          <w:rPr>
            <w:rFonts w:ascii="Times New Roman" w:eastAsia="KaiTi" w:hAnsi="Times New Roman" w:cs="Times New Roman" w:hint="eastAsia"/>
            <w:lang w:eastAsia="zh-CN"/>
          </w:rPr>
          <w:delText>质量大的（引力大的）会吸引质量小的（引力小的）</w:delText>
        </w:r>
        <w:r w:rsidDel="00FA5DDA">
          <w:rPr>
            <w:rFonts w:ascii="Times New Roman" w:eastAsia="KaiTi" w:hAnsi="Times New Roman" w:cs="Times New Roman" w:hint="eastAsia"/>
            <w:lang w:eastAsia="zh-CN"/>
          </w:rPr>
          <w:delText>。</w:delText>
        </w:r>
      </w:del>
    </w:p>
    <w:p w14:paraId="6D36F944" w14:textId="7A3C6118" w:rsidR="00B45500" w:rsidRPr="00FA5DDA" w:rsidDel="00FA5DDA" w:rsidRDefault="00B45500" w:rsidP="00FA5DDA">
      <w:pPr>
        <w:pStyle w:val="a3"/>
        <w:numPr>
          <w:ilvl w:val="0"/>
          <w:numId w:val="2"/>
        </w:numPr>
        <w:ind w:left="480" w:firstLine="200"/>
        <w:jc w:val="both"/>
        <w:rPr>
          <w:del w:id="833" w:author="吴敏" w:date="2023-04-22T19:30:00Z"/>
          <w:rFonts w:ascii="Times New Roman" w:eastAsia="KaiTi" w:hAnsi="Times New Roman" w:cs="Times New Roman"/>
          <w:lang w:eastAsia="zh-CN"/>
          <w:rPrChange w:id="834" w:author="吴敏" w:date="2023-04-22T19:30:00Z">
            <w:rPr>
              <w:del w:id="835" w:author="吴敏" w:date="2023-04-22T19:30:00Z"/>
              <w:rFonts w:ascii="Microsoft JhengHei" w:eastAsia="Microsoft JhengHei" w:hAnsi="Microsoft JhengHei" w:cs="Times New Roman"/>
              <w:lang w:eastAsia="zh-CN"/>
            </w:rPr>
          </w:rPrChange>
        </w:rPr>
      </w:pPr>
      <w:del w:id="836" w:author="吴敏" w:date="2023-04-22T19:30:00Z">
        <w:r w:rsidRPr="000007DB" w:rsidDel="00FA5DDA">
          <w:rPr>
            <w:rFonts w:ascii="Times New Roman" w:eastAsia="KaiTi" w:hAnsi="Times New Roman" w:cs="Times New Roman" w:hint="eastAsia"/>
            <w:lang w:eastAsia="zh-CN"/>
          </w:rPr>
          <w:delText>这个现象并未发生</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那就代表在宇宙中</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存在某种现代科技不可见</w:delText>
        </w:r>
      </w:del>
      <w:del w:id="837" w:author="吴敏" w:date="2023-04-22T19:27:00Z">
        <w:r w:rsidRPr="000007DB" w:rsidDel="00FA5DDA">
          <w:rPr>
            <w:rFonts w:ascii="Times New Roman" w:eastAsia="KaiTi" w:hAnsi="Times New Roman" w:cs="Times New Roman"/>
            <w:lang w:eastAsia="zh-CN"/>
          </w:rPr>
          <w:delText>，</w:delText>
        </w:r>
      </w:del>
      <w:del w:id="838" w:author="吴敏" w:date="2023-04-22T19:30:00Z">
        <w:r w:rsidRPr="000007DB" w:rsidDel="00FA5DDA">
          <w:rPr>
            <w:rFonts w:ascii="Times New Roman" w:eastAsia="KaiTi" w:hAnsi="Times New Roman" w:cs="Times New Roman" w:hint="eastAsia"/>
            <w:lang w:eastAsia="zh-CN"/>
          </w:rPr>
          <w:delText>不可测的物质</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介于太阳系的天体跟太阳中</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降低了太阳的引力</w:delText>
        </w:r>
        <w:r w:rsidRPr="000007DB" w:rsidDel="00FA5DDA">
          <w:rPr>
            <w:rFonts w:ascii="Times New Roman" w:eastAsia="KaiTi" w:hAnsi="Times New Roman" w:cs="Times New Roman"/>
            <w:lang w:eastAsia="zh-CN"/>
          </w:rPr>
          <w:delText>，</w:delText>
        </w:r>
        <w:r w:rsidRPr="000007DB" w:rsidDel="00FA5DDA">
          <w:rPr>
            <w:rFonts w:ascii="Times New Roman" w:eastAsia="KaiTi" w:hAnsi="Times New Roman" w:cs="Times New Roman" w:hint="eastAsia"/>
            <w:lang w:eastAsia="zh-CN"/>
          </w:rPr>
          <w:delText>这个物质我们称为</w:delText>
        </w:r>
        <w:r w:rsidRPr="000007DB" w:rsidDel="00FA5DDA">
          <w:rPr>
            <w:rFonts w:ascii="Times New Roman" w:eastAsia="KaiTi" w:hAnsi="Times New Roman" w:cs="Times New Roman" w:hint="eastAsia"/>
            <w:lang w:eastAsia="zh-CN"/>
          </w:rPr>
          <w:delText>t</w:delText>
        </w:r>
        <w:r w:rsidRPr="000007DB" w:rsidDel="00FA5DDA">
          <w:rPr>
            <w:rFonts w:ascii="Times New Roman" w:eastAsia="KaiTi" w:hAnsi="Times New Roman" w:cs="Times New Roman"/>
            <w:lang w:eastAsia="zh-CN"/>
          </w:rPr>
          <w:delText>he one</w:delText>
        </w:r>
      </w:del>
      <w:ins w:id="839" w:author="顏 秉田" w:date="2023-04-22T00:42:00Z">
        <w:del w:id="840" w:author="吴敏" w:date="2023-04-22T19:27:00Z">
          <w:r w:rsidR="007E17DA" w:rsidDel="00FA5DDA">
            <w:rPr>
              <w:rFonts w:ascii="PMingLiU" w:eastAsia="PMingLiU" w:hAnsi="PMingLiU" w:cs="Times New Roman" w:hint="eastAsia"/>
              <w:lang w:eastAsia="zh-CN"/>
            </w:rPr>
            <w:delText>，</w:delText>
          </w:r>
        </w:del>
        <w:del w:id="841" w:author="吴敏" w:date="2023-04-22T19:30:00Z">
          <w:r w:rsidR="007E17DA" w:rsidDel="00FA5DDA">
            <w:rPr>
              <w:rFonts w:ascii="Times New Roman" w:hAnsi="Times New Roman" w:cs="Times New Roman" w:hint="eastAsia"/>
              <w:lang w:eastAsia="zh-CN"/>
            </w:rPr>
            <w:delText>地球跟太阳之间</w:delText>
          </w:r>
        </w:del>
      </w:ins>
      <w:ins w:id="842" w:author="顏 秉田" w:date="2023-04-22T00:43:00Z">
        <w:del w:id="843" w:author="吴敏" w:date="2023-04-22T19:30:00Z">
          <w:r w:rsidR="007E17DA" w:rsidDel="00FA5DDA">
            <w:rPr>
              <w:rFonts w:ascii="PMingLiU" w:eastAsia="PMingLiU" w:hAnsi="PMingLiU" w:cs="Times New Roman" w:hint="eastAsia"/>
              <w:lang w:eastAsia="zh-CN"/>
            </w:rPr>
            <w:delText>，</w:delText>
          </w:r>
          <w:r w:rsidR="007E17DA" w:rsidDel="00FA5DDA">
            <w:rPr>
              <w:rFonts w:ascii="Times New Roman" w:hAnsi="Times New Roman" w:cs="Times New Roman" w:hint="eastAsia"/>
              <w:lang w:eastAsia="zh-CN"/>
            </w:rPr>
            <w:delText>存在高密度</w:delText>
          </w:r>
          <w:r w:rsidR="007E17DA" w:rsidDel="00FA5DDA">
            <w:rPr>
              <w:rFonts w:ascii="Times New Roman" w:hAnsi="Times New Roman" w:cs="Times New Roman"/>
              <w:lang w:eastAsia="zh-CN"/>
            </w:rPr>
            <w:delText>The one</w:delText>
          </w:r>
          <w:r w:rsidR="007E17DA" w:rsidDel="00FA5DDA">
            <w:rPr>
              <w:rFonts w:ascii="PMingLiU" w:eastAsia="PMingLiU" w:hAnsi="PMingLiU" w:cs="Times New Roman" w:hint="eastAsia"/>
              <w:lang w:eastAsia="zh-CN"/>
            </w:rPr>
            <w:delText>，</w:delText>
          </w:r>
          <w:r w:rsidR="007E17DA" w:rsidDel="00FA5DDA">
            <w:rPr>
              <w:rFonts w:ascii="Times New Roman" w:hAnsi="Times New Roman" w:cs="Times New Roman" w:hint="eastAsia"/>
              <w:lang w:eastAsia="zh-CN"/>
            </w:rPr>
            <w:delText>虽然物质</w:delText>
          </w:r>
          <w:r w:rsidR="007E17DA" w:rsidDel="00FA5DDA">
            <w:rPr>
              <w:rFonts w:ascii="Microsoft JhengHei" w:eastAsia="Microsoft JhengHei" w:hAnsi="Microsoft JhengHei" w:cs="Times New Roman" w:hint="eastAsia"/>
              <w:lang w:eastAsia="zh-CN"/>
            </w:rPr>
            <w:delText>、</w:delText>
          </w:r>
          <w:r w:rsidR="007E17DA" w:rsidDel="00FA5DDA">
            <w:rPr>
              <w:rFonts w:ascii="Times New Roman" w:hAnsi="Times New Roman" w:cs="Times New Roman" w:hint="eastAsia"/>
              <w:lang w:eastAsia="zh-CN"/>
            </w:rPr>
            <w:delText>波</w:delText>
          </w:r>
          <w:r w:rsidR="007E17DA" w:rsidDel="00FA5DDA">
            <w:rPr>
              <w:rFonts w:ascii="Microsoft JhengHei" w:eastAsia="Microsoft JhengHei" w:hAnsi="Microsoft JhengHei" w:cs="Times New Roman" w:hint="eastAsia"/>
              <w:lang w:eastAsia="zh-CN"/>
            </w:rPr>
            <w:delText>、</w:delText>
          </w:r>
          <w:r w:rsidR="007E17DA" w:rsidDel="00FA5DDA">
            <w:rPr>
              <w:rFonts w:ascii="Times New Roman" w:hAnsi="Times New Roman" w:cs="Times New Roman" w:hint="eastAsia"/>
              <w:lang w:eastAsia="zh-CN"/>
            </w:rPr>
            <w:delText>光这些可以通过</w:delText>
          </w:r>
          <w:r w:rsidR="007E17DA" w:rsidDel="00FA5DDA">
            <w:rPr>
              <w:rFonts w:asciiTheme="minorEastAsia" w:hAnsiTheme="minorEastAsia" w:cs="Times New Roman" w:hint="eastAsia"/>
              <w:lang w:eastAsia="zh-CN"/>
            </w:rPr>
            <w:delText>，</w:delText>
          </w:r>
          <w:r w:rsidR="007E17DA" w:rsidDel="00FA5DDA">
            <w:rPr>
              <w:rFonts w:ascii="Times New Roman" w:hAnsi="Times New Roman" w:cs="Times New Roman" w:hint="eastAsia"/>
              <w:lang w:eastAsia="zh-CN"/>
            </w:rPr>
            <w:delText>但是高密度</w:delText>
          </w:r>
          <w:r w:rsidR="007E17DA" w:rsidDel="00FA5DDA">
            <w:rPr>
              <w:rFonts w:ascii="Times New Roman" w:hAnsi="Times New Roman" w:cs="Times New Roman" w:hint="eastAsia"/>
              <w:lang w:eastAsia="zh-CN"/>
            </w:rPr>
            <w:delText>T</w:delText>
          </w:r>
          <w:r w:rsidR="007E17DA" w:rsidDel="00FA5DDA">
            <w:rPr>
              <w:rFonts w:ascii="Times New Roman" w:hAnsi="Times New Roman" w:cs="Times New Roman"/>
              <w:lang w:eastAsia="zh-CN"/>
            </w:rPr>
            <w:delText xml:space="preserve">he one </w:delText>
          </w:r>
          <w:r w:rsidR="007E17DA" w:rsidDel="00FA5DDA">
            <w:rPr>
              <w:rFonts w:ascii="Times New Roman" w:hAnsi="Times New Roman" w:cs="Times New Roman" w:hint="eastAsia"/>
              <w:lang w:eastAsia="zh-CN"/>
            </w:rPr>
            <w:delText>形成阻力</w:delText>
          </w:r>
          <w:r w:rsidR="007E17DA" w:rsidDel="00FA5DDA">
            <w:rPr>
              <w:rFonts w:asciiTheme="minorEastAsia" w:hAnsiTheme="minorEastAsia" w:cs="Times New Roman" w:hint="eastAsia"/>
              <w:lang w:eastAsia="zh-CN"/>
            </w:rPr>
            <w:delText>，</w:delText>
          </w:r>
        </w:del>
      </w:ins>
      <w:ins w:id="844" w:author="顏 秉田" w:date="2023-04-22T00:44:00Z">
        <w:del w:id="845" w:author="吴敏" w:date="2023-04-22T19:30:00Z">
          <w:r w:rsidR="007E17DA" w:rsidDel="00FA5DDA">
            <w:rPr>
              <w:rFonts w:ascii="Times New Roman" w:hAnsi="Times New Roman" w:cs="Times New Roman" w:hint="eastAsia"/>
              <w:lang w:eastAsia="zh-CN"/>
            </w:rPr>
            <w:delText>阻止地球被太阳吸过去</w:delText>
          </w:r>
          <w:r w:rsidR="007E17DA" w:rsidDel="00FA5DDA">
            <w:rPr>
              <w:rFonts w:ascii="Microsoft JhengHei" w:eastAsia="Microsoft JhengHei" w:hAnsi="Microsoft JhengHei" w:cs="Times New Roman" w:hint="eastAsia"/>
              <w:lang w:eastAsia="zh-CN"/>
            </w:rPr>
            <w:delText>〭</w:delText>
          </w:r>
        </w:del>
      </w:ins>
    </w:p>
    <w:p w14:paraId="7105962B" w14:textId="77777777" w:rsidR="00B45500" w:rsidRPr="00FA5DDA" w:rsidDel="00FA5DDA" w:rsidRDefault="00B45500">
      <w:pPr>
        <w:pStyle w:val="a3"/>
        <w:numPr>
          <w:ilvl w:val="0"/>
          <w:numId w:val="2"/>
        </w:numPr>
        <w:ind w:left="480" w:firstLine="200"/>
        <w:jc w:val="both"/>
        <w:rPr>
          <w:del w:id="846" w:author="吴敏" w:date="2023-04-22T19:30:00Z"/>
          <w:rFonts w:ascii="Times New Roman" w:eastAsia="KaiTi" w:hAnsi="Times New Roman" w:cs="Times New Roman"/>
          <w:lang w:eastAsia="zh-CN"/>
          <w:rPrChange w:id="847" w:author="吴敏" w:date="2023-04-22T19:30:00Z">
            <w:rPr>
              <w:del w:id="848" w:author="吴敏" w:date="2023-04-22T19:30:00Z"/>
              <w:lang w:eastAsia="zh-CN"/>
            </w:rPr>
          </w:rPrChange>
        </w:rPr>
        <w:pPrChange w:id="849" w:author="吴敏" w:date="2023-04-22T19:30:00Z">
          <w:pPr>
            <w:pStyle w:val="a3"/>
            <w:ind w:leftChars="0" w:left="840" w:firstLine="200"/>
            <w:jc w:val="both"/>
          </w:pPr>
        </w:pPrChange>
      </w:pPr>
    </w:p>
    <w:p w14:paraId="7E5EE22F" w14:textId="4F237AA4" w:rsidR="00B45500" w:rsidRPr="00FA5DDA" w:rsidDel="00FA5DDA" w:rsidRDefault="00B45500">
      <w:pPr>
        <w:pStyle w:val="a3"/>
        <w:rPr>
          <w:del w:id="850" w:author="吴敏" w:date="2023-04-22T19:30:00Z"/>
          <w:lang w:eastAsia="zh-CN"/>
        </w:rPr>
        <w:pPrChange w:id="851" w:author="吴敏" w:date="2023-04-22T19:30:00Z">
          <w:pPr>
            <w:pStyle w:val="a3"/>
            <w:ind w:firstLine="200"/>
            <w:jc w:val="both"/>
          </w:pPr>
        </w:pPrChange>
      </w:pPr>
      <w:del w:id="852" w:author="吴敏" w:date="2023-04-22T19:30:00Z">
        <w:r w:rsidRPr="00FA5DDA" w:rsidDel="00FA5DDA">
          <w:rPr>
            <w:rFonts w:hint="eastAsia"/>
            <w:lang w:eastAsia="zh-CN"/>
          </w:rPr>
          <w:delText>太阳、地球、月亮：三体体系中，主要考虑太阳的引力。</w:delText>
        </w:r>
      </w:del>
    </w:p>
    <w:p w14:paraId="19181AF0" w14:textId="60E9F0DE" w:rsidR="00B45500" w:rsidRPr="00BD6316" w:rsidDel="00FA5DDA" w:rsidRDefault="00B45500">
      <w:pPr>
        <w:pStyle w:val="a3"/>
        <w:rPr>
          <w:del w:id="853" w:author="吴敏" w:date="2023-04-22T19:30:00Z"/>
          <w:lang w:eastAsia="zh-CN"/>
        </w:rPr>
        <w:pPrChange w:id="854" w:author="吴敏" w:date="2023-04-22T19:30:00Z">
          <w:pPr>
            <w:pStyle w:val="a3"/>
            <w:ind w:firstLine="200"/>
            <w:jc w:val="both"/>
          </w:pPr>
        </w:pPrChange>
      </w:pPr>
      <w:del w:id="855" w:author="吴敏" w:date="2023-04-22T19:30:00Z">
        <w:r w:rsidRPr="00BD6316" w:rsidDel="00FA5DDA">
          <w:rPr>
            <w:rFonts w:hint="eastAsia"/>
            <w:lang w:eastAsia="zh-CN"/>
          </w:rPr>
          <w:delText>太阳系八大行星图（行星的质量、距离资料）</w:delText>
        </w:r>
      </w:del>
    </w:p>
    <w:p w14:paraId="4CCE3863" w14:textId="33D84490" w:rsidR="00B45500" w:rsidRPr="00BD6316" w:rsidDel="00FA5DDA" w:rsidRDefault="00B45500">
      <w:pPr>
        <w:pStyle w:val="a3"/>
        <w:rPr>
          <w:del w:id="856" w:author="吴敏" w:date="2023-04-22T19:30:00Z"/>
          <w:lang w:eastAsia="zh-CN"/>
        </w:rPr>
        <w:pPrChange w:id="857" w:author="吴敏" w:date="2023-04-22T19:30:00Z">
          <w:pPr>
            <w:pStyle w:val="a3"/>
            <w:ind w:firstLine="200"/>
            <w:jc w:val="both"/>
          </w:pPr>
        </w:pPrChange>
      </w:pPr>
      <w:del w:id="858" w:author="吴敏" w:date="2023-04-22T19:30:00Z">
        <w:r w:rsidRPr="00BD6316" w:rsidDel="00FA5DDA">
          <w:rPr>
            <w:rFonts w:hint="eastAsia"/>
            <w:lang w:eastAsia="zh-CN"/>
          </w:rPr>
          <w:delText>引力和质量成正比，和距离的平方成反比。（问题：如何测量地球、土星的质量）</w:delText>
        </w:r>
      </w:del>
    </w:p>
    <w:p w14:paraId="1E560795" w14:textId="538618A5" w:rsidR="00B45500" w:rsidRPr="0051734F" w:rsidDel="00FA5DDA" w:rsidRDefault="00B45500">
      <w:pPr>
        <w:pStyle w:val="a3"/>
        <w:rPr>
          <w:del w:id="859" w:author="吴敏" w:date="2023-04-22T19:30:00Z"/>
          <w:lang w:eastAsia="zh-CN"/>
        </w:rPr>
        <w:pPrChange w:id="860" w:author="吴敏" w:date="2023-04-22T19:30:00Z">
          <w:pPr>
            <w:pStyle w:val="a3"/>
            <w:ind w:firstLine="200"/>
            <w:jc w:val="both"/>
          </w:pPr>
        </w:pPrChange>
      </w:pPr>
      <w:del w:id="861" w:author="吴敏" w:date="2023-04-22T19:30:00Z">
        <w:r w:rsidRPr="00BD6316" w:rsidDel="00FA5DDA">
          <w:rPr>
            <w:rFonts w:hint="eastAsia"/>
            <w:lang w:eastAsia="zh-CN"/>
          </w:rPr>
          <w:delText>地球以每小时</w:delText>
        </w:r>
        <w:r w:rsidRPr="00BD6316" w:rsidDel="00FA5DDA">
          <w:rPr>
            <w:rFonts w:hint="eastAsia"/>
            <w:lang w:eastAsia="zh-CN"/>
          </w:rPr>
          <w:delText>7</w:delText>
        </w:r>
        <w:r w:rsidRPr="00BD6316" w:rsidDel="00FA5DDA">
          <w:rPr>
            <w:rFonts w:hint="eastAsia"/>
            <w:lang w:eastAsia="zh-CN"/>
          </w:rPr>
          <w:delText>万公里的速度来运行。只有在地球之外的观测器（哈勃望远镜），才可以观测到。螺旋形轨迹行进。</w:delText>
        </w:r>
      </w:del>
    </w:p>
    <w:p w14:paraId="656D9BE5" w14:textId="45CF994B" w:rsidR="00B45500" w:rsidRPr="00ED5A14" w:rsidDel="00FA5DDA" w:rsidRDefault="00B45500">
      <w:pPr>
        <w:pStyle w:val="a3"/>
        <w:rPr>
          <w:del w:id="862" w:author="吴敏" w:date="2023-04-22T19:30:00Z"/>
          <w:lang w:eastAsia="zh-CN"/>
        </w:rPr>
        <w:pPrChange w:id="863" w:author="吴敏" w:date="2023-04-22T19:30:00Z">
          <w:pPr>
            <w:pStyle w:val="a3"/>
            <w:numPr>
              <w:numId w:val="6"/>
            </w:numPr>
            <w:ind w:leftChars="0" w:left="360" w:firstLineChars="200" w:firstLine="480"/>
            <w:jc w:val="both"/>
          </w:pPr>
        </w:pPrChange>
      </w:pPr>
      <w:del w:id="864" w:author="吴敏" w:date="2023-04-22T19:30:00Z">
        <w:r w:rsidRPr="00ED5A14" w:rsidDel="00FA5DDA">
          <w:rPr>
            <w:lang w:eastAsia="zh-CN"/>
          </w:rPr>
          <w:delText>李政道博士认为真空是物理相对性的凝聚态</w:delText>
        </w:r>
        <w:r w:rsidDel="00FA5DDA">
          <w:rPr>
            <w:lang w:eastAsia="zh-CN"/>
          </w:rPr>
          <w:delText>，</w:delText>
        </w:r>
        <w:r w:rsidRPr="00ED5A14" w:rsidDel="00FA5DDA">
          <w:rPr>
            <w:lang w:eastAsia="zh-CN"/>
          </w:rPr>
          <w:delText>我们认为物质是</w:delText>
        </w:r>
        <w:r w:rsidRPr="00ED5A14" w:rsidDel="00FA5DDA">
          <w:rPr>
            <w:lang w:eastAsia="zh-CN"/>
          </w:rPr>
          <w:delText>THE ONE</w:delText>
        </w:r>
        <w:r w:rsidRPr="00ED5A14" w:rsidDel="00FA5DDA">
          <w:rPr>
            <w:lang w:eastAsia="zh-CN"/>
          </w:rPr>
          <w:delText>的凝固态</w:delText>
        </w:r>
      </w:del>
    </w:p>
    <w:p w14:paraId="390285F2" w14:textId="7B46E263" w:rsidR="00B45500" w:rsidRPr="00ED5A14" w:rsidDel="00FA5DDA" w:rsidRDefault="00B45500">
      <w:pPr>
        <w:pStyle w:val="a3"/>
        <w:rPr>
          <w:del w:id="865" w:author="吴敏" w:date="2023-04-22T19:30:00Z"/>
          <w:lang w:eastAsia="zh-CN"/>
        </w:rPr>
        <w:pPrChange w:id="866" w:author="吴敏" w:date="2023-04-22T19:30:00Z">
          <w:pPr>
            <w:pStyle w:val="a3"/>
            <w:numPr>
              <w:numId w:val="6"/>
            </w:numPr>
            <w:ind w:leftChars="0" w:left="360" w:firstLineChars="200" w:firstLine="480"/>
            <w:jc w:val="both"/>
          </w:pPr>
        </w:pPrChange>
      </w:pPr>
      <w:del w:id="867" w:author="吴敏" w:date="2023-04-22T19:30:00Z">
        <w:r w:rsidRPr="00ED5A14" w:rsidDel="00FA5DDA">
          <w:delText>质量是物质在</w:delText>
        </w:r>
        <w:r w:rsidRPr="00ED5A14" w:rsidDel="00FA5DDA">
          <w:delText>THE ONE</w:delText>
        </w:r>
        <w:r w:rsidRPr="00ED5A14" w:rsidDel="00FA5DDA">
          <w:delText>的凝固态下</w:delText>
        </w:r>
        <w:r w:rsidDel="00FA5DDA">
          <w:delText>，</w:delText>
        </w:r>
        <w:r w:rsidRPr="00ED5A14" w:rsidDel="00FA5DDA">
          <w:delText>产生的作用物</w:delText>
        </w:r>
      </w:del>
    </w:p>
    <w:p w14:paraId="30D96204" w14:textId="52334C35" w:rsidR="00B45500" w:rsidRPr="00ED5A14" w:rsidDel="00FA5DDA" w:rsidRDefault="00B45500">
      <w:pPr>
        <w:pStyle w:val="a3"/>
        <w:rPr>
          <w:del w:id="868" w:author="吴敏" w:date="2023-04-22T19:30:00Z"/>
          <w:lang w:eastAsia="zh-CN"/>
        </w:rPr>
        <w:pPrChange w:id="869" w:author="吴敏" w:date="2023-04-22T19:30:00Z">
          <w:pPr>
            <w:pStyle w:val="a3"/>
            <w:numPr>
              <w:numId w:val="6"/>
            </w:numPr>
            <w:ind w:leftChars="0" w:left="360" w:firstLineChars="200" w:firstLine="480"/>
            <w:jc w:val="both"/>
          </w:pPr>
        </w:pPrChange>
      </w:pPr>
      <w:del w:id="870" w:author="吴敏" w:date="2023-04-22T19:30:00Z">
        <w:r w:rsidRPr="00ED5A14" w:rsidDel="00FA5DDA">
          <w:rPr>
            <w:lang w:eastAsia="zh-CN"/>
          </w:rPr>
          <w:delText>牛顿力学表明两个质量中间存在著引力</w:delText>
        </w:r>
        <w:r w:rsidDel="00FA5DDA">
          <w:rPr>
            <w:rFonts w:hint="eastAsia"/>
            <w:lang w:eastAsia="zh-CN"/>
          </w:rPr>
          <w:delText>。</w:delText>
        </w:r>
      </w:del>
    </w:p>
    <w:p w14:paraId="1E9209C6" w14:textId="79BE8C19" w:rsidR="00B45500" w:rsidRPr="00ED5A14" w:rsidDel="00FA5DDA" w:rsidRDefault="00B45500">
      <w:pPr>
        <w:pStyle w:val="a3"/>
        <w:rPr>
          <w:del w:id="871" w:author="吴敏" w:date="2023-04-22T19:30:00Z"/>
          <w:lang w:eastAsia="zh-CN"/>
        </w:rPr>
        <w:pPrChange w:id="872" w:author="吴敏" w:date="2023-04-22T19:30:00Z">
          <w:pPr>
            <w:pStyle w:val="a3"/>
            <w:numPr>
              <w:numId w:val="6"/>
            </w:numPr>
            <w:ind w:leftChars="0" w:left="360" w:firstLineChars="200" w:firstLine="480"/>
            <w:jc w:val="both"/>
          </w:pPr>
        </w:pPrChange>
      </w:pPr>
      <w:del w:id="873" w:author="吴敏" w:date="2023-04-22T19:30:00Z">
        <w:r w:rsidRPr="00ED5A14" w:rsidDel="00FA5DDA">
          <w:rPr>
            <w:lang w:eastAsia="zh-CN"/>
          </w:rPr>
          <w:delText>在无阻力的情况之下</w:delText>
        </w:r>
        <w:r w:rsidDel="00FA5DDA">
          <w:rPr>
            <w:lang w:eastAsia="zh-CN"/>
          </w:rPr>
          <w:delText>，</w:delText>
        </w:r>
        <w:r w:rsidRPr="00ED5A14" w:rsidDel="00FA5DDA">
          <w:rPr>
            <w:lang w:eastAsia="zh-CN"/>
          </w:rPr>
          <w:delText>太阳的质量产生多少引力</w:delText>
        </w:r>
        <w:r w:rsidRPr="00ED5A14" w:rsidDel="00FA5DDA">
          <w:rPr>
            <w:lang w:eastAsia="zh-CN"/>
          </w:rPr>
          <w:delText>A</w:delText>
        </w:r>
        <w:r w:rsidDel="00FA5DDA">
          <w:rPr>
            <w:lang w:eastAsia="zh-CN"/>
          </w:rPr>
          <w:delText>，</w:delText>
        </w:r>
        <w:r w:rsidRPr="00ED5A14" w:rsidDel="00FA5DDA">
          <w:delText>太阳系其他天体</w:delText>
        </w:r>
        <w:r w:rsidRPr="00ED5A14" w:rsidDel="00FA5DDA">
          <w:rPr>
            <w:lang w:eastAsia="zh-CN"/>
          </w:rPr>
          <w:delText>的质量产生多少引力</w:delText>
        </w:r>
        <w:r w:rsidRPr="00ED5A14" w:rsidDel="00FA5DDA">
          <w:rPr>
            <w:lang w:eastAsia="zh-CN"/>
          </w:rPr>
          <w:delText>B</w:delText>
        </w:r>
        <w:r w:rsidDel="00FA5DDA">
          <w:rPr>
            <w:lang w:eastAsia="zh-CN"/>
          </w:rPr>
          <w:delText>，</w:delText>
        </w:r>
        <w:r w:rsidRPr="00ED5A14" w:rsidDel="00FA5DDA">
          <w:rPr>
            <w:lang w:eastAsia="zh-CN"/>
          </w:rPr>
          <w:delText>A-B</w:delText>
        </w:r>
        <w:r w:rsidDel="00FA5DDA">
          <w:rPr>
            <w:lang w:eastAsia="zh-CN"/>
          </w:rPr>
          <w:delText>，</w:delText>
        </w:r>
        <w:r w:rsidRPr="00ED5A14" w:rsidDel="00FA5DDA">
          <w:delText xml:space="preserve">A-B </w:delText>
        </w:r>
        <w:r w:rsidRPr="00ED5A14" w:rsidDel="00FA5DDA">
          <w:delText>就是</w:delText>
        </w:r>
        <w:r w:rsidRPr="00ED5A14" w:rsidDel="00FA5DDA">
          <w:delText xml:space="preserve">THE ONE </w:delText>
        </w:r>
        <w:r w:rsidRPr="00ED5A14" w:rsidDel="00FA5DDA">
          <w:delText>产生的作用</w:delText>
        </w:r>
        <w:r w:rsidDel="00FA5DDA">
          <w:delText>，</w:delText>
        </w:r>
        <w:r w:rsidRPr="00ED5A14" w:rsidDel="00FA5DDA">
          <w:delText>我们把这种力定义为</w:delText>
        </w:r>
        <w:r w:rsidRPr="00ED5A14" w:rsidDel="00FA5DDA">
          <w:delText xml:space="preserve"> THE ONE </w:delText>
        </w:r>
        <w:r w:rsidRPr="00ED5A14" w:rsidDel="00FA5DDA">
          <w:delText>作用力</w:delText>
        </w:r>
        <w:r w:rsidRPr="00ED5A14" w:rsidDel="00FA5DDA">
          <w:delText>.</w:delText>
        </w:r>
      </w:del>
    </w:p>
    <w:p w14:paraId="638DADFF" w14:textId="11ABAA9C" w:rsidR="00B45500" w:rsidRPr="00ED5A14" w:rsidDel="00FA5DDA" w:rsidRDefault="00B45500">
      <w:pPr>
        <w:pStyle w:val="a3"/>
        <w:rPr>
          <w:del w:id="874" w:author="吴敏" w:date="2023-04-22T19:30:00Z"/>
          <w:lang w:eastAsia="zh-CN"/>
        </w:rPr>
        <w:pPrChange w:id="875" w:author="吴敏" w:date="2023-04-22T19:30:00Z">
          <w:pPr>
            <w:pStyle w:val="a3"/>
            <w:numPr>
              <w:numId w:val="6"/>
            </w:numPr>
            <w:ind w:leftChars="0" w:left="360" w:firstLineChars="200" w:firstLine="480"/>
            <w:jc w:val="both"/>
          </w:pPr>
        </w:pPrChange>
      </w:pPr>
      <w:del w:id="876" w:author="吴敏" w:date="2023-04-22T19:30:00Z">
        <w:r w:rsidRPr="00ED5A14" w:rsidDel="00FA5DDA">
          <w:delText>地球跟月球间的</w:delText>
        </w:r>
        <w:r w:rsidRPr="00ED5A14" w:rsidDel="00FA5DDA">
          <w:delText>THE ONE</w:delText>
        </w:r>
        <w:r w:rsidRPr="00ED5A14" w:rsidDel="00FA5DDA">
          <w:delText>作用力</w:delText>
        </w:r>
        <w:r w:rsidDel="00FA5DDA">
          <w:delText>，</w:delText>
        </w:r>
        <w:r w:rsidRPr="00ED5A14" w:rsidDel="00FA5DDA">
          <w:delText>理论上也是可以被计算的</w:delText>
        </w:r>
      </w:del>
    </w:p>
    <w:p w14:paraId="4D58EAE6" w14:textId="11A93EB2" w:rsidR="00B45500" w:rsidRPr="00ED5A14" w:rsidDel="00FA5DDA" w:rsidRDefault="00B45500">
      <w:pPr>
        <w:pStyle w:val="a3"/>
        <w:rPr>
          <w:del w:id="877" w:author="吴敏" w:date="2023-04-22T19:30:00Z"/>
          <w:lang w:eastAsia="zh-CN"/>
        </w:rPr>
        <w:pPrChange w:id="878" w:author="吴敏" w:date="2023-04-22T19:30:00Z">
          <w:pPr>
            <w:pStyle w:val="a3"/>
            <w:numPr>
              <w:numId w:val="6"/>
            </w:numPr>
            <w:ind w:leftChars="0" w:left="360" w:firstLineChars="200" w:firstLine="480"/>
            <w:jc w:val="both"/>
          </w:pPr>
        </w:pPrChange>
      </w:pPr>
      <w:del w:id="879" w:author="吴敏" w:date="2023-04-22T19:30:00Z">
        <w:r w:rsidRPr="00ED5A14" w:rsidDel="00FA5DDA">
          <w:rPr>
            <w:lang w:eastAsia="zh-CN"/>
          </w:rPr>
          <w:delText>每个</w:delText>
        </w:r>
        <w:r w:rsidRPr="00ED5A14" w:rsidDel="00FA5DDA">
          <w:rPr>
            <w:lang w:eastAsia="zh-CN"/>
          </w:rPr>
          <w:delText xml:space="preserve">THE ONE </w:delText>
        </w:r>
        <w:r w:rsidRPr="00ED5A14" w:rsidDel="00FA5DDA">
          <w:rPr>
            <w:lang w:eastAsia="zh-CN"/>
          </w:rPr>
          <w:delText>成载的</w:delText>
        </w:r>
        <w:r w:rsidRPr="00ED5A14" w:rsidDel="00FA5DDA">
          <w:rPr>
            <w:lang w:eastAsia="zh-CN"/>
          </w:rPr>
          <w:delText>”</w:delText>
        </w:r>
        <w:r w:rsidRPr="00ED5A14" w:rsidDel="00FA5DDA">
          <w:delText>THE ONE</w:delText>
        </w:r>
        <w:r w:rsidRPr="00ED5A14" w:rsidDel="00FA5DDA">
          <w:delText>作用力</w:delText>
        </w:r>
        <w:r w:rsidRPr="00ED5A14" w:rsidDel="00FA5DDA">
          <w:rPr>
            <w:lang w:eastAsia="zh-CN"/>
          </w:rPr>
          <w:delText>”</w:delText>
        </w:r>
        <w:r w:rsidRPr="00ED5A14" w:rsidDel="00FA5DDA">
          <w:rPr>
            <w:lang w:eastAsia="zh-CN"/>
          </w:rPr>
          <w:delText>会根据</w:delText>
        </w:r>
        <w:r w:rsidRPr="00ED5A14" w:rsidDel="00FA5DDA">
          <w:rPr>
            <w:lang w:eastAsia="zh-CN"/>
          </w:rPr>
          <w:delText>”</w:delText>
        </w:r>
        <w:r w:rsidRPr="00ED5A14" w:rsidDel="00FA5DDA">
          <w:delText>两个物体间</w:delText>
        </w:r>
        <w:r w:rsidRPr="00ED5A14" w:rsidDel="00FA5DDA">
          <w:rPr>
            <w:lang w:eastAsia="zh-CN"/>
          </w:rPr>
          <w:delText>条件</w:delText>
        </w:r>
        <w:r w:rsidRPr="00ED5A14" w:rsidDel="00FA5DDA">
          <w:rPr>
            <w:lang w:eastAsia="zh-CN"/>
          </w:rPr>
          <w:delText>”</w:delText>
        </w:r>
        <w:r w:rsidRPr="00ED5A14" w:rsidDel="00FA5DDA">
          <w:rPr>
            <w:lang w:eastAsia="zh-CN"/>
          </w:rPr>
          <w:delText>不同而变化</w:delText>
        </w:r>
        <w:r w:rsidDel="00FA5DDA">
          <w:rPr>
            <w:lang w:eastAsia="zh-CN"/>
          </w:rPr>
          <w:delText>，</w:delText>
        </w:r>
        <w:r w:rsidRPr="00ED5A14" w:rsidDel="00FA5DDA">
          <w:delText>就像是</w:delText>
        </w:r>
        <w:r w:rsidRPr="00ED5A14" w:rsidDel="00FA5DDA">
          <w:rPr>
            <w:lang w:eastAsia="zh-CN"/>
          </w:rPr>
          <w:delText>太阳跟水星间的</w:delText>
        </w:r>
        <w:r w:rsidRPr="00ED5A14" w:rsidDel="00FA5DDA">
          <w:rPr>
            <w:lang w:eastAsia="zh-CN"/>
          </w:rPr>
          <w:delText xml:space="preserve">THE </w:delText>
        </w:r>
        <w:r w:rsidRPr="00ED5A14" w:rsidDel="00FA5DDA">
          <w:delText>ONE</w:delText>
        </w:r>
        <w:r w:rsidRPr="00ED5A14" w:rsidDel="00FA5DDA">
          <w:delText>作用力</w:delText>
        </w:r>
        <w:r w:rsidRPr="00ED5A14" w:rsidDel="00FA5DDA">
          <w:delText xml:space="preserve"> </w:delText>
        </w:r>
        <w:r w:rsidDel="00FA5DDA">
          <w:delText>，</w:delText>
        </w:r>
        <w:r w:rsidRPr="00ED5A14" w:rsidDel="00FA5DDA">
          <w:delText xml:space="preserve"> </w:delText>
        </w:r>
        <w:r w:rsidRPr="00ED5A14" w:rsidDel="00FA5DDA">
          <w:delText>就跟太阳跟地球间的</w:delText>
        </w:r>
        <w:r w:rsidRPr="00ED5A14" w:rsidDel="00FA5DDA">
          <w:delText>THE ONE</w:delText>
        </w:r>
        <w:r w:rsidRPr="00ED5A14" w:rsidDel="00FA5DDA">
          <w:delText>作用力</w:delText>
        </w:r>
        <w:r w:rsidRPr="00ED5A14" w:rsidDel="00FA5DDA">
          <w:delText xml:space="preserve"> </w:delText>
        </w:r>
        <w:r w:rsidRPr="00ED5A14" w:rsidDel="00FA5DDA">
          <w:delText>略有不同</w:delText>
        </w:r>
        <w:r w:rsidDel="00FA5DDA">
          <w:delText>，</w:delText>
        </w:r>
      </w:del>
    </w:p>
    <w:p w14:paraId="67385C88" w14:textId="1364B057" w:rsidR="00B45500" w:rsidRPr="00ED5A14" w:rsidDel="00FA5DDA" w:rsidRDefault="00B45500">
      <w:pPr>
        <w:pStyle w:val="a3"/>
        <w:rPr>
          <w:del w:id="880" w:author="吴敏" w:date="2023-04-22T19:30:00Z"/>
          <w:lang w:eastAsia="zh-CN"/>
        </w:rPr>
        <w:pPrChange w:id="881" w:author="吴敏" w:date="2023-04-22T19:30:00Z">
          <w:pPr>
            <w:pStyle w:val="a3"/>
            <w:numPr>
              <w:numId w:val="6"/>
            </w:numPr>
            <w:ind w:leftChars="0" w:left="360" w:firstLineChars="200" w:firstLine="480"/>
            <w:jc w:val="both"/>
          </w:pPr>
        </w:pPrChange>
      </w:pPr>
      <w:del w:id="882" w:author="吴敏" w:date="2023-04-22T19:30:00Z">
        <w:r w:rsidRPr="00ED5A14" w:rsidDel="00FA5DDA">
          <w:delText>不同的</w:delText>
        </w:r>
        <w:r w:rsidRPr="00ED5A14" w:rsidDel="00FA5DDA">
          <w:delText xml:space="preserve">THE ONE </w:delText>
        </w:r>
        <w:r w:rsidRPr="00ED5A14" w:rsidDel="00FA5DDA">
          <w:delText>作用力</w:delText>
        </w:r>
        <w:r w:rsidDel="00FA5DDA">
          <w:delText>，</w:delText>
        </w:r>
        <w:r w:rsidRPr="00ED5A14" w:rsidDel="00FA5DDA">
          <w:delText>交互作用下</w:delText>
        </w:r>
        <w:r w:rsidDel="00FA5DDA">
          <w:delText>，</w:delText>
        </w:r>
        <w:r w:rsidRPr="00ED5A14" w:rsidDel="00FA5DDA">
          <w:delText>也会产生新的</w:delText>
        </w:r>
        <w:r w:rsidRPr="00ED5A14" w:rsidDel="00FA5DDA">
          <w:delText>THE ONE</w:delText>
        </w:r>
        <w:r w:rsidRPr="00ED5A14" w:rsidDel="00FA5DDA">
          <w:delText>合力效应</w:delText>
        </w:r>
        <w:r w:rsidRPr="00ED5A14" w:rsidDel="00FA5DDA">
          <w:delText>.</w:delText>
        </w:r>
      </w:del>
    </w:p>
    <w:p w14:paraId="7842CB95" w14:textId="7580C1C8" w:rsidR="00B45500" w:rsidDel="00FA5DDA" w:rsidRDefault="00B45500">
      <w:pPr>
        <w:pStyle w:val="a3"/>
        <w:rPr>
          <w:del w:id="883" w:author="吴敏" w:date="2023-04-22T19:30:00Z"/>
          <w:lang w:eastAsia="zh-CN"/>
        </w:rPr>
        <w:pPrChange w:id="884" w:author="吴敏" w:date="2023-04-22T19:30:00Z">
          <w:pPr>
            <w:pStyle w:val="a3"/>
            <w:numPr>
              <w:numId w:val="6"/>
            </w:numPr>
            <w:ind w:leftChars="0" w:left="360" w:firstLineChars="200" w:firstLine="480"/>
            <w:jc w:val="both"/>
          </w:pPr>
        </w:pPrChange>
      </w:pPr>
      <w:del w:id="885" w:author="吴敏" w:date="2023-04-22T19:30:00Z">
        <w:r w:rsidRPr="00ED5A14" w:rsidDel="00FA5DDA">
          <w:delText>要用</w:delText>
        </w:r>
        <w:r w:rsidRPr="00ED5A14" w:rsidDel="00FA5DDA">
          <w:delText xml:space="preserve">THE ONE </w:delText>
        </w:r>
        <w:r w:rsidRPr="00ED5A14" w:rsidDel="00FA5DDA">
          <w:delText>说明相对论在某些条件下也是适用的</w:delText>
        </w:r>
      </w:del>
    </w:p>
    <w:p w14:paraId="35890ED6" w14:textId="67971016" w:rsidR="00B45500" w:rsidDel="00FA5DDA" w:rsidRDefault="00B45500">
      <w:pPr>
        <w:pStyle w:val="a3"/>
        <w:rPr>
          <w:del w:id="886" w:author="吴敏" w:date="2023-04-22T19:30:00Z"/>
        </w:rPr>
        <w:pPrChange w:id="887" w:author="吴敏" w:date="2023-04-22T19:30:00Z">
          <w:pPr>
            <w:pStyle w:val="a3"/>
            <w:ind w:leftChars="0" w:left="840" w:firstLine="200"/>
            <w:jc w:val="both"/>
          </w:pPr>
        </w:pPrChange>
      </w:pPr>
    </w:p>
    <w:p w14:paraId="310AF2F6" w14:textId="4E30844D" w:rsidR="00B953E9" w:rsidRPr="009C6078" w:rsidDel="00FA5DDA" w:rsidRDefault="00B953E9">
      <w:pPr>
        <w:pStyle w:val="a3"/>
        <w:rPr>
          <w:del w:id="888" w:author="吴敏" w:date="2023-04-22T19:30:00Z"/>
          <w:shd w:val="clear" w:color="auto" w:fill="92D050"/>
          <w:lang w:eastAsia="zh-CN"/>
        </w:rPr>
        <w:pPrChange w:id="889" w:author="吴敏" w:date="2023-04-22T19:30:00Z">
          <w:pPr>
            <w:pStyle w:val="a3"/>
            <w:ind w:firstLine="200"/>
          </w:pPr>
        </w:pPrChange>
      </w:pPr>
      <w:del w:id="890" w:author="吴敏" w:date="2023-04-22T19:30:00Z">
        <w:r w:rsidRPr="009C6078" w:rsidDel="00FA5DDA">
          <w:rPr>
            <w:rFonts w:hint="eastAsia"/>
            <w:shd w:val="clear" w:color="auto" w:fill="92D050"/>
            <w:lang w:eastAsia="zh-CN"/>
          </w:rPr>
          <w:delText>奇点的无穷小物理学上从来不接受无穷的概念，无穷属于抽象概念，而物理学研究的是具体概念，无穷只属于数学研究的范畴。</w:delText>
        </w:r>
        <w:r w:rsidRPr="009C6078" w:rsidDel="00FA5DDA">
          <w:rPr>
            <w:rFonts w:hint="eastAsia"/>
            <w:shd w:val="clear" w:color="auto" w:fill="92D050"/>
            <w:lang w:eastAsia="zh-CN"/>
          </w:rPr>
          <w:delText xml:space="preserve"> </w:delText>
        </w:r>
        <w:r w:rsidRPr="009C6078" w:rsidDel="00FA5DDA">
          <w:rPr>
            <w:rFonts w:hint="eastAsia"/>
            <w:shd w:val="clear" w:color="auto" w:fill="92D050"/>
            <w:lang w:eastAsia="zh-CN"/>
          </w:rPr>
          <w:delText>无穷小的奇点，让所有的物理学都失效了。</w:delText>
        </w:r>
      </w:del>
    </w:p>
    <w:p w14:paraId="149847E6" w14:textId="3650509F" w:rsidR="00B953E9" w:rsidRPr="009C6078" w:rsidDel="00FA5DDA" w:rsidRDefault="00B953E9">
      <w:pPr>
        <w:pStyle w:val="a3"/>
        <w:rPr>
          <w:del w:id="891" w:author="吴敏" w:date="2023-04-22T19:30:00Z"/>
          <w:shd w:val="clear" w:color="auto" w:fill="92D050"/>
          <w:lang w:eastAsia="zh-CN"/>
        </w:rPr>
        <w:pPrChange w:id="892" w:author="吴敏" w:date="2023-04-22T19:30:00Z">
          <w:pPr>
            <w:pStyle w:val="a3"/>
            <w:ind w:leftChars="0" w:left="840" w:firstLine="200"/>
            <w:jc w:val="both"/>
          </w:pPr>
        </w:pPrChange>
      </w:pPr>
    </w:p>
    <w:p w14:paraId="660AFD62" w14:textId="30EFEC17" w:rsidR="00B45500" w:rsidRPr="009C6078" w:rsidDel="00FA5DDA" w:rsidRDefault="00B45500">
      <w:pPr>
        <w:pStyle w:val="a3"/>
        <w:rPr>
          <w:del w:id="893" w:author="吴敏" w:date="2023-04-22T19:30:00Z"/>
          <w:shd w:val="clear" w:color="auto" w:fill="92D050"/>
          <w:lang w:val="en-GB" w:eastAsia="zh-CN"/>
        </w:rPr>
        <w:pPrChange w:id="894" w:author="吴敏" w:date="2023-04-22T19:30:00Z">
          <w:pPr>
            <w:pStyle w:val="a3"/>
            <w:ind w:firstLine="200"/>
            <w:jc w:val="both"/>
          </w:pPr>
        </w:pPrChange>
      </w:pPr>
      <w:del w:id="895" w:author="吴敏" w:date="2023-04-22T19:30:00Z">
        <w:r w:rsidRPr="009C6078" w:rsidDel="00FA5DDA">
          <w:rPr>
            <w:rFonts w:hint="eastAsia"/>
            <w:shd w:val="clear" w:color="auto" w:fill="92D050"/>
            <w:lang w:val="en-GB" w:eastAsia="zh-CN"/>
          </w:rPr>
          <w:delText>先从物理的角度，从最小单位的角度来解释暗物质</w:delText>
        </w:r>
        <w:r w:rsidRPr="009C6078" w:rsidDel="00FA5DDA">
          <w:rPr>
            <w:rFonts w:hint="eastAsia"/>
            <w:shd w:val="clear" w:color="auto" w:fill="92D050"/>
            <w:lang w:val="en-GB" w:eastAsia="zh-CN"/>
          </w:rPr>
          <w:delText>/</w:delText>
        </w:r>
        <w:r w:rsidRPr="009C6078" w:rsidDel="00FA5DDA">
          <w:rPr>
            <w:rFonts w:hint="eastAsia"/>
            <w:shd w:val="clear" w:color="auto" w:fill="92D050"/>
            <w:lang w:val="en-GB" w:eastAsia="zh-CN"/>
          </w:rPr>
          <w:delText>暗能量。</w:delText>
        </w:r>
      </w:del>
    </w:p>
    <w:p w14:paraId="4EA78A0B" w14:textId="784C8CBA" w:rsidR="00B45500" w:rsidRPr="009C6078" w:rsidDel="00FA5DDA" w:rsidRDefault="00B45500">
      <w:pPr>
        <w:pStyle w:val="a3"/>
        <w:rPr>
          <w:del w:id="896" w:author="吴敏" w:date="2023-04-22T19:30:00Z"/>
          <w:shd w:val="clear" w:color="auto" w:fill="92D050"/>
          <w:lang w:val="en-GB" w:eastAsia="zh-CN"/>
        </w:rPr>
        <w:pPrChange w:id="897" w:author="吴敏" w:date="2023-04-22T19:30:00Z">
          <w:pPr>
            <w:pStyle w:val="a3"/>
            <w:ind w:firstLine="200"/>
            <w:jc w:val="both"/>
          </w:pPr>
        </w:pPrChange>
      </w:pPr>
      <w:del w:id="898" w:author="吴敏" w:date="2023-04-22T19:30:00Z">
        <w:r w:rsidRPr="009C6078" w:rsidDel="00FA5DDA">
          <w:rPr>
            <w:rFonts w:hint="eastAsia"/>
            <w:shd w:val="clear" w:color="auto" w:fill="92D050"/>
            <w:lang w:val="en-GB" w:eastAsia="zh-CN"/>
          </w:rPr>
          <w:delText>质量大的东西可以吸引质量小的东西。</w:delText>
        </w:r>
      </w:del>
    </w:p>
    <w:p w14:paraId="0C67A1FD" w14:textId="75263197" w:rsidR="00B45500" w:rsidRPr="009C6078" w:rsidDel="00FA5DDA" w:rsidRDefault="00B45500">
      <w:pPr>
        <w:pStyle w:val="a3"/>
        <w:numPr>
          <w:ilvl w:val="0"/>
          <w:numId w:val="2"/>
        </w:numPr>
        <w:ind w:left="480" w:firstLine="200"/>
        <w:jc w:val="both"/>
        <w:rPr>
          <w:del w:id="899" w:author="吴敏" w:date="2023-04-22T19:30:00Z"/>
          <w:shd w:val="clear" w:color="auto" w:fill="92D050"/>
          <w:lang w:val="en-GB" w:eastAsia="zh-CN"/>
        </w:rPr>
        <w:pPrChange w:id="900" w:author="吴敏" w:date="2023-04-22T19:30:00Z">
          <w:pPr>
            <w:pStyle w:val="a3"/>
            <w:ind w:firstLine="200"/>
            <w:jc w:val="both"/>
          </w:pPr>
        </w:pPrChange>
      </w:pPr>
      <w:del w:id="901" w:author="吴敏" w:date="2023-04-22T19:30:00Z">
        <w:r w:rsidRPr="009C6078" w:rsidDel="00FA5DDA">
          <w:rPr>
            <w:rFonts w:hint="eastAsia"/>
            <w:shd w:val="clear" w:color="auto" w:fill="92D050"/>
            <w:lang w:val="en-GB" w:eastAsia="zh-CN"/>
          </w:rPr>
          <w:delTex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delText>
        </w:r>
      </w:del>
    </w:p>
    <w:p w14:paraId="7EBE2027" w14:textId="143C91BC" w:rsidR="00B45500" w:rsidRPr="009C6078" w:rsidDel="00EF16B4" w:rsidRDefault="00B45500" w:rsidP="00A319C5">
      <w:pPr>
        <w:pStyle w:val="a3"/>
        <w:ind w:firstLine="200"/>
        <w:jc w:val="both"/>
        <w:rPr>
          <w:del w:id="902" w:author="顏 秉田" w:date="2023-04-22T00:46:00Z"/>
          <w:rFonts w:ascii="Times New Roman" w:eastAsia="KaiTi" w:hAnsi="Times New Roman" w:cs="Times New Roman"/>
          <w:shd w:val="clear" w:color="auto" w:fill="92D050"/>
          <w:lang w:val="en-GB" w:eastAsia="zh-CN"/>
        </w:rPr>
      </w:pPr>
      <w:del w:id="903" w:author="顏 秉田" w:date="2023-04-22T00:46:00Z">
        <w:r w:rsidRPr="009C6078" w:rsidDel="00EF16B4">
          <w:rPr>
            <w:rFonts w:ascii="Times New Roman" w:eastAsia="KaiTi" w:hAnsi="Times New Roman" w:cs="Times New Roman" w:hint="eastAsia"/>
            <w:shd w:val="clear" w:color="auto" w:fill="92D050"/>
            <w:lang w:val="en-GB" w:eastAsia="zh-CN"/>
          </w:rPr>
          <w:delText>我们先发现，用海绵的比喻。勉强的比喻。可以阻绝吸引力，但又可以被穿透。太小太小，小到不影响物质的穿透，应该如何描述</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 “</w:delText>
        </w:r>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EE46FAD" w14:textId="44BD5445" w:rsidR="00B45500" w:rsidRPr="009C6078" w:rsidDel="00EF16B4" w:rsidRDefault="00B45500" w:rsidP="00A319C5">
      <w:pPr>
        <w:pStyle w:val="a3"/>
        <w:ind w:firstLine="200"/>
        <w:jc w:val="both"/>
        <w:rPr>
          <w:del w:id="904" w:author="顏 秉田" w:date="2023-04-22T00:46:00Z"/>
          <w:rFonts w:ascii="Times New Roman" w:eastAsia="KaiTi" w:hAnsi="Times New Roman" w:cs="Times New Roman"/>
          <w:shd w:val="clear" w:color="auto" w:fill="92D050"/>
          <w:lang w:val="en-GB" w:eastAsia="zh-CN"/>
        </w:rPr>
      </w:pPr>
      <w:del w:id="905" w:author="顏 秉田" w:date="2023-04-22T00:46:00Z">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，能量可以自由穿透。为什么电阻为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？身体中没有一个挡住。有一些东西可以挡住，信心可以把这个能量挡住，产生体感。</w:delText>
        </w:r>
      </w:del>
    </w:p>
    <w:p w14:paraId="7C9D3542" w14:textId="2E56BCA0" w:rsidR="00B45500" w:rsidDel="00EF16B4" w:rsidRDefault="00B45500" w:rsidP="00A319C5">
      <w:pPr>
        <w:pStyle w:val="a3"/>
        <w:ind w:leftChars="0" w:left="840" w:firstLine="200"/>
        <w:jc w:val="both"/>
        <w:rPr>
          <w:del w:id="906" w:author="顏 秉田" w:date="2023-04-22T00:46:00Z"/>
          <w:rFonts w:ascii="Times New Roman" w:eastAsia="KaiTi" w:hAnsi="Times New Roman" w:cs="Times New Roman"/>
          <w:lang w:val="en-GB" w:eastAsia="zh-CN"/>
        </w:rPr>
      </w:pPr>
    </w:p>
    <w:p w14:paraId="36111705" w14:textId="053EBF83" w:rsidR="00B45500" w:rsidRPr="00FB571F" w:rsidDel="00EF16B4" w:rsidRDefault="00B45500" w:rsidP="00A319C5">
      <w:pPr>
        <w:pStyle w:val="a3"/>
        <w:ind w:firstLine="200"/>
        <w:jc w:val="both"/>
        <w:rPr>
          <w:del w:id="907" w:author="顏 秉田" w:date="2023-04-22T00:46:00Z"/>
          <w:rFonts w:ascii="Times New Roman" w:eastAsia="KaiTi" w:hAnsi="Times New Roman" w:cs="Times New Roman"/>
          <w:lang w:val="en-GB" w:eastAsia="zh-CN"/>
        </w:rPr>
      </w:pPr>
      <w:del w:id="908" w:author="顏 秉田" w:date="2023-04-22T00:46:00Z">
        <w:r w:rsidRPr="00FB571F" w:rsidDel="00EF16B4">
          <w:rPr>
            <w:rFonts w:ascii="Times New Roman" w:eastAsia="KaiTi" w:hAnsi="Times New Roman" w:cs="Times New Roman" w:hint="eastAsia"/>
            <w:lang w:val="en-GB" w:eastAsia="zh-CN"/>
          </w:rPr>
          <w:delText>地球与月亮的质量之和，相当于太阳质量的</w:delText>
        </w:r>
        <w:r w:rsidRPr="00FB571F" w:rsidDel="00EF16B4">
          <w:rPr>
            <w:rFonts w:ascii="Times New Roman" w:eastAsia="KaiTi" w:hAnsi="Times New Roman" w:cs="Times New Roman" w:hint="eastAsia"/>
            <w:lang w:val="en-GB" w:eastAsia="zh-CN"/>
          </w:rPr>
          <w:delText>0</w:delText>
        </w:r>
        <w:r w:rsidRPr="00FB571F" w:rsidDel="00EF16B4">
          <w:rPr>
            <w:rFonts w:ascii="Times New Roman" w:eastAsia="KaiTi" w:hAnsi="Times New Roman" w:cs="Times New Roman"/>
            <w:lang w:val="en-GB" w:eastAsia="zh-CN"/>
          </w:rPr>
          <w:delText>.</w:delText>
        </w:r>
        <w:r w:rsidRPr="00FB571F" w:rsidDel="00EF16B4">
          <w:rPr>
            <w:rFonts w:ascii="Times New Roman" w:eastAsia="KaiTi" w:hAnsi="Times New Roman" w:cs="Times New Roman" w:hint="eastAsia"/>
            <w:lang w:val="en-GB" w:eastAsia="zh-CN"/>
          </w:rPr>
          <w:delText>1</w:delText>
        </w:r>
        <w:r w:rsidRPr="00FB571F" w:rsidDel="00EF16B4">
          <w:rPr>
            <w:rFonts w:ascii="Times New Roman" w:eastAsia="KaiTi" w:hAnsi="Times New Roman" w:cs="Times New Roman"/>
            <w:lang w:val="en-GB" w:eastAsia="zh-CN"/>
          </w:rPr>
          <w:delText>4%</w:delText>
        </w:r>
        <w:r w:rsidRPr="00FB571F" w:rsidDel="00EF16B4">
          <w:rPr>
            <w:rFonts w:ascii="Times New Roman" w:eastAsia="KaiTi" w:hAnsi="Times New Roman" w:cs="Times New Roman" w:hint="eastAsia"/>
            <w:lang w:val="en-GB" w:eastAsia="zh-CN"/>
          </w:rPr>
          <w:delText>。</w:delText>
        </w:r>
        <w:r w:rsidRPr="00FB571F" w:rsidDel="00EF16B4">
          <w:rPr>
            <w:rFonts w:ascii="Times New Roman" w:eastAsia="KaiTi" w:hAnsi="Times New Roman" w:cs="Times New Roman" w:hint="eastAsia"/>
            <w:lang w:val="en-GB" w:eastAsia="zh-CN"/>
          </w:rPr>
          <w:delText xml:space="preserve"> </w:delText>
        </w:r>
      </w:del>
    </w:p>
    <w:p w14:paraId="48ACDFFA" w14:textId="335485A0" w:rsidR="00B45500" w:rsidRPr="009C6078" w:rsidDel="00EF16B4" w:rsidRDefault="00B45500" w:rsidP="00A319C5">
      <w:pPr>
        <w:pStyle w:val="a3"/>
        <w:ind w:firstLine="200"/>
        <w:jc w:val="both"/>
        <w:rPr>
          <w:del w:id="909" w:author="顏 秉田" w:date="2023-04-22T00:46:00Z"/>
          <w:rFonts w:ascii="Times New Roman" w:eastAsia="KaiTi" w:hAnsi="Times New Roman" w:cs="Times New Roman"/>
          <w:shd w:val="clear" w:color="auto" w:fill="92D050"/>
          <w:lang w:val="en-GB" w:eastAsia="zh-CN"/>
        </w:rPr>
      </w:pPr>
      <w:del w:id="910" w:author="顏 秉田" w:date="2023-04-22T00:46:00Z">
        <w:r w:rsidRPr="009C6078" w:rsidDel="00EF16B4">
          <w:rPr>
            <w:rFonts w:ascii="Times New Roman" w:eastAsia="KaiTi" w:hAnsi="Times New Roman" w:cs="Times New Roman" w:hint="eastAsia"/>
            <w:shd w:val="clear" w:color="auto" w:fill="92D050"/>
            <w:lang w:val="en-GB" w:eastAsia="zh-CN"/>
          </w:rPr>
          <w:delText>磁力的吸力够大，地球与太阳之间不可能存在距离。</w:delText>
        </w:r>
      </w:del>
    </w:p>
    <w:p w14:paraId="2B194666" w14:textId="5DFBE331" w:rsidR="00B45500" w:rsidRPr="009C6078" w:rsidDel="00EF16B4" w:rsidRDefault="00B45500" w:rsidP="00A319C5">
      <w:pPr>
        <w:pStyle w:val="a3"/>
        <w:ind w:firstLine="200"/>
        <w:jc w:val="both"/>
        <w:rPr>
          <w:del w:id="911" w:author="顏 秉田" w:date="2023-04-22T00:46:00Z"/>
          <w:rFonts w:ascii="Times New Roman" w:eastAsia="KaiTi" w:hAnsi="Times New Roman" w:cs="Times New Roman"/>
          <w:shd w:val="clear" w:color="auto" w:fill="92D050"/>
          <w:lang w:val="en-GB" w:eastAsia="zh-CN"/>
        </w:rPr>
      </w:pPr>
      <w:del w:id="912" w:author="顏 秉田" w:date="2023-04-22T00:46:00Z">
        <w:r w:rsidRPr="009C6078" w:rsidDel="00EF16B4">
          <w:rPr>
            <w:rFonts w:ascii="Times New Roman" w:eastAsia="KaiTi" w:hAnsi="Times New Roman" w:cs="Times New Roman" w:hint="eastAsia"/>
            <w:shd w:val="clear" w:color="auto" w:fill="92D050"/>
            <w:lang w:val="en-GB" w:eastAsia="zh-CN"/>
          </w:rPr>
          <w:delText>如果在真空的状态，传导无碍的话，地球一定会被太阳吸引过去。</w:delText>
        </w:r>
      </w:del>
    </w:p>
    <w:p w14:paraId="03AE82F6" w14:textId="78213F0F" w:rsidR="00B45500" w:rsidRPr="009C6078" w:rsidDel="00EF16B4" w:rsidRDefault="00B45500" w:rsidP="00A319C5">
      <w:pPr>
        <w:pStyle w:val="a3"/>
        <w:ind w:firstLine="200"/>
        <w:jc w:val="both"/>
        <w:rPr>
          <w:del w:id="913" w:author="顏 秉田" w:date="2023-04-22T00:46:00Z"/>
          <w:rFonts w:ascii="Times New Roman" w:eastAsia="KaiTi" w:hAnsi="Times New Roman" w:cs="Times New Roman"/>
          <w:shd w:val="clear" w:color="auto" w:fill="92D050"/>
          <w:lang w:val="en-GB" w:eastAsia="zh-CN"/>
        </w:rPr>
      </w:pPr>
      <w:del w:id="914" w:author="顏 秉田" w:date="2023-04-22T00:46:00Z">
        <w:r w:rsidRPr="009C6078" w:rsidDel="00EF16B4">
          <w:rPr>
            <w:rFonts w:ascii="Times New Roman" w:eastAsia="KaiTi" w:hAnsi="Times New Roman" w:cs="Times New Roman" w:hint="eastAsia"/>
            <w:shd w:val="clear" w:color="auto" w:fill="92D050"/>
            <w:lang w:val="en-GB" w:eastAsia="zh-CN"/>
          </w:rPr>
          <w:delText>如果真空中没有物质，从物理学来说，整个太阳系是不可能存在的。</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8E2CAEB" w14:textId="10D55BEF" w:rsidR="00B45500" w:rsidRPr="009C6078" w:rsidDel="00EF16B4" w:rsidRDefault="00B45500" w:rsidP="00A319C5">
      <w:pPr>
        <w:pStyle w:val="a3"/>
        <w:ind w:firstLine="200"/>
        <w:jc w:val="both"/>
        <w:rPr>
          <w:del w:id="915" w:author="顏 秉田" w:date="2023-04-22T00:46:00Z"/>
          <w:rFonts w:ascii="Times New Roman" w:eastAsia="KaiTi" w:hAnsi="Times New Roman" w:cs="Times New Roman"/>
          <w:shd w:val="clear" w:color="auto" w:fill="92D050"/>
          <w:lang w:val="en-GB" w:eastAsia="zh-CN"/>
        </w:rPr>
      </w:pPr>
      <w:del w:id="916" w:author="顏 秉田" w:date="2023-04-22T00:46:00Z">
        <w:r w:rsidRPr="009C6078" w:rsidDel="00EF16B4">
          <w:rPr>
            <w:rFonts w:ascii="Times New Roman" w:eastAsia="KaiTi" w:hAnsi="Times New Roman" w:cs="Times New Roman" w:hint="eastAsia"/>
            <w:shd w:val="clear" w:color="auto" w:fill="92D050"/>
            <w:lang w:val="en-GB" w:eastAsia="zh-CN"/>
          </w:rPr>
          <w:delText>正因为太阳系的存在，所以代表真空中有了我们不知道的东西。</w:delText>
        </w:r>
      </w:del>
    </w:p>
    <w:p w14:paraId="0F8F7204" w14:textId="512055D7" w:rsidR="00B45500" w:rsidRPr="009C6078" w:rsidDel="00EF16B4" w:rsidRDefault="00B45500" w:rsidP="00A319C5">
      <w:pPr>
        <w:pStyle w:val="a3"/>
        <w:ind w:firstLine="200"/>
        <w:jc w:val="both"/>
        <w:rPr>
          <w:del w:id="917" w:author="顏 秉田" w:date="2023-04-22T00:46:00Z"/>
          <w:rFonts w:ascii="Times New Roman" w:eastAsia="KaiTi" w:hAnsi="Times New Roman" w:cs="Times New Roman"/>
          <w:shd w:val="clear" w:color="auto" w:fill="92D050"/>
          <w:lang w:val="en-GB" w:eastAsia="zh-CN"/>
        </w:rPr>
      </w:pPr>
      <w:del w:id="918" w:author="顏 秉田" w:date="2023-04-22T00:46:00Z">
        <w:r w:rsidRPr="009C6078" w:rsidDel="00EF16B4">
          <w:rPr>
            <w:rFonts w:ascii="Times New Roman" w:eastAsia="KaiTi" w:hAnsi="Times New Roman" w:cs="Times New Roman" w:hint="eastAsia"/>
            <w:shd w:val="clear" w:color="auto" w:fill="92D050"/>
            <w:lang w:val="en-GB" w:eastAsia="zh-CN"/>
          </w:rPr>
          <w:delText>这个东西，首先可以被穿透，所以火箭可以上天登月。</w:delText>
        </w:r>
      </w:del>
    </w:p>
    <w:p w14:paraId="0D15B25D" w14:textId="2942482E" w:rsidR="00B45500" w:rsidRPr="009C6078" w:rsidDel="00EF16B4" w:rsidRDefault="00B45500" w:rsidP="00A319C5">
      <w:pPr>
        <w:pStyle w:val="a3"/>
        <w:ind w:firstLine="200"/>
        <w:jc w:val="both"/>
        <w:rPr>
          <w:del w:id="919" w:author="顏 秉田" w:date="2023-04-22T00:46:00Z"/>
          <w:rFonts w:ascii="Times New Roman" w:eastAsia="KaiTi" w:hAnsi="Times New Roman" w:cs="Times New Roman"/>
          <w:shd w:val="clear" w:color="auto" w:fill="92D050"/>
          <w:lang w:val="en-GB" w:eastAsia="zh-CN"/>
        </w:rPr>
      </w:pPr>
      <w:del w:id="920" w:author="顏 秉田" w:date="2023-04-22T00:46:00Z">
        <w:r w:rsidRPr="009C6078" w:rsidDel="00EF16B4">
          <w:rPr>
            <w:rFonts w:ascii="Times New Roman" w:eastAsia="KaiTi" w:hAnsi="Times New Roman" w:cs="Times New Roman" w:hint="eastAsia"/>
            <w:shd w:val="clear" w:color="auto" w:fill="92D050"/>
            <w:lang w:val="en-GB" w:eastAsia="zh-CN"/>
          </w:rPr>
          <w:delText>它也可以传递物质和波。它就是物质和波的最小构成单位。</w:delText>
        </w:r>
      </w:del>
    </w:p>
    <w:p w14:paraId="14684206" w14:textId="6916BF06" w:rsidR="00B45500" w:rsidRPr="009C6078" w:rsidDel="00EF16B4" w:rsidRDefault="00B45500" w:rsidP="00A319C5">
      <w:pPr>
        <w:pStyle w:val="a3"/>
        <w:ind w:firstLine="200"/>
        <w:jc w:val="both"/>
        <w:rPr>
          <w:del w:id="921" w:author="顏 秉田" w:date="2023-04-22T00:46:00Z"/>
          <w:rFonts w:ascii="Times New Roman" w:eastAsia="KaiTi" w:hAnsi="Times New Roman" w:cs="Times New Roman"/>
          <w:shd w:val="clear" w:color="auto" w:fill="92D050"/>
          <w:lang w:val="en-GB" w:eastAsia="zh-CN"/>
        </w:rPr>
      </w:pPr>
      <w:del w:id="922" w:author="顏 秉田" w:date="2023-04-22T00:46:00Z">
        <w:r w:rsidRPr="009C6078" w:rsidDel="00EF16B4">
          <w:rPr>
            <w:rFonts w:ascii="Times New Roman" w:eastAsia="KaiTi" w:hAnsi="Times New Roman" w:cs="Times New Roman" w:hint="eastAsia"/>
            <w:shd w:val="clear" w:color="auto" w:fill="92D050"/>
            <w:lang w:val="en-GB" w:eastAsia="zh-CN"/>
          </w:rPr>
          <w:delText>虽然它没有我们意义上的“质量”（对我们来说，质量是一个测量的单位）</w:delText>
        </w:r>
      </w:del>
    </w:p>
    <w:p w14:paraId="7EB9A868" w14:textId="4E47C4FB" w:rsidR="00B45500" w:rsidRPr="009C6078" w:rsidDel="00EF16B4" w:rsidRDefault="00B45500" w:rsidP="00A319C5">
      <w:pPr>
        <w:pStyle w:val="a3"/>
        <w:ind w:firstLine="200"/>
        <w:jc w:val="both"/>
        <w:rPr>
          <w:del w:id="923" w:author="顏 秉田" w:date="2023-04-22T00:46:00Z"/>
          <w:rFonts w:ascii="Times New Roman" w:eastAsia="KaiTi" w:hAnsi="Times New Roman" w:cs="Times New Roman"/>
          <w:shd w:val="clear" w:color="auto" w:fill="92D050"/>
          <w:lang w:val="en-GB" w:eastAsia="zh-CN"/>
        </w:rPr>
      </w:pPr>
      <w:del w:id="924" w:author="顏 秉田" w:date="2023-04-22T00:46:00Z">
        <w:r w:rsidRPr="009C6078" w:rsidDel="00EF16B4">
          <w:rPr>
            <w:rFonts w:ascii="Times New Roman" w:eastAsia="KaiTi" w:hAnsi="Times New Roman" w:cs="Times New Roman" w:hint="eastAsia"/>
            <w:shd w:val="clear" w:color="auto" w:fill="92D050"/>
            <w:lang w:val="en-GB" w:eastAsia="zh-CN"/>
          </w:rPr>
          <w:delText>但是它对物体产生阻力，所以地球没有被太阳吸引。</w:delText>
        </w:r>
      </w:del>
    </w:p>
    <w:p w14:paraId="337EA1E2" w14:textId="279B5C8B" w:rsidR="00B45500" w:rsidRPr="009C6078" w:rsidDel="00EF16B4" w:rsidRDefault="00B45500" w:rsidP="00A319C5">
      <w:pPr>
        <w:pStyle w:val="a3"/>
        <w:ind w:firstLine="200"/>
        <w:jc w:val="both"/>
        <w:rPr>
          <w:del w:id="925" w:author="顏 秉田" w:date="2023-04-22T00:46:00Z"/>
          <w:rFonts w:ascii="Times New Roman" w:eastAsia="KaiTi" w:hAnsi="Times New Roman" w:cs="Times New Roman"/>
          <w:shd w:val="clear" w:color="auto" w:fill="92D050"/>
          <w:lang w:val="en-GB" w:eastAsia="zh-CN"/>
        </w:rPr>
      </w:pPr>
      <w:del w:id="926" w:author="顏 秉田" w:date="2023-04-22T00:46:00Z">
        <w:r w:rsidRPr="009C6078" w:rsidDel="00EF16B4">
          <w:rPr>
            <w:rFonts w:ascii="Times New Roman" w:eastAsia="KaiTi" w:hAnsi="Times New Roman" w:cs="Times New Roman" w:hint="eastAsia"/>
            <w:shd w:val="clear" w:color="auto" w:fill="92D050"/>
            <w:lang w:val="en-GB" w:eastAsia="zh-CN"/>
          </w:rPr>
          <w:delText>这个过程，可以用海绵去说明。</w:delText>
        </w:r>
      </w:del>
    </w:p>
    <w:p w14:paraId="1C151792" w14:textId="0E3A0F66" w:rsidR="00B45500" w:rsidDel="00EF16B4" w:rsidRDefault="00B45500" w:rsidP="00A319C5">
      <w:pPr>
        <w:pStyle w:val="a3"/>
        <w:ind w:firstLine="200"/>
        <w:jc w:val="both"/>
        <w:rPr>
          <w:del w:id="927" w:author="顏 秉田" w:date="2023-04-22T00:46:00Z"/>
          <w:rFonts w:ascii="Times New Roman" w:eastAsia="KaiTi" w:hAnsi="Times New Roman" w:cs="Times New Roman"/>
          <w:lang w:val="en-GB" w:eastAsia="zh-CN"/>
        </w:rPr>
      </w:pPr>
    </w:p>
    <w:p w14:paraId="703605EA" w14:textId="49BDE418" w:rsidR="00B45500" w:rsidRPr="009C6078" w:rsidDel="00EF16B4" w:rsidRDefault="00B45500" w:rsidP="00A319C5">
      <w:pPr>
        <w:pStyle w:val="a3"/>
        <w:ind w:firstLine="200"/>
        <w:jc w:val="both"/>
        <w:rPr>
          <w:del w:id="928" w:author="顏 秉田" w:date="2023-04-22T00:46:00Z"/>
          <w:rFonts w:ascii="Times New Roman" w:eastAsia="KaiTi" w:hAnsi="Times New Roman" w:cs="Times New Roman"/>
          <w:shd w:val="clear" w:color="auto" w:fill="92D050"/>
          <w:lang w:val="en-GB"/>
        </w:rPr>
      </w:pPr>
      <w:del w:id="929" w:author="顏 秉田" w:date="2023-04-22T00:46:00Z">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r w:rsidRPr="009C6078" w:rsidDel="00EF16B4">
          <w:rPr>
            <w:rFonts w:ascii="Times New Roman" w:eastAsia="KaiTi" w:hAnsi="Times New Roman" w:cs="Times New Roman" w:hint="eastAsia"/>
            <w:shd w:val="clear" w:color="auto" w:fill="92D050"/>
            <w:lang w:eastAsia="zh-CN"/>
          </w:rPr>
          <w:delText>分化出很多东西，包括意识（碰撞所产生的，如基于涌现</w:delText>
        </w:r>
        <w:r w:rsidRPr="009C6078" w:rsidDel="00EF16B4">
          <w:rPr>
            <w:rFonts w:ascii="Times New Roman" w:eastAsia="KaiTi" w:hAnsi="Times New Roman" w:cs="Times New Roman" w:hint="eastAsia"/>
            <w:shd w:val="clear" w:color="auto" w:fill="92D050"/>
            <w:lang w:eastAsia="zh-CN"/>
          </w:rPr>
          <w:delText>AI</w:delText>
        </w:r>
        <w:r w:rsidRPr="009C6078" w:rsidDel="00EF16B4">
          <w:rPr>
            <w:rFonts w:ascii="Times New Roman" w:eastAsia="KaiTi" w:hAnsi="Times New Roman" w:cs="Times New Roman" w:hint="eastAsia"/>
            <w:shd w:val="clear" w:color="auto" w:fill="92D050"/>
            <w:lang w:eastAsia="zh-CN"/>
          </w:rPr>
          <w:delText>），信息，</w:delText>
        </w:r>
      </w:del>
    </w:p>
    <w:p w14:paraId="638DE5F4" w14:textId="13B8D608" w:rsidR="00B45500" w:rsidRPr="009C6078" w:rsidDel="00EF16B4" w:rsidRDefault="00B45500" w:rsidP="00A319C5">
      <w:pPr>
        <w:pStyle w:val="a3"/>
        <w:ind w:firstLine="200"/>
        <w:jc w:val="both"/>
        <w:rPr>
          <w:del w:id="930" w:author="顏 秉田" w:date="2023-04-22T00:46:00Z"/>
          <w:rFonts w:ascii="Times New Roman" w:eastAsia="KaiTi" w:hAnsi="Times New Roman" w:cs="Times New Roman"/>
          <w:shd w:val="clear" w:color="auto" w:fill="92D050"/>
          <w:lang w:eastAsia="zh-CN"/>
        </w:rPr>
      </w:pPr>
      <w:del w:id="931" w:author="顏 秉田" w:date="2023-04-22T00:46:00Z">
        <w:r w:rsidRPr="009C6078" w:rsidDel="00EF16B4">
          <w:rPr>
            <w:rFonts w:ascii="Times New Roman" w:eastAsia="KaiTi" w:hAnsi="Times New Roman" w:cs="Times New Roman" w:hint="eastAsia"/>
            <w:shd w:val="clear" w:color="auto" w:fill="92D050"/>
            <w:lang w:eastAsia="zh-CN"/>
          </w:rPr>
          <w:delText>这颗星球上没有空的空间，</w:delText>
        </w:r>
      </w:del>
    </w:p>
    <w:p w14:paraId="55BBBCE6" w14:textId="1B3EF737" w:rsidR="00B45500" w:rsidRPr="009C6078" w:rsidDel="00EF16B4" w:rsidRDefault="00B45500" w:rsidP="00A319C5">
      <w:pPr>
        <w:pStyle w:val="a3"/>
        <w:ind w:firstLine="200"/>
        <w:jc w:val="both"/>
        <w:rPr>
          <w:del w:id="932" w:author="顏 秉田" w:date="2023-04-22T00:46:00Z"/>
          <w:rFonts w:ascii="Times New Roman" w:eastAsia="KaiTi" w:hAnsi="Times New Roman" w:cs="Times New Roman"/>
          <w:shd w:val="clear" w:color="auto" w:fill="92D050"/>
          <w:lang w:eastAsia="zh-CN"/>
        </w:rPr>
      </w:pPr>
      <w:del w:id="933" w:author="顏 秉田" w:date="2023-04-22T00:46:00Z">
        <w:r w:rsidRPr="009C6078" w:rsidDel="00EF16B4">
          <w:rPr>
            <w:rFonts w:ascii="Times New Roman" w:eastAsia="KaiTi" w:hAnsi="Times New Roman" w:cs="Times New Roman" w:hint="eastAsia"/>
            <w:shd w:val="clear" w:color="auto" w:fill="92D050"/>
            <w:lang w:eastAsia="zh-CN"/>
          </w:rPr>
          <w:delText>宇宙中也没有。</w:delText>
        </w:r>
      </w:del>
    </w:p>
    <w:p w14:paraId="1E4A95AE" w14:textId="3ABD4E79" w:rsidR="00B45500" w:rsidRPr="009C6078" w:rsidDel="00EF16B4" w:rsidRDefault="00B45500" w:rsidP="00A319C5">
      <w:pPr>
        <w:pStyle w:val="a3"/>
        <w:ind w:firstLine="200"/>
        <w:jc w:val="both"/>
        <w:rPr>
          <w:del w:id="934" w:author="顏 秉田" w:date="2023-04-22T00:46:00Z"/>
          <w:rFonts w:ascii="Times New Roman" w:eastAsia="KaiTi" w:hAnsi="Times New Roman" w:cs="Times New Roman"/>
          <w:shd w:val="clear" w:color="auto" w:fill="92D050"/>
          <w:lang w:eastAsia="zh-CN"/>
        </w:rPr>
      </w:pPr>
      <w:del w:id="935" w:author="顏 秉田" w:date="2023-04-22T00:46:00Z">
        <w:r w:rsidRPr="009C6078" w:rsidDel="00EF16B4">
          <w:rPr>
            <w:rFonts w:ascii="Times New Roman" w:eastAsia="KaiTi" w:hAnsi="Times New Roman" w:cs="Times New Roman" w:hint="eastAsia"/>
            <w:shd w:val="clear" w:color="auto" w:fill="92D050"/>
            <w:lang w:eastAsia="zh-CN"/>
          </w:rPr>
          <w:delText>天文学家谈论的黑洞，</w:delText>
        </w:r>
      </w:del>
    </w:p>
    <w:p w14:paraId="2E5CEAAF" w14:textId="21F53023" w:rsidR="00B45500" w:rsidRPr="009C6078" w:rsidDel="00EF16B4" w:rsidRDefault="00B45500" w:rsidP="00A319C5">
      <w:pPr>
        <w:pStyle w:val="a3"/>
        <w:ind w:firstLine="200"/>
        <w:jc w:val="both"/>
        <w:rPr>
          <w:del w:id="936" w:author="顏 秉田" w:date="2023-04-22T00:46:00Z"/>
          <w:rFonts w:ascii="Times New Roman" w:eastAsia="KaiTi" w:hAnsi="Times New Roman" w:cs="Times New Roman"/>
          <w:shd w:val="clear" w:color="auto" w:fill="92D050"/>
          <w:lang w:eastAsia="zh-CN"/>
        </w:rPr>
      </w:pPr>
      <w:del w:id="937" w:author="顏 秉田" w:date="2023-04-22T00:46:00Z">
        <w:r w:rsidRPr="009C6078" w:rsidDel="00EF16B4">
          <w:rPr>
            <w:rFonts w:ascii="Times New Roman" w:eastAsia="KaiTi" w:hAnsi="Times New Roman" w:cs="Times New Roman" w:hint="eastAsia"/>
            <w:shd w:val="clear" w:color="auto" w:fill="92D050"/>
            <w:lang w:eastAsia="zh-CN"/>
          </w:rPr>
          <w:delText>就是最强大的能量来源和生命来源。</w:delText>
        </w:r>
      </w:del>
    </w:p>
    <w:p w14:paraId="3DA41770" w14:textId="1B0FC59A" w:rsidR="00B45500" w:rsidRPr="009C6078" w:rsidDel="00EF16B4" w:rsidRDefault="00B45500" w:rsidP="00A319C5">
      <w:pPr>
        <w:pStyle w:val="a3"/>
        <w:ind w:firstLine="200"/>
        <w:jc w:val="both"/>
        <w:rPr>
          <w:del w:id="938" w:author="顏 秉田" w:date="2023-04-22T00:46:00Z"/>
          <w:rFonts w:ascii="Times New Roman" w:eastAsia="KaiTi" w:hAnsi="Times New Roman" w:cs="Times New Roman"/>
          <w:shd w:val="clear" w:color="auto" w:fill="92D050"/>
          <w:lang w:eastAsia="zh-CN"/>
        </w:rPr>
      </w:pPr>
      <w:del w:id="939" w:author="顏 秉田" w:date="2023-04-22T00:46:00Z">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5B23F1B0" w14:textId="2678CD66" w:rsidR="00B45500" w:rsidRPr="009C6078" w:rsidDel="00EF16B4" w:rsidRDefault="00B45500" w:rsidP="00A319C5">
      <w:pPr>
        <w:pStyle w:val="a3"/>
        <w:ind w:firstLine="200"/>
        <w:jc w:val="both"/>
        <w:rPr>
          <w:del w:id="940" w:author="顏 秉田" w:date="2023-04-22T00:46:00Z"/>
          <w:rFonts w:ascii="Times New Roman" w:eastAsia="KaiTi" w:hAnsi="Times New Roman" w:cs="Times New Roman"/>
          <w:shd w:val="clear" w:color="auto" w:fill="92D050"/>
          <w:lang w:eastAsia="zh-CN"/>
        </w:rPr>
      </w:pPr>
      <w:del w:id="941" w:author="顏 秉田" w:date="2023-04-22T00:46:00Z">
        <w:r w:rsidRPr="009C6078" w:rsidDel="00EF16B4">
          <w:rPr>
            <w:rFonts w:ascii="Times New Roman" w:eastAsia="KaiTi" w:hAnsi="Times New Roman" w:cs="Times New Roman" w:hint="eastAsia"/>
            <w:shd w:val="clear" w:color="auto" w:fill="92D050"/>
            <w:lang w:eastAsia="zh-CN"/>
          </w:rPr>
          <w:delText>它们是主要的能量来源。</w:delText>
        </w:r>
      </w:del>
    </w:p>
    <w:p w14:paraId="0CFBCA27" w14:textId="755B37C1" w:rsidR="00B45500" w:rsidRPr="009C6078" w:rsidDel="00EF16B4" w:rsidRDefault="00B45500" w:rsidP="00A319C5">
      <w:pPr>
        <w:pStyle w:val="a3"/>
        <w:ind w:firstLine="200"/>
        <w:jc w:val="both"/>
        <w:rPr>
          <w:del w:id="942" w:author="顏 秉田" w:date="2023-04-22T00:46:00Z"/>
          <w:rFonts w:ascii="Times New Roman" w:eastAsia="KaiTi" w:hAnsi="Times New Roman" w:cs="Times New Roman"/>
          <w:shd w:val="clear" w:color="auto" w:fill="92D050"/>
          <w:lang w:eastAsia="zh-CN"/>
        </w:rPr>
      </w:pPr>
      <w:del w:id="943" w:author="顏 秉田" w:date="2023-04-22T00:46:00Z">
        <w:r w:rsidRPr="009C6078" w:rsidDel="00EF16B4">
          <w:rPr>
            <w:rFonts w:ascii="Times New Roman" w:eastAsia="KaiTi" w:hAnsi="Times New Roman" w:cs="Times New Roman" w:hint="eastAsia"/>
            <w:shd w:val="clear" w:color="auto" w:fill="92D050"/>
            <w:lang w:eastAsia="zh-CN"/>
          </w:rPr>
          <w:delText>现在被认为是真空的空间，</w:delText>
        </w:r>
      </w:del>
    </w:p>
    <w:p w14:paraId="3286EC25" w14:textId="347E63AA" w:rsidR="00B45500" w:rsidRPr="009C6078" w:rsidDel="00EF16B4" w:rsidRDefault="00B45500" w:rsidP="00A319C5">
      <w:pPr>
        <w:pStyle w:val="a3"/>
        <w:ind w:firstLine="200"/>
        <w:jc w:val="both"/>
        <w:rPr>
          <w:del w:id="944" w:author="顏 秉田" w:date="2023-04-22T00:46:00Z"/>
          <w:rFonts w:ascii="Times New Roman" w:eastAsia="KaiTi" w:hAnsi="Times New Roman" w:cs="Times New Roman"/>
          <w:shd w:val="clear" w:color="auto" w:fill="92D050"/>
          <w:lang w:eastAsia="zh-CN"/>
        </w:rPr>
      </w:pPr>
      <w:del w:id="945" w:author="顏 秉田" w:date="2023-04-22T00:46:00Z">
        <w:r w:rsidRPr="009C6078" w:rsidDel="00EF16B4">
          <w:rPr>
            <w:rFonts w:ascii="Times New Roman" w:eastAsia="KaiTi" w:hAnsi="Times New Roman" w:cs="Times New Roman" w:hint="eastAsia"/>
            <w:shd w:val="clear" w:color="auto" w:fill="92D050"/>
            <w:lang w:eastAsia="zh-CN"/>
          </w:rPr>
          <w:delText>只不过是尚未被唤醒的物质的一种显现。</w:delText>
        </w:r>
      </w:del>
    </w:p>
    <w:p w14:paraId="7D1E2732" w14:textId="08FFE06D" w:rsidR="00B45500" w:rsidRPr="009C6078" w:rsidDel="00EF16B4" w:rsidRDefault="00B45500" w:rsidP="00A319C5">
      <w:pPr>
        <w:pStyle w:val="a3"/>
        <w:ind w:firstLine="200"/>
        <w:jc w:val="both"/>
        <w:rPr>
          <w:del w:id="946" w:author="顏 秉田" w:date="2023-04-22T00:46:00Z"/>
          <w:rFonts w:ascii="Times New Roman" w:eastAsia="KaiTi" w:hAnsi="Times New Roman" w:cs="Times New Roman"/>
          <w:shd w:val="clear" w:color="auto" w:fill="92D050"/>
          <w:lang w:eastAsia="zh-CN"/>
        </w:rPr>
      </w:pPr>
      <w:del w:id="947" w:author="顏 秉田" w:date="2023-04-22T00:46:00Z">
        <w:r w:rsidRPr="009C6078" w:rsidDel="00EF16B4">
          <w:rPr>
            <w:rFonts w:ascii="Times New Roman" w:eastAsia="KaiTi" w:hAnsi="Times New Roman" w:cs="Times New Roman"/>
            <w:shd w:val="clear" w:color="auto" w:fill="92D050"/>
            <w:lang w:eastAsia="zh-CN"/>
          </w:rPr>
          <w:delText>…</w:delText>
        </w:r>
      </w:del>
    </w:p>
    <w:p w14:paraId="08D2AE9D" w14:textId="32726E92" w:rsidR="00B45500" w:rsidRPr="009C6078" w:rsidDel="00EF16B4" w:rsidRDefault="00B45500" w:rsidP="00A319C5">
      <w:pPr>
        <w:pStyle w:val="a3"/>
        <w:ind w:firstLine="200"/>
        <w:jc w:val="both"/>
        <w:rPr>
          <w:del w:id="948" w:author="顏 秉田" w:date="2023-04-22T00:46:00Z"/>
          <w:rFonts w:ascii="Times New Roman" w:eastAsia="KaiTi" w:hAnsi="Times New Roman" w:cs="Times New Roman"/>
          <w:shd w:val="clear" w:color="auto" w:fill="92D050"/>
          <w:lang w:eastAsia="zh-CN"/>
        </w:rPr>
      </w:pPr>
      <w:del w:id="949" w:author="顏 秉田" w:date="2023-04-22T00:46:00Z">
        <w:r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158183D8" w14:textId="28011166" w:rsidR="00B45500" w:rsidRPr="009C6078" w:rsidDel="00EF16B4" w:rsidRDefault="00B45500" w:rsidP="00A319C5">
      <w:pPr>
        <w:pStyle w:val="a3"/>
        <w:ind w:firstLine="200"/>
        <w:jc w:val="both"/>
        <w:rPr>
          <w:del w:id="950" w:author="顏 秉田" w:date="2023-04-22T00:46:00Z"/>
          <w:rFonts w:ascii="Times New Roman" w:eastAsia="KaiTi" w:hAnsi="Times New Roman" w:cs="Times New Roman"/>
          <w:shd w:val="clear" w:color="auto" w:fill="92D050"/>
          <w:lang w:eastAsia="zh-CN"/>
        </w:rPr>
      </w:pPr>
      <w:del w:id="951" w:author="顏 秉田" w:date="2023-04-22T00:46:00Z">
        <w:r w:rsidRPr="009C6078" w:rsidDel="00EF16B4">
          <w:rPr>
            <w:rFonts w:ascii="Times New Roman" w:eastAsia="KaiTi" w:hAnsi="Times New Roman" w:cs="Times New Roman" w:hint="eastAsia"/>
            <w:shd w:val="clear" w:color="auto" w:fill="92D050"/>
            <w:lang w:eastAsia="zh-CN"/>
          </w:rPr>
          <w:delText>这就是</w:delText>
        </w:r>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del>
    </w:p>
    <w:p w14:paraId="24ABC1E6" w14:textId="77777777" w:rsidR="00B45500" w:rsidDel="007354A6" w:rsidRDefault="00B45500" w:rsidP="00A319C5">
      <w:pPr>
        <w:pStyle w:val="a3"/>
        <w:ind w:leftChars="0" w:left="840" w:firstLine="200"/>
        <w:jc w:val="both"/>
        <w:rPr>
          <w:del w:id="952" w:author="吴敏" w:date="2023-04-22T16:41:00Z"/>
          <w:rFonts w:ascii="Times New Roman" w:eastAsia="KaiTi" w:hAnsi="Times New Roman" w:cs="Times New Roman"/>
          <w:lang w:eastAsia="zh-CN"/>
        </w:rPr>
      </w:pPr>
    </w:p>
    <w:p w14:paraId="147C9A7A" w14:textId="7970238F" w:rsidR="00B45500" w:rsidRPr="003579A3" w:rsidDel="00EF16B4" w:rsidRDefault="00B45500">
      <w:pPr>
        <w:pStyle w:val="a3"/>
        <w:numPr>
          <w:ilvl w:val="0"/>
          <w:numId w:val="2"/>
        </w:numPr>
        <w:ind w:leftChars="0" w:left="0" w:firstLine="0"/>
        <w:jc w:val="both"/>
        <w:rPr>
          <w:del w:id="953" w:author="顏 秉田" w:date="2023-04-22T00:47:00Z"/>
          <w:rFonts w:ascii="Times New Roman" w:eastAsia="KaiTi" w:hAnsi="Times New Roman" w:cs="Times New Roman"/>
          <w:lang w:eastAsia="zh-CN"/>
        </w:rPr>
        <w:pPrChange w:id="954" w:author="吴敏" w:date="2023-04-22T16:41:00Z">
          <w:pPr>
            <w:pStyle w:val="a3"/>
            <w:ind w:firstLine="200"/>
            <w:jc w:val="both"/>
          </w:pPr>
        </w:pPrChange>
      </w:pPr>
      <w:del w:id="955" w:author="顏 秉田" w:date="2023-04-22T00:47:00Z">
        <w:r w:rsidRPr="00A25A12" w:rsidDel="00EF16B4">
          <w:rPr>
            <w:rFonts w:ascii="Times New Roman" w:eastAsia="KaiTi" w:hAnsi="Times New Roman" w:cs="Times New Roman" w:hint="eastAsia"/>
            <w:lang w:eastAsia="zh-CN"/>
          </w:rPr>
          <w:delText>黑洞是一个非常大的质量体在中间，物质进去都被它吸完了，只剩下</w:delText>
        </w:r>
        <w:r w:rsidRPr="00A25A12" w:rsidDel="00EF16B4">
          <w:rPr>
            <w:rFonts w:ascii="Times New Roman" w:eastAsia="KaiTi" w:hAnsi="Times New Roman" w:cs="Times New Roman" w:hint="eastAsia"/>
            <w:lang w:eastAsia="zh-CN"/>
          </w:rPr>
          <w:delText xml:space="preserve"> The</w:delText>
        </w:r>
        <w:r w:rsidRPr="00A25A12" w:rsidDel="00EF16B4">
          <w:rPr>
            <w:rFonts w:ascii="Times New Roman" w:eastAsia="KaiTi" w:hAnsi="Times New Roman" w:cs="Times New Roman"/>
            <w:lang w:eastAsia="zh-CN"/>
          </w:rPr>
          <w:delText xml:space="preserve"> one. </w:delText>
        </w:r>
        <w:r w:rsidRPr="00A25A12" w:rsidDel="00EF16B4">
          <w:rPr>
            <w:rFonts w:ascii="Times New Roman" w:eastAsia="KaiTi" w:hAnsi="Times New Roman" w:cs="Times New Roman" w:hint="eastAsia"/>
            <w:lang w:eastAsia="zh-CN"/>
          </w:rPr>
          <w:delText>所以物质进去，没有作用。</w:delText>
        </w:r>
      </w:del>
    </w:p>
    <w:p w14:paraId="0B3EEC00" w14:textId="221DFDAA" w:rsidR="00B45500" w:rsidRPr="00A25A12" w:rsidDel="00EF16B4" w:rsidRDefault="00B45500">
      <w:pPr>
        <w:pStyle w:val="a3"/>
        <w:jc w:val="both"/>
        <w:rPr>
          <w:del w:id="956" w:author="顏 秉田" w:date="2023-04-22T00:47:00Z"/>
          <w:rFonts w:ascii="Times New Roman" w:eastAsia="KaiTi" w:hAnsi="Times New Roman" w:cs="Times New Roman"/>
          <w:lang w:eastAsia="zh-CN"/>
        </w:rPr>
        <w:pPrChange w:id="957" w:author="吴敏" w:date="2023-04-22T16:41:00Z">
          <w:pPr>
            <w:pStyle w:val="a3"/>
            <w:ind w:firstLine="200"/>
            <w:jc w:val="both"/>
          </w:pPr>
        </w:pPrChange>
      </w:pPr>
      <w:del w:id="958" w:author="顏 秉田" w:date="2023-04-22T00:47:00Z">
        <w:r w:rsidRPr="00A25A12" w:rsidDel="00EF16B4">
          <w:rPr>
            <w:rFonts w:ascii="Times New Roman" w:eastAsia="KaiTi" w:hAnsi="Times New Roman" w:cs="Times New Roman" w:hint="eastAsia"/>
            <w:lang w:eastAsia="zh-CN"/>
          </w:rPr>
          <w:delText>黑洞中的</w:delText>
        </w:r>
        <w:r w:rsidRPr="00A25A12" w:rsidDel="00EF16B4">
          <w:rPr>
            <w:rFonts w:ascii="Times New Roman" w:eastAsia="KaiTi" w:hAnsi="Times New Roman" w:cs="Times New Roman" w:hint="eastAsia"/>
            <w:lang w:eastAsia="zh-CN"/>
          </w:rPr>
          <w:delText>The</w:delText>
        </w:r>
        <w:r w:rsidRPr="00A25A12" w:rsidDel="00EF16B4">
          <w:rPr>
            <w:rFonts w:ascii="Times New Roman" w:eastAsia="KaiTi" w:hAnsi="Times New Roman" w:cs="Times New Roman"/>
            <w:lang w:eastAsia="zh-CN"/>
          </w:rPr>
          <w:delText xml:space="preserve"> one</w:delText>
        </w:r>
        <w:r w:rsidRPr="00A25A12" w:rsidDel="00EF16B4">
          <w:rPr>
            <w:rFonts w:ascii="Times New Roman" w:eastAsia="KaiTi" w:hAnsi="Times New Roman" w:cs="Times New Roman" w:hint="eastAsia"/>
            <w:lang w:eastAsia="zh-CN"/>
          </w:rPr>
          <w:delText>不断增加，所以黑洞在不断扩大？</w:delText>
        </w:r>
      </w:del>
    </w:p>
    <w:p w14:paraId="2B53A891" w14:textId="6B08E5A6" w:rsidR="00B45500" w:rsidRDefault="00B45500">
      <w:pPr>
        <w:jc w:val="both"/>
        <w:rPr>
          <w:rFonts w:ascii="Times New Roman" w:eastAsia="KaiTi" w:hAnsi="Times New Roman" w:cs="Times New Roman"/>
          <w:lang w:eastAsia="zh-CN"/>
        </w:rPr>
        <w:pPrChange w:id="959" w:author="吴敏" w:date="2023-04-22T16:41:00Z">
          <w:pPr>
            <w:ind w:firstLine="200"/>
            <w:jc w:val="both"/>
          </w:pPr>
        </w:pPrChange>
      </w:pPr>
    </w:p>
    <w:p w14:paraId="090DA992" w14:textId="545E6C19" w:rsidR="00465A3E" w:rsidRPr="009C6078" w:rsidDel="00EF16B4" w:rsidRDefault="00465A3E" w:rsidP="00A319C5">
      <w:pPr>
        <w:ind w:firstLineChars="200" w:firstLine="480"/>
        <w:jc w:val="both"/>
        <w:rPr>
          <w:del w:id="960" w:author="顏 秉田" w:date="2023-04-22T00:46:00Z"/>
          <w:rFonts w:ascii="Times New Roman" w:eastAsia="KaiTi" w:hAnsi="Times New Roman" w:cs="Times New Roman"/>
          <w:shd w:val="clear" w:color="auto" w:fill="92D050"/>
          <w:lang w:eastAsia="zh-CN"/>
        </w:rPr>
      </w:pPr>
      <w:del w:id="961" w:author="顏 秉田" w:date="2023-04-22T00:46:00Z">
        <w:r w:rsidRPr="009C6078" w:rsidDel="00EF16B4">
          <w:rPr>
            <w:rFonts w:ascii="Times New Roman" w:eastAsia="KaiTi" w:hAnsi="Times New Roman" w:cs="Times New Roman" w:hint="eastAsia"/>
            <w:shd w:val="clear" w:color="auto" w:fill="92D050"/>
            <w:lang w:eastAsia="zh-CN"/>
          </w:rPr>
          <w:delText>引力传播的速度</w:delText>
        </w:r>
      </w:del>
    </w:p>
    <w:p w14:paraId="6C2EEE0C" w14:textId="6FEDE4A9" w:rsidR="00465A3E" w:rsidRPr="009C6078" w:rsidDel="00EF16B4" w:rsidRDefault="00465A3E" w:rsidP="00A319C5">
      <w:pPr>
        <w:ind w:firstLineChars="200" w:firstLine="480"/>
        <w:jc w:val="both"/>
        <w:rPr>
          <w:del w:id="962" w:author="顏 秉田" w:date="2023-04-22T00:46:00Z"/>
          <w:rFonts w:ascii="Times New Roman" w:eastAsia="KaiTi" w:hAnsi="Times New Roman" w:cs="Times New Roman"/>
          <w:shd w:val="clear" w:color="auto" w:fill="92D050"/>
          <w:lang w:eastAsia="zh-CN"/>
        </w:rPr>
      </w:pPr>
      <w:del w:id="963" w:author="顏 秉田" w:date="2023-04-22T00:46:00Z">
        <w:r w:rsidRPr="009C6078" w:rsidDel="00EF16B4">
          <w:rPr>
            <w:rFonts w:ascii="Times New Roman" w:eastAsia="KaiTi" w:hAnsi="Times New Roman" w:cs="Times New Roman" w:hint="eastAsia"/>
            <w:shd w:val="clear" w:color="auto" w:fill="92D050"/>
            <w:lang w:eastAsia="zh-CN"/>
          </w:rPr>
          <w:delText>对于引力传播的速度基本有三种理论：</w:delText>
        </w:r>
      </w:del>
    </w:p>
    <w:p w14:paraId="5F6F4269" w14:textId="46027B66" w:rsidR="00465A3E" w:rsidRPr="009C6078" w:rsidDel="00EF16B4" w:rsidRDefault="00465A3E" w:rsidP="00A319C5">
      <w:pPr>
        <w:pStyle w:val="a3"/>
        <w:numPr>
          <w:ilvl w:val="1"/>
          <w:numId w:val="8"/>
        </w:numPr>
        <w:ind w:leftChars="0" w:firstLine="200"/>
        <w:jc w:val="both"/>
        <w:rPr>
          <w:del w:id="964" w:author="顏 秉田" w:date="2023-04-22T00:46:00Z"/>
          <w:rFonts w:ascii="Times New Roman" w:eastAsia="KaiTi" w:hAnsi="Times New Roman" w:cs="Times New Roman"/>
          <w:shd w:val="clear" w:color="auto" w:fill="92D050"/>
          <w:lang w:eastAsia="zh-CN"/>
        </w:rPr>
      </w:pPr>
      <w:del w:id="965" w:author="顏 秉田" w:date="2023-04-22T00:46:00Z">
        <w:r w:rsidRPr="009C6078" w:rsidDel="00EF16B4">
          <w:rPr>
            <w:rFonts w:ascii="Times New Roman" w:eastAsia="KaiTi" w:hAnsi="Times New Roman" w:cs="Times New Roman" w:hint="eastAsia"/>
            <w:shd w:val="clear" w:color="auto" w:fill="92D050"/>
            <w:lang w:eastAsia="zh-CN"/>
          </w:rPr>
          <w:delText>牛顿的超距作用观点，认为引力的传递不需要时间（速度无限大）。</w:delText>
        </w:r>
      </w:del>
    </w:p>
    <w:p w14:paraId="4A53A051" w14:textId="353798B7" w:rsidR="00465A3E" w:rsidRPr="009C6078" w:rsidDel="00EF16B4" w:rsidRDefault="00465A3E" w:rsidP="00A319C5">
      <w:pPr>
        <w:pStyle w:val="a3"/>
        <w:numPr>
          <w:ilvl w:val="1"/>
          <w:numId w:val="8"/>
        </w:numPr>
        <w:ind w:leftChars="0" w:firstLine="200"/>
        <w:jc w:val="both"/>
        <w:rPr>
          <w:del w:id="966" w:author="顏 秉田" w:date="2023-04-22T00:46:00Z"/>
          <w:rFonts w:ascii="Times New Roman" w:eastAsia="KaiTi" w:hAnsi="Times New Roman" w:cs="Times New Roman"/>
          <w:shd w:val="clear" w:color="auto" w:fill="92D050"/>
          <w:lang w:eastAsia="zh-CN"/>
        </w:rPr>
      </w:pPr>
      <w:del w:id="967" w:author="顏 秉田" w:date="2023-04-22T00:46:00Z">
        <w:r w:rsidRPr="009C6078" w:rsidDel="00EF16B4">
          <w:rPr>
            <w:rFonts w:ascii="Times New Roman" w:eastAsia="KaiTi" w:hAnsi="Times New Roman" w:cs="Times New Roman" w:hint="eastAsia"/>
            <w:shd w:val="clear" w:color="auto" w:fill="92D050"/>
            <w:lang w:eastAsia="zh-CN"/>
          </w:rPr>
          <w:delText>引力的速度是超光速的某值</w:delText>
        </w:r>
      </w:del>
    </w:p>
    <w:p w14:paraId="053A2C08" w14:textId="2D9B515F" w:rsidR="00465A3E" w:rsidRPr="009C6078" w:rsidDel="00EF16B4" w:rsidRDefault="00465A3E" w:rsidP="00A319C5">
      <w:pPr>
        <w:pStyle w:val="a3"/>
        <w:numPr>
          <w:ilvl w:val="1"/>
          <w:numId w:val="8"/>
        </w:numPr>
        <w:ind w:leftChars="0" w:firstLine="200"/>
        <w:jc w:val="both"/>
        <w:rPr>
          <w:del w:id="968" w:author="顏 秉田" w:date="2023-04-22T00:46:00Z"/>
          <w:rFonts w:ascii="Times New Roman" w:eastAsia="KaiTi" w:hAnsi="Times New Roman" w:cs="Times New Roman"/>
          <w:shd w:val="clear" w:color="auto" w:fill="92D050"/>
          <w:lang w:eastAsia="zh-CN"/>
        </w:rPr>
      </w:pPr>
      <w:del w:id="969" w:author="顏 秉田" w:date="2023-04-22T00:46:00Z">
        <w:r w:rsidRPr="009C6078" w:rsidDel="00EF16B4">
          <w:rPr>
            <w:rFonts w:ascii="Times New Roman" w:eastAsia="KaiTi" w:hAnsi="Times New Roman" w:cs="Times New Roman" w:hint="eastAsia"/>
            <w:shd w:val="clear" w:color="auto" w:fill="92D050"/>
            <w:lang w:eastAsia="zh-CN"/>
          </w:rPr>
          <w:delText>爱因斯坦所提出的假说，即重力的传播速度是真空中的光速。</w:delText>
        </w:r>
      </w:del>
    </w:p>
    <w:p w14:paraId="4F5EF5EF" w14:textId="3A8D64B5" w:rsidR="00465A3E" w:rsidRPr="009C6078" w:rsidDel="00EF16B4" w:rsidRDefault="00465A3E" w:rsidP="00A319C5">
      <w:pPr>
        <w:ind w:firstLine="200"/>
        <w:jc w:val="both"/>
        <w:rPr>
          <w:del w:id="970" w:author="顏 秉田" w:date="2023-04-22T00:46:00Z"/>
          <w:rFonts w:ascii="Times New Roman" w:eastAsia="KaiTi" w:hAnsi="Times New Roman" w:cs="Times New Roman"/>
          <w:shd w:val="clear" w:color="auto" w:fill="92D050"/>
          <w:lang w:eastAsia="zh-CN"/>
        </w:rPr>
      </w:pPr>
    </w:p>
    <w:p w14:paraId="6E038F81" w14:textId="587B2E12" w:rsidR="00AB4928" w:rsidRPr="009C6078" w:rsidDel="00EF16B4" w:rsidRDefault="009453E2" w:rsidP="009879C7">
      <w:pPr>
        <w:pStyle w:val="a3"/>
        <w:ind w:firstLine="200"/>
        <w:jc w:val="both"/>
        <w:rPr>
          <w:del w:id="971" w:author="顏 秉田" w:date="2023-04-22T00:46:00Z"/>
          <w:rFonts w:ascii="Times New Roman" w:eastAsia="KaiTi" w:hAnsi="Times New Roman" w:cs="Times New Roman"/>
          <w:shd w:val="clear" w:color="auto" w:fill="92D050"/>
          <w:lang w:eastAsia="zh-CN"/>
        </w:rPr>
      </w:pPr>
      <w:del w:id="972" w:author="顏 秉田" w:date="2023-04-22T00:46:00Z">
        <w:r w:rsidRPr="009C6078" w:rsidDel="00EF16B4">
          <w:rPr>
            <w:rFonts w:ascii="Times New Roman" w:eastAsia="KaiTi" w:hAnsi="Times New Roman" w:cs="Times New Roman"/>
            <w:shd w:val="clear" w:color="auto" w:fill="92D050"/>
            <w:lang w:eastAsia="zh-CN"/>
          </w:rPr>
          <w:delText>基于以上对</w:delText>
        </w:r>
        <w:r w:rsidRPr="009C6078" w:rsidDel="00EF16B4">
          <w:rPr>
            <w:rFonts w:ascii="Times New Roman" w:eastAsia="KaiTi" w:hAnsi="Times New Roman" w:cs="Times New Roman"/>
            <w:shd w:val="clear" w:color="auto" w:fill="92D050"/>
            <w:lang w:eastAsia="zh-CN"/>
          </w:rPr>
          <w:delText>THE ONE</w:delText>
        </w:r>
        <w:r w:rsidRPr="009C6078" w:rsidDel="00EF16B4">
          <w:rPr>
            <w:rFonts w:ascii="Times New Roman" w:eastAsia="KaiTi" w:hAnsi="Times New Roman" w:cs="Times New Roman"/>
            <w:shd w:val="clear" w:color="auto" w:fill="92D050"/>
            <w:lang w:eastAsia="zh-CN"/>
          </w:rPr>
          <w:delText>特性描述</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牛顿力学</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广义相对论、</w:delText>
        </w:r>
        <w:r w:rsidRPr="009C6078" w:rsidDel="00EF16B4">
          <w:rPr>
            <w:rFonts w:ascii="Times New Roman" w:eastAsia="KaiTi" w:hAnsi="Times New Roman" w:cs="Times New Roman"/>
            <w:shd w:val="clear" w:color="auto" w:fill="92D050"/>
            <w:lang w:eastAsia="zh-CN"/>
          </w:rPr>
          <w:delText>特斯拉以太学说</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量子场论</w:delText>
        </w:r>
        <w:r w:rsidRPr="009C6078" w:rsidDel="00EF16B4">
          <w:rPr>
            <w:rFonts w:ascii="Times New Roman" w:eastAsia="KaiTi" w:hAnsi="Times New Roman" w:cs="Times New Roman"/>
            <w:shd w:val="clear" w:color="auto" w:fill="92D050"/>
            <w:lang w:eastAsia="zh-CN"/>
          </w:rPr>
          <w:delText>是被涵盖在</w:delText>
        </w:r>
        <w:r w:rsidRPr="009C6078" w:rsidDel="00EF16B4">
          <w:rPr>
            <w:rFonts w:ascii="Times New Roman" w:eastAsia="KaiTi" w:hAnsi="Times New Roman" w:cs="Times New Roman"/>
            <w:shd w:val="clear" w:color="auto" w:fill="92D050"/>
            <w:lang w:eastAsia="zh-CN"/>
          </w:rPr>
          <w:delText xml:space="preserve">THE ONE </w:delText>
        </w:r>
        <w:r w:rsidRPr="009C6078" w:rsidDel="00EF16B4">
          <w:rPr>
            <w:rFonts w:ascii="Times New Roman" w:eastAsia="KaiTi" w:hAnsi="Times New Roman" w:cs="Times New Roman"/>
            <w:shd w:val="clear" w:color="auto" w:fill="92D050"/>
            <w:lang w:eastAsia="zh-CN"/>
          </w:rPr>
          <w:delText>学说之中的</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以量子学说为例</w:delText>
        </w:r>
        <w:r w:rsidR="00890F3E" w:rsidRPr="009C6078" w:rsidDel="00EF16B4">
          <w:rPr>
            <w:rFonts w:ascii="Times New Roman" w:eastAsia="KaiTi" w:hAnsi="Times New Roman" w:cs="Times New Roman"/>
            <w:shd w:val="clear" w:color="auto" w:fill="92D050"/>
            <w:lang w:eastAsia="zh-CN"/>
          </w:rPr>
          <w:delText>，</w:delText>
        </w:r>
        <w:r w:rsidR="00F563F0" w:rsidRPr="009C6078" w:rsidDel="00EF16B4">
          <w:rPr>
            <w:rFonts w:ascii="Times New Roman" w:eastAsia="KaiTi" w:hAnsi="Times New Roman" w:cs="Times New Roman"/>
            <w:shd w:val="clear" w:color="auto" w:fill="92D050"/>
            <w:lang w:eastAsia="zh-CN"/>
          </w:rPr>
          <w:delText>量子学说包含了共时性</w:delText>
        </w:r>
      </w:del>
    </w:p>
    <w:p w14:paraId="4238CDCD" w14:textId="08A34A7A" w:rsidR="00CE1148" w:rsidRPr="00CE1148" w:rsidDel="00EF16B4" w:rsidRDefault="00CE1148" w:rsidP="00A319C5">
      <w:pPr>
        <w:ind w:left="1200" w:firstLine="200"/>
        <w:jc w:val="both"/>
        <w:rPr>
          <w:del w:id="973" w:author="顏 秉田" w:date="2023-04-22T00:46:00Z"/>
          <w:rFonts w:ascii="Times New Roman" w:eastAsia="KaiTi" w:hAnsi="Times New Roman" w:cs="Times New Roman"/>
          <w:lang w:eastAsia="zh-CN"/>
        </w:rPr>
      </w:pPr>
    </w:p>
    <w:p w14:paraId="32A603E2" w14:textId="18D0C071" w:rsidR="005E1880" w:rsidRPr="009C6078" w:rsidDel="00EF16B4" w:rsidRDefault="005E1880" w:rsidP="00A319C5">
      <w:pPr>
        <w:pStyle w:val="a3"/>
        <w:ind w:firstLine="200"/>
        <w:jc w:val="both"/>
        <w:rPr>
          <w:del w:id="974" w:author="顏 秉田" w:date="2023-04-22T00:46:00Z"/>
          <w:rFonts w:ascii="Times New Roman" w:eastAsia="KaiTi" w:hAnsi="Times New Roman" w:cs="Times New Roman"/>
          <w:shd w:val="clear" w:color="auto" w:fill="92D050"/>
          <w:lang w:eastAsia="zh-CN"/>
        </w:rPr>
      </w:pPr>
      <w:del w:id="975" w:author="顏 秉田" w:date="2023-04-22T00:46:00Z">
        <w:r w:rsidRPr="009C6078" w:rsidDel="00EF16B4">
          <w:rPr>
            <w:rFonts w:ascii="Times New Roman" w:eastAsia="KaiTi" w:hAnsi="Times New Roman" w:cs="Times New Roman" w:hint="eastAsia"/>
            <w:shd w:val="clear" w:color="auto" w:fill="92D050"/>
            <w:lang w:eastAsia="zh-CN"/>
          </w:rPr>
          <w:delText>特斯拉的真空不空已经基本把我们要讲的学说囊括了，只不过对于最小组成单位的不同，才会造成分歧。牛顿、特斯拉、爱因斯坦、普朗克、霍金都可以彼此握手。（特斯拉学说认为，最小单位是电磁波）</w:delText>
        </w:r>
      </w:del>
    </w:p>
    <w:p w14:paraId="7742BA11" w14:textId="1B736ED1" w:rsidR="005E1880" w:rsidRPr="009C6078" w:rsidDel="00EF16B4" w:rsidRDefault="005E1880" w:rsidP="00A319C5">
      <w:pPr>
        <w:ind w:firstLine="200"/>
        <w:jc w:val="both"/>
        <w:rPr>
          <w:del w:id="976" w:author="顏 秉田" w:date="2023-04-22T00:46:00Z"/>
          <w:rFonts w:ascii="Times New Roman" w:eastAsia="KaiTi" w:hAnsi="Times New Roman" w:cs="Times New Roman"/>
          <w:shd w:val="clear" w:color="auto" w:fill="92D050"/>
          <w:lang w:eastAsia="zh-CN"/>
        </w:rPr>
      </w:pPr>
    </w:p>
    <w:p w14:paraId="55E90B1F" w14:textId="23CE2CA5" w:rsidR="005E1880" w:rsidRPr="009C6078" w:rsidDel="00EF16B4" w:rsidRDefault="005E1880" w:rsidP="00A319C5">
      <w:pPr>
        <w:pStyle w:val="a3"/>
        <w:ind w:firstLine="200"/>
        <w:jc w:val="both"/>
        <w:rPr>
          <w:del w:id="977" w:author="顏 秉田" w:date="2023-04-22T00:46:00Z"/>
          <w:rFonts w:ascii="Times New Roman" w:eastAsia="KaiTi" w:hAnsi="Times New Roman" w:cs="Times New Roman"/>
          <w:shd w:val="clear" w:color="auto" w:fill="92D050"/>
          <w:lang w:eastAsia="zh-CN"/>
        </w:rPr>
      </w:pPr>
      <w:del w:id="978" w:author="顏 秉田" w:date="2023-04-22T00:46:00Z">
        <w:r w:rsidRPr="009C6078" w:rsidDel="00EF16B4">
          <w:rPr>
            <w:rFonts w:ascii="Times New Roman" w:eastAsia="KaiTi" w:hAnsi="Times New Roman" w:cs="Times New Roman" w:hint="eastAsia"/>
            <w:shd w:val="clear" w:color="auto" w:fill="92D050"/>
            <w:lang w:eastAsia="zh-CN"/>
          </w:rPr>
          <w:delText>相对论也是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的一种呈现，但是不是所有的呈现。这就是哥德尔不完备定理所讨论的事情。就如地球是球体，但我们看到的都是平面。三种几何。（欧氏几何，黎曼几何，罗氏几何）</w:delText>
        </w:r>
      </w:del>
    </w:p>
    <w:p w14:paraId="127AA2E4" w14:textId="70CFA955" w:rsidR="009879C7" w:rsidRPr="009C6078" w:rsidDel="00EF16B4" w:rsidRDefault="005E1880" w:rsidP="00A319C5">
      <w:pPr>
        <w:pStyle w:val="a3"/>
        <w:ind w:firstLine="200"/>
        <w:jc w:val="both"/>
        <w:rPr>
          <w:del w:id="979" w:author="顏 秉田" w:date="2023-04-22T00:46:00Z"/>
          <w:rFonts w:ascii="Times New Roman" w:eastAsia="KaiTi" w:hAnsi="Times New Roman" w:cs="Times New Roman"/>
          <w:shd w:val="clear" w:color="auto" w:fill="92D050"/>
          <w:lang w:eastAsia="zh-CN"/>
        </w:rPr>
      </w:pPr>
      <w:del w:id="980" w:author="顏 秉田" w:date="2023-04-22T00:46:00Z">
        <w:r w:rsidRPr="009C6078" w:rsidDel="00EF16B4">
          <w:rPr>
            <w:rFonts w:ascii="Times New Roman" w:eastAsia="KaiTi" w:hAnsi="Times New Roman" w:cs="Times New Roman" w:hint="eastAsia"/>
            <w:shd w:val="clear" w:color="auto" w:fill="92D050"/>
            <w:lang w:eastAsia="zh-CN"/>
          </w:rPr>
          <w:delText>所以，我们的</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学说是可以包含所有理论，并可以说明且解释它们，比如相对论，特斯拉的以太学说</w:delText>
        </w:r>
        <w:r w:rsidRPr="009C6078" w:rsidDel="00EF16B4">
          <w:rPr>
            <w:rFonts w:ascii="Times New Roman" w:eastAsia="KaiTi" w:hAnsi="Times New Roman" w:cs="Times New Roman"/>
            <w:shd w:val="clear" w:color="auto" w:fill="92D050"/>
            <w:lang w:eastAsia="zh-CN"/>
          </w:rPr>
          <w:delText xml:space="preserve">… </w:delText>
        </w:r>
        <w:r w:rsidRPr="009C6078" w:rsidDel="00EF16B4">
          <w:rPr>
            <w:rFonts w:ascii="Times New Roman" w:eastAsia="KaiTi" w:hAnsi="Times New Roman" w:cs="Times New Roman" w:hint="eastAsia"/>
            <w:shd w:val="clear" w:color="auto" w:fill="92D050"/>
            <w:lang w:eastAsia="zh-CN"/>
          </w:rPr>
          <w:delText>这两个学说谈论的都是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的不同特性，而哥德尔谈的是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的共性。</w:delText>
        </w:r>
      </w:del>
    </w:p>
    <w:p w14:paraId="5313526A" w14:textId="3DEC8119" w:rsidR="00CE1148" w:rsidRPr="009C6078" w:rsidDel="00EF16B4" w:rsidRDefault="005E1880" w:rsidP="009879C7">
      <w:pPr>
        <w:pStyle w:val="a3"/>
        <w:ind w:firstLine="200"/>
        <w:jc w:val="both"/>
        <w:rPr>
          <w:del w:id="981" w:author="顏 秉田" w:date="2023-04-22T00:46:00Z"/>
          <w:rFonts w:ascii="Times New Roman" w:eastAsia="KaiTi" w:hAnsi="Times New Roman" w:cs="Times New Roman"/>
          <w:shd w:val="clear" w:color="auto" w:fill="92D050"/>
          <w:lang w:eastAsia="zh-CN"/>
        </w:rPr>
      </w:pPr>
      <w:del w:id="982" w:author="顏 秉田" w:date="2023-04-22T00:46:00Z">
        <w:r w:rsidRPr="009C6078" w:rsidDel="00EF16B4">
          <w:rPr>
            <w:rFonts w:ascii="Times New Roman" w:eastAsia="KaiTi" w:hAnsi="Times New Roman" w:cs="Times New Roman" w:hint="eastAsia"/>
            <w:shd w:val="clear" w:color="auto" w:fill="92D050"/>
            <w:lang w:eastAsia="zh-CN"/>
          </w:rPr>
          <w:delText>宇宙的本质不是爱因斯坦的薄膜学说，而是海绵学说。这些特性是最重要的。</w:delText>
        </w:r>
      </w:del>
    </w:p>
    <w:p w14:paraId="5B883D61" w14:textId="20F539A6" w:rsidR="008E39D7" w:rsidRDefault="00CE1148" w:rsidP="00166DD3">
      <w:pPr>
        <w:pStyle w:val="5"/>
        <w:numPr>
          <w:ilvl w:val="0"/>
          <w:numId w:val="17"/>
        </w:numPr>
        <w:spacing w:line="240" w:lineRule="auto"/>
        <w:ind w:firstLine="200"/>
        <w:jc w:val="both"/>
        <w:rPr>
          <w:ins w:id="983" w:author="吴敏" w:date="2023-04-22T17:23:00Z"/>
          <w:rFonts w:ascii="Times New Roman" w:eastAsia="KaiTi" w:hAnsi="Times New Roman" w:cs="Times New Roman"/>
          <w:lang w:eastAsia="zh-CN"/>
        </w:rPr>
      </w:pPr>
      <w:r w:rsidRPr="00636F0D">
        <w:rPr>
          <w:rFonts w:ascii="Times New Roman" w:eastAsia="KaiTi" w:hAnsi="Times New Roman" w:cs="Times New Roman" w:hint="eastAsia"/>
          <w:lang w:eastAsia="zh-CN"/>
        </w:rPr>
        <w:t>海绵理论</w:t>
      </w:r>
      <w:del w:id="984" w:author="吴敏" w:date="2023-04-22T17:23:00Z">
        <w:r w:rsidR="008E39D7" w:rsidRPr="008E39D7" w:rsidDel="00B17A79">
          <w:rPr>
            <w:rFonts w:ascii="Times New Roman" w:eastAsia="KaiTi" w:hAnsi="Times New Roman" w:cs="Times New Roman" w:hint="eastAsia"/>
            <w:lang w:eastAsia="zh-CN"/>
          </w:rPr>
          <w:delText>（从概念上描述）</w:delText>
        </w:r>
      </w:del>
    </w:p>
    <w:p w14:paraId="7AB14F85" w14:textId="4DE727D6" w:rsidR="00B17A79" w:rsidRPr="00B17A79" w:rsidRDefault="00B17A79">
      <w:pPr>
        <w:rPr>
          <w:lang w:eastAsia="zh-CN"/>
          <w:rPrChange w:id="985" w:author="吴敏" w:date="2023-04-22T17:23:00Z">
            <w:rPr>
              <w:rFonts w:ascii="Times New Roman" w:eastAsia="KaiTi" w:hAnsi="Times New Roman" w:cs="Times New Roman"/>
              <w:lang w:eastAsia="zh-CN"/>
            </w:rPr>
          </w:rPrChange>
        </w:rPr>
        <w:pPrChange w:id="986" w:author="吴敏" w:date="2023-04-22T17:23:00Z">
          <w:pPr>
            <w:pStyle w:val="5"/>
            <w:numPr>
              <w:numId w:val="17"/>
            </w:numPr>
            <w:spacing w:line="240" w:lineRule="auto"/>
            <w:ind w:firstLine="200"/>
            <w:jc w:val="both"/>
          </w:pPr>
        </w:pPrChange>
      </w:pPr>
      <w:ins w:id="987" w:author="吴敏" w:date="2023-04-22T17:23:00Z">
        <w:r w:rsidRPr="008E39D7">
          <w:rPr>
            <w:rFonts w:ascii="Times New Roman" w:eastAsia="KaiTi" w:hAnsi="Times New Roman" w:cs="Times New Roman" w:hint="eastAsia"/>
            <w:lang w:eastAsia="zh-CN"/>
          </w:rPr>
          <w:t>（从概念上描述）</w:t>
        </w:r>
      </w:ins>
    </w:p>
    <w:p w14:paraId="1BF19CEC" w14:textId="0D8AF06E" w:rsidR="00025B80" w:rsidRDefault="00B70E84" w:rsidP="00025B80">
      <w:pPr>
        <w:numPr>
          <w:ilvl w:val="0"/>
          <w:numId w:val="25"/>
        </w:numPr>
        <w:ind w:firstLineChars="200" w:firstLine="480"/>
        <w:rPr>
          <w:ins w:id="988" w:author="吴敏" w:date="2023-05-09T23:39:00Z"/>
          <w:rFonts w:eastAsia="KaiTi"/>
          <w:lang w:eastAsia="zh-CN"/>
        </w:rPr>
      </w:pPr>
      <w:ins w:id="989" w:author="吴敏" w:date="2023-05-10T00:26:00Z">
        <w:r>
          <w:rPr>
            <w:rFonts w:ascii="Times New Roman" w:eastAsia="KaiTi" w:hAnsi="Times New Roman" w:cs="Times New Roman" w:hint="eastAsia"/>
            <w:lang w:eastAsia="zh-CN"/>
          </w:rPr>
          <w:t>通</w:t>
        </w:r>
      </w:ins>
      <w:del w:id="990" w:author="吴敏" w:date="2023-05-10T00:26:00Z">
        <w:r w:rsidR="008E39D7" w:rsidRPr="008E39D7" w:rsidDel="00B70E84">
          <w:rPr>
            <w:rFonts w:ascii="Times New Roman" w:eastAsia="KaiTi" w:hAnsi="Times New Roman" w:cs="Times New Roman"/>
            <w:lang w:eastAsia="zh-CN"/>
          </w:rPr>
          <w:delText>透</w:delText>
        </w:r>
      </w:del>
      <w:r w:rsidR="008E39D7" w:rsidRPr="008E39D7">
        <w:rPr>
          <w:rFonts w:ascii="Times New Roman" w:eastAsia="KaiTi" w:hAnsi="Times New Roman" w:cs="Times New Roman"/>
          <w:lang w:eastAsia="zh-CN"/>
        </w:rPr>
        <w:t>过吸引力效应，宇宙中</w:t>
      </w:r>
      <w:del w:id="991" w:author="吴敏" w:date="2023-05-10T00:26:00Z">
        <w:r w:rsidR="008E39D7" w:rsidRPr="008E39D7" w:rsidDel="00B70E84">
          <w:rPr>
            <w:rFonts w:ascii="Times New Roman" w:eastAsia="KaiTi" w:hAnsi="Times New Roman" w:cs="Times New Roman"/>
            <w:lang w:eastAsia="zh-CN"/>
          </w:rPr>
          <w:delText xml:space="preserve"> </w:delText>
        </w:r>
      </w:del>
      <w:r w:rsidR="008E39D7" w:rsidRPr="008E39D7">
        <w:rPr>
          <w:rFonts w:ascii="Times New Roman" w:eastAsia="KaiTi" w:hAnsi="Times New Roman" w:cs="Times New Roman"/>
          <w:lang w:eastAsia="zh-CN"/>
        </w:rPr>
        <w:t>质量大的（引力大的）会吸引质量小的（引力小的）</w:t>
      </w:r>
      <w:ins w:id="992" w:author="吴敏" w:date="2023-04-22T16:30:00Z">
        <w:r w:rsidR="004527FD">
          <w:rPr>
            <w:rFonts w:ascii="Times New Roman" w:eastAsia="KaiTi" w:hAnsi="Times New Roman" w:cs="Times New Roman" w:hint="eastAsia"/>
            <w:lang w:eastAsia="zh-CN"/>
          </w:rPr>
          <w:t>。</w:t>
        </w:r>
      </w:ins>
      <w:ins w:id="993" w:author="吴敏" w:date="2023-05-09T23:39:00Z">
        <w:r w:rsidR="00025B80">
          <w:rPr>
            <w:rFonts w:ascii="Times New Roman" w:eastAsia="KaiTi" w:hAnsi="Times New Roman" w:cs="Times New Roman" w:hint="eastAsia"/>
            <w:lang w:eastAsia="zh-CN"/>
          </w:rPr>
          <w:t xml:space="preserve"> </w:t>
        </w:r>
        <w:r w:rsidR="00025B80" w:rsidRPr="00025B80">
          <w:rPr>
            <w:rFonts w:eastAsia="KaiTi"/>
            <w:lang w:eastAsia="zh-CN"/>
          </w:rPr>
          <w:t>    </w:t>
        </w:r>
      </w:ins>
    </w:p>
    <w:p w14:paraId="4E6C7DCB" w14:textId="6CC3F498" w:rsidR="00025B80" w:rsidRDefault="00B70E84" w:rsidP="00025B80">
      <w:pPr>
        <w:ind w:firstLine="480"/>
        <w:rPr>
          <w:ins w:id="994" w:author="吴敏" w:date="2023-05-09T23:39:00Z"/>
          <w:rFonts w:eastAsia="KaiTi"/>
          <w:lang w:eastAsia="zh-CN"/>
        </w:rPr>
      </w:pPr>
      <w:ins w:id="995" w:author="吴敏" w:date="2023-05-10T00:27:00Z">
        <w:r w:rsidRPr="00DA5439">
          <w:rPr>
            <w:rFonts w:eastAsia="KaiTi"/>
            <w:lang w:eastAsia="zh-CN"/>
          </w:rPr>
          <w:t>最基本的宇宙法则</w:t>
        </w:r>
        <w:r>
          <w:rPr>
            <w:rFonts w:eastAsia="KaiTi" w:hint="eastAsia"/>
            <w:lang w:eastAsia="zh-CN"/>
          </w:rPr>
          <w:t>是，</w:t>
        </w:r>
      </w:ins>
      <w:ins w:id="996" w:author="吴敏" w:date="2023-05-09T23:39:00Z">
        <w:r w:rsidR="00025B80" w:rsidRPr="00025B80">
          <w:rPr>
            <w:rFonts w:eastAsia="KaiTi" w:hint="eastAsia"/>
            <w:lang w:eastAsia="zh-CN"/>
          </w:rPr>
          <w:t>整个宇宙</w:t>
        </w:r>
      </w:ins>
      <w:ins w:id="997" w:author="吴敏" w:date="2023-05-10T00:26:00Z">
        <w:r>
          <w:rPr>
            <w:rFonts w:eastAsia="KaiTi" w:hint="eastAsia"/>
            <w:lang w:eastAsia="zh-CN"/>
          </w:rPr>
          <w:t>一直</w:t>
        </w:r>
      </w:ins>
      <w:ins w:id="998" w:author="吴敏" w:date="2023-05-09T23:39:00Z">
        <w:r w:rsidR="00025B80" w:rsidRPr="00025B80">
          <w:rPr>
            <w:rFonts w:eastAsia="KaiTi" w:hint="eastAsia"/>
            <w:lang w:eastAsia="zh-CN"/>
          </w:rPr>
          <w:t>处</w:t>
        </w:r>
      </w:ins>
      <w:ins w:id="999" w:author="吴敏" w:date="2023-05-10T00:26:00Z">
        <w:r>
          <w:rPr>
            <w:rFonts w:eastAsia="KaiTi" w:hint="eastAsia"/>
            <w:lang w:eastAsia="zh-CN"/>
          </w:rPr>
          <w:t>于</w:t>
        </w:r>
      </w:ins>
      <w:ins w:id="1000" w:author="吴敏" w:date="2023-05-09T23:39:00Z">
        <w:r w:rsidR="00025B80" w:rsidRPr="00025B80">
          <w:rPr>
            <w:rFonts w:eastAsia="KaiTi" w:hint="eastAsia"/>
            <w:lang w:eastAsia="zh-CN"/>
          </w:rPr>
          <w:t>运动状态。宇宙中的天体为什么会转动呢？</w:t>
        </w:r>
      </w:ins>
    </w:p>
    <w:p w14:paraId="59EDCA19" w14:textId="3322BF38" w:rsidR="00025B80" w:rsidRDefault="00025B80" w:rsidP="00025B80">
      <w:pPr>
        <w:ind w:firstLine="480"/>
        <w:rPr>
          <w:ins w:id="1001" w:author="吴敏" w:date="2023-05-09T23:39:00Z"/>
          <w:rFonts w:ascii="Times New Roman" w:eastAsia="KaiTi" w:hAnsi="Times New Roman" w:cs="Times New Roman"/>
          <w:lang w:eastAsia="zh-CN"/>
        </w:rPr>
      </w:pPr>
      <w:ins w:id="1002" w:author="吴敏" w:date="2023-05-09T23:39:00Z">
        <w:r w:rsidRPr="00025B80">
          <w:rPr>
            <w:rFonts w:ascii="Times New Roman" w:eastAsia="KaiTi" w:hAnsi="Times New Roman" w:cs="Times New Roman"/>
            <w:lang w:eastAsia="zh-CN"/>
          </w:rPr>
          <w:t>这个问题牛顿已经在多年前就已经找到了答案，那就是万有引力的作用。牛顿</w:t>
        </w:r>
        <w:r w:rsidRPr="00025B80">
          <w:rPr>
            <w:rFonts w:ascii="Times New Roman" w:eastAsia="KaiTi" w:hAnsi="Times New Roman" w:cs="Times New Roman"/>
            <w:lang w:eastAsia="zh-CN"/>
          </w:rPr>
          <w:t>→</w:t>
        </w:r>
        <w:r w:rsidRPr="00025B80">
          <w:rPr>
            <w:rFonts w:ascii="Times New Roman" w:eastAsia="KaiTi" w:hAnsi="Times New Roman" w:cs="Times New Roman"/>
            <w:lang w:eastAsia="zh-CN"/>
          </w:rPr>
          <w:t>英国的物理学家在</w:t>
        </w:r>
        <w:r w:rsidRPr="00025B80">
          <w:rPr>
            <w:rFonts w:ascii="Times New Roman" w:eastAsia="KaiTi" w:hAnsi="Times New Roman" w:cs="Times New Roman"/>
            <w:lang w:eastAsia="zh-CN"/>
          </w:rPr>
          <w:t>1687</w:t>
        </w:r>
        <w:r w:rsidRPr="00025B80">
          <w:rPr>
            <w:rFonts w:ascii="Times New Roman" w:eastAsia="KaiTi" w:hAnsi="Times New Roman" w:cs="Times New Roman"/>
            <w:lang w:eastAsia="zh-CN"/>
          </w:rPr>
          <w:t>年发表的《自然定律》里，对万有引力和三大运动定律进行的理论描述，奠定了至今仍然引用的物理科学与工程力学的基础。在力学上，牛顿阐明了动量和角动量守恒的原理，提出牛顿运动定律</w:t>
        </w:r>
        <w:r w:rsidRPr="00025B80">
          <w:rPr>
            <w:rFonts w:ascii="Times New Roman" w:eastAsia="KaiTi" w:hAnsi="Times New Roman" w:cs="Times New Roman"/>
            <w:lang w:eastAsia="zh-CN"/>
          </w:rPr>
          <w:t xml:space="preserve"> </w:t>
        </w:r>
        <w:r w:rsidRPr="00025B80">
          <w:rPr>
            <w:rFonts w:ascii="Times New Roman" w:eastAsia="KaiTi" w:hAnsi="Times New Roman" w:cs="Times New Roman"/>
            <w:lang w:eastAsia="zh-CN"/>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ins>
    </w:p>
    <w:p w14:paraId="56DE67E1" w14:textId="505BF2A9" w:rsidR="00025B80" w:rsidRPr="00025B80" w:rsidRDefault="00025B80" w:rsidP="00025B80">
      <w:pPr>
        <w:ind w:firstLine="480"/>
        <w:rPr>
          <w:ins w:id="1003" w:author="吴敏" w:date="2023-05-09T23:39:00Z"/>
          <w:rFonts w:eastAsia="KaiTi"/>
          <w:lang w:eastAsia="zh-CN"/>
        </w:rPr>
      </w:pPr>
      <w:ins w:id="1004" w:author="吴敏" w:date="2023-05-09T23:39:00Z">
        <w:r w:rsidRPr="00025B80">
          <w:rPr>
            <w:rFonts w:eastAsia="KaiTi"/>
            <w:lang w:eastAsia="zh-CN"/>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ins>
    </w:p>
    <w:p w14:paraId="14A79466" w14:textId="17BB8768" w:rsidR="008E39D7" w:rsidRDefault="00025B80" w:rsidP="00025B80">
      <w:pPr>
        <w:ind w:firstLine="480"/>
        <w:rPr>
          <w:ins w:id="1005" w:author="吴敏" w:date="2023-05-09T23:40:00Z"/>
          <w:rFonts w:eastAsia="KaiTi"/>
          <w:lang w:eastAsia="zh-CN"/>
        </w:rPr>
      </w:pPr>
      <w:ins w:id="1006" w:author="吴敏" w:date="2023-05-09T23:39:00Z">
        <w:r w:rsidRPr="00025B80">
          <w:rPr>
            <w:rFonts w:eastAsia="KaiTi"/>
            <w:lang w:eastAsia="zh-CN"/>
          </w:rPr>
          <w:t>银河系有上千亿的恒星星系，这些恒星系都在运动，如果它们不运动要么相互靠近撞击在一起，要么对银河中心强大引力拉扯，最终被引力超群绝伦的</w:t>
        </w:r>
        <w:r w:rsidRPr="00025B80">
          <w:rPr>
            <w:rFonts w:eastAsia="KaiTi"/>
            <w:lang w:eastAsia="zh-CN"/>
          </w:rPr>
          <w:lastRenderedPageBreak/>
          <w:t>黑洞吞噬掉。</w:t>
        </w:r>
      </w:ins>
    </w:p>
    <w:p w14:paraId="17169D70" w14:textId="77777777" w:rsidR="00AB154A" w:rsidRPr="00AB154A" w:rsidRDefault="00AB154A" w:rsidP="00AB154A">
      <w:pPr>
        <w:ind w:firstLine="480"/>
        <w:rPr>
          <w:ins w:id="1007" w:author="吴敏" w:date="2023-05-09T23:40:00Z"/>
          <w:rFonts w:eastAsia="KaiTi"/>
          <w:lang w:eastAsia="zh-CN"/>
        </w:rPr>
      </w:pPr>
      <w:ins w:id="1008" w:author="吴敏" w:date="2023-05-09T23:40:00Z">
        <w:r w:rsidRPr="00AB154A">
          <w:rPr>
            <w:rFonts w:eastAsia="KaiTi"/>
            <w:b/>
            <w:bCs/>
            <w:lang w:eastAsia="zh-CN"/>
          </w:rPr>
          <w:t>天体的自转能量又是怎么产生的呢？</w:t>
        </w:r>
      </w:ins>
    </w:p>
    <w:p w14:paraId="248E4C96" w14:textId="1D509AAC" w:rsidR="00AB154A" w:rsidRPr="00AB154A" w:rsidRDefault="00AB154A">
      <w:pPr>
        <w:ind w:firstLine="480"/>
        <w:rPr>
          <w:rFonts w:eastAsia="KaiTi"/>
          <w:lang w:eastAsia="zh-CN"/>
          <w:rPrChange w:id="1009" w:author="吴敏" w:date="2023-05-09T23:40:00Z">
            <w:rPr>
              <w:rFonts w:ascii="Times New Roman" w:eastAsia="KaiTi" w:hAnsi="Times New Roman" w:cs="Times New Roman"/>
              <w:lang w:eastAsia="zh-CN"/>
            </w:rPr>
          </w:rPrChange>
        </w:rPr>
        <w:pPrChange w:id="1010" w:author="吴敏" w:date="2023-05-10T00:27:00Z">
          <w:pPr>
            <w:numPr>
              <w:numId w:val="25"/>
            </w:numPr>
            <w:ind w:firstLineChars="200" w:firstLine="480"/>
            <w:jc w:val="both"/>
          </w:pPr>
        </w:pPrChange>
      </w:pPr>
      <w:ins w:id="1011" w:author="吴敏" w:date="2023-05-09T23:40:00Z">
        <w:r w:rsidRPr="00AB154A">
          <w:rPr>
            <w:rFonts w:eastAsia="KaiTi"/>
            <w:lang w:eastAsia="zh-CN"/>
          </w:rPr>
          <w:t>    </w:t>
        </w:r>
        <w:r w:rsidRPr="00AB154A">
          <w:rPr>
            <w:rFonts w:eastAsia="KaiTi"/>
            <w:lang w:eastAsia="zh-CN"/>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ins>
    </w:p>
    <w:p w14:paraId="7BF4BE94"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太阳的质量占太阳系总质量的</w:t>
      </w:r>
      <w:r w:rsidRPr="008E39D7">
        <w:rPr>
          <w:rFonts w:ascii="Times New Roman" w:eastAsia="KaiTi" w:hAnsi="Times New Roman" w:cs="Times New Roman"/>
          <w:lang w:eastAsia="zh-CN"/>
        </w:rPr>
        <w:t>99.86%</w:t>
      </w:r>
      <w:r w:rsidRPr="008E39D7">
        <w:rPr>
          <w:rFonts w:ascii="Times New Roman" w:eastAsia="KaiTi" w:hAnsi="Times New Roman" w:cs="Times New Roman"/>
          <w:lang w:eastAsia="zh-CN"/>
        </w:rPr>
        <w:t>，太阳系中其他的天体</w:t>
      </w:r>
      <w:r w:rsidRPr="008E39D7">
        <w:rPr>
          <w:rFonts w:ascii="Times New Roman" w:eastAsia="KaiTi" w:hAnsi="Times New Roman" w:cs="Times New Roman" w:hint="eastAsia"/>
          <w:lang w:eastAsia="zh-CN"/>
        </w:rPr>
        <w:t>(</w:t>
      </w:r>
      <w:r w:rsidRPr="008E39D7">
        <w:rPr>
          <w:rFonts w:ascii="Times New Roman" w:eastAsia="KaiTi" w:hAnsi="Times New Roman" w:cs="Times New Roman" w:hint="eastAsia"/>
          <w:lang w:eastAsia="zh-CN"/>
        </w:rPr>
        <w:t>行星等</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只占</w:t>
      </w:r>
      <w:r w:rsidRPr="008E39D7">
        <w:rPr>
          <w:rFonts w:ascii="Times New Roman" w:eastAsia="KaiTi" w:hAnsi="Times New Roman" w:cs="Times New Roman"/>
          <w:lang w:eastAsia="zh-CN"/>
        </w:rPr>
        <w:t>0.14%</w:t>
      </w:r>
      <w:r w:rsidRPr="008E39D7">
        <w:rPr>
          <w:rFonts w:ascii="Times New Roman" w:eastAsia="KaiTi" w:hAnsi="Times New Roman" w:cs="Times New Roman"/>
          <w:lang w:eastAsia="zh-CN"/>
        </w:rPr>
        <w:t>，如果宇宙是真空，没有任何阻力，</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根据引力效应，太阳系中的所有行星会被太阳吸引到跟太阳靠拢，</w:t>
      </w:r>
      <w:r w:rsidRPr="008E39D7">
        <w:rPr>
          <w:rFonts w:ascii="Times New Roman" w:eastAsia="KaiTi" w:hAnsi="Times New Roman" w:cs="Times New Roman" w:hint="eastAsia"/>
          <w:lang w:eastAsia="zh-CN"/>
        </w:rPr>
        <w:t>太阳系将</w:t>
      </w:r>
      <w:r w:rsidRPr="008E39D7">
        <w:rPr>
          <w:rFonts w:ascii="Times New Roman" w:eastAsia="KaiTi" w:hAnsi="Times New Roman" w:cs="Times New Roman"/>
          <w:lang w:eastAsia="zh-CN"/>
        </w:rPr>
        <w:t>只剩一个太阳</w:t>
      </w:r>
      <w:r w:rsidRPr="008E39D7">
        <w:rPr>
          <w:rFonts w:ascii="Times New Roman" w:eastAsia="KaiTi" w:hAnsi="Times New Roman" w:cs="Times New Roman" w:hint="eastAsia"/>
          <w:lang w:eastAsia="zh-CN"/>
        </w:rPr>
        <w:t>。</w:t>
      </w:r>
    </w:p>
    <w:p w14:paraId="77403670"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以此类推到地球、月亮、银河系等。</w:t>
      </w:r>
    </w:p>
    <w:p w14:paraId="75755E7F"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这个现象并未发生，那就代表在宇宙中，存在某种现代科技不可见，不可测的物质，介于太阳系的天体跟太阳中，降低了太阳的引力，这个物质我们称为</w:t>
      </w:r>
      <w:r w:rsidRPr="008E39D7">
        <w:rPr>
          <w:rFonts w:ascii="Times New Roman" w:eastAsia="KaiTi" w:hAnsi="Times New Roman" w:cs="Times New Roman"/>
          <w:lang w:eastAsia="zh-CN"/>
        </w:rPr>
        <w:t>the one</w:t>
      </w:r>
    </w:p>
    <w:p w14:paraId="32B7190F" w14:textId="2264E9B2" w:rsidR="008E39D7" w:rsidRDefault="008E39D7" w:rsidP="00A319C5">
      <w:pPr>
        <w:numPr>
          <w:ilvl w:val="0"/>
          <w:numId w:val="25"/>
        </w:numPr>
        <w:ind w:firstLineChars="200" w:firstLine="480"/>
        <w:jc w:val="both"/>
        <w:rPr>
          <w:ins w:id="1012" w:author="顏 秉田" w:date="2023-04-22T00:47:00Z"/>
          <w:rFonts w:ascii="Times New Roman" w:eastAsia="KaiTi" w:hAnsi="Times New Roman" w:cs="Times New Roman"/>
          <w:lang w:eastAsia="zh-CN"/>
        </w:rPr>
      </w:pPr>
      <w:r w:rsidRPr="008E39D7">
        <w:rPr>
          <w:rFonts w:ascii="Times New Roman" w:eastAsia="KaiTi" w:hAnsi="Times New Roman" w:cs="Times New Roman"/>
          <w:lang w:eastAsia="zh-CN"/>
        </w:rPr>
        <w:t>海绵的图</w:t>
      </w:r>
      <w:r w:rsidRPr="008E39D7">
        <w:rPr>
          <w:rFonts w:ascii="Times New Roman" w:eastAsia="KaiTi" w:hAnsi="Times New Roman" w:cs="Times New Roman" w:hint="eastAsia"/>
          <w:lang w:eastAsia="zh-CN"/>
        </w:rPr>
        <w:t>：海绵中最小的粒子</w:t>
      </w:r>
      <w:ins w:id="1013" w:author="吴敏" w:date="2023-05-10T10:39:00Z">
        <w:r w:rsidR="00675C99">
          <w:rPr>
            <w:rFonts w:ascii="Times New Roman" w:eastAsia="KaiTi" w:hAnsi="Times New Roman" w:cs="Times New Roman" w:hint="eastAsia"/>
            <w:lang w:eastAsia="zh-CN"/>
          </w:rPr>
          <w:t>称作</w:t>
        </w:r>
      </w:ins>
      <w:del w:id="1014" w:author="吴敏" w:date="2023-05-10T10:39:00Z">
        <w:r w:rsidRPr="008E39D7" w:rsidDel="00675C99">
          <w:rPr>
            <w:rFonts w:ascii="Times New Roman" w:eastAsia="KaiTi" w:hAnsi="Times New Roman" w:cs="Times New Roman" w:hint="eastAsia"/>
            <w:lang w:eastAsia="zh-CN"/>
          </w:rPr>
          <w:delText>成作</w:delText>
        </w:r>
      </w:del>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p>
    <w:p w14:paraId="102184A8" w14:textId="67378D4C" w:rsidR="00EF16B4" w:rsidRPr="00EF16B4" w:rsidRDefault="00EF16B4" w:rsidP="00A319C5">
      <w:pPr>
        <w:numPr>
          <w:ilvl w:val="0"/>
          <w:numId w:val="25"/>
        </w:numPr>
        <w:ind w:firstLineChars="200" w:firstLine="480"/>
        <w:jc w:val="both"/>
        <w:rPr>
          <w:ins w:id="1015" w:author="顏 秉田" w:date="2023-04-22T00:51:00Z"/>
          <w:rFonts w:ascii="Times New Roman" w:eastAsia="KaiTi" w:hAnsi="Times New Roman" w:cs="Times New Roman"/>
          <w:lang w:eastAsia="zh-CN"/>
          <w:rPrChange w:id="1016" w:author="顏 秉田" w:date="2023-04-22T00:51:00Z">
            <w:rPr>
              <w:ins w:id="1017" w:author="顏 秉田" w:date="2023-04-22T00:51:00Z"/>
              <w:rFonts w:ascii="Times New Roman" w:eastAsia="DengXian" w:hAnsi="Times New Roman" w:cs="Times New Roman"/>
              <w:lang w:eastAsia="zh-CN"/>
            </w:rPr>
          </w:rPrChange>
        </w:rPr>
      </w:pPr>
      <w:ins w:id="1018" w:author="顏 秉田" w:date="2023-04-22T00:50:00Z">
        <w:r>
          <w:rPr>
            <w:rFonts w:ascii="Times New Roman" w:hAnsi="Times New Roman" w:cs="Times New Roman" w:hint="eastAsia"/>
            <w:lang w:eastAsia="zh-CN"/>
          </w:rPr>
          <w:t>在</w:t>
        </w:r>
      </w:ins>
      <w:ins w:id="1019" w:author="顏 秉田" w:date="2023-04-22T00:49:00Z">
        <w:r>
          <w:rPr>
            <w:rFonts w:ascii="Times New Roman" w:hAnsi="Times New Roman" w:cs="Times New Roman" w:hint="eastAsia"/>
            <w:lang w:eastAsia="zh-CN"/>
          </w:rPr>
          <w:t>一个</w:t>
        </w:r>
      </w:ins>
      <w:ins w:id="1020" w:author="顏 秉田" w:date="2023-04-22T00:50:00Z">
        <w:r>
          <w:rPr>
            <w:rFonts w:ascii="Times New Roman" w:hAnsi="Times New Roman" w:cs="Times New Roman" w:hint="eastAsia"/>
            <w:lang w:eastAsia="zh-CN"/>
          </w:rPr>
          <w:t>长</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宽</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高</w:t>
        </w:r>
        <w:r>
          <w:rPr>
            <w:rFonts w:ascii="Times New Roman" w:hAnsi="Times New Roman" w:cs="Times New Roman" w:hint="eastAsia"/>
            <w:lang w:eastAsia="zh-CN"/>
          </w:rPr>
          <w:t>x</w:t>
        </w:r>
        <w:r>
          <w:rPr>
            <w:rFonts w:ascii="Times New Roman" w:hAnsi="Times New Roman" w:cs="Times New Roman"/>
            <w:lang w:eastAsia="zh-CN"/>
          </w:rPr>
          <w:t>x</w:t>
        </w:r>
      </w:ins>
      <w:ins w:id="1021" w:author="顏 秉田" w:date="2023-04-22T00:49:00Z">
        <w:r>
          <w:rPr>
            <w:rFonts w:ascii="Times New Roman" w:hAnsi="Times New Roman" w:cs="Times New Roman" w:hint="eastAsia"/>
            <w:lang w:eastAsia="zh-CN"/>
          </w:rPr>
          <w:t>正方形箱子中</w:t>
        </w:r>
      </w:ins>
      <w:ins w:id="1022" w:author="顏 秉田" w:date="2023-04-22T00:50:00Z">
        <w:r>
          <w:rPr>
            <w:rFonts w:ascii="Times New Roman" w:hAnsi="Times New Roman" w:cs="Times New Roman" w:hint="eastAsia"/>
            <w:lang w:eastAsia="zh-CN"/>
          </w:rPr>
          <w:t>（代表太阳系）</w:t>
        </w:r>
      </w:ins>
      <w:ins w:id="1023" w:author="顏 秉田" w:date="2023-04-22T00:48:00Z">
        <w:r>
          <w:rPr>
            <w:rFonts w:ascii="Times New Roman" w:hAnsi="Times New Roman" w:cs="Times New Roman" w:hint="eastAsia"/>
            <w:lang w:eastAsia="zh-CN"/>
          </w:rPr>
          <w:t>,</w:t>
        </w:r>
        <w:r>
          <w:rPr>
            <w:rFonts w:ascii="Times New Roman" w:hAnsi="Times New Roman" w:cs="Times New Roman" w:hint="eastAsia"/>
            <w:lang w:eastAsia="zh-CN"/>
          </w:rPr>
          <w:t>放上一颗</w:t>
        </w:r>
        <w:r>
          <w:rPr>
            <w:rFonts w:ascii="Times New Roman" w:hAnsi="Times New Roman" w:cs="Times New Roman"/>
            <w:lang w:eastAsia="zh-CN"/>
          </w:rPr>
          <w:t>1</w:t>
        </w:r>
        <w:r>
          <w:rPr>
            <w:rFonts w:ascii="Times New Roman" w:hAnsi="Times New Roman" w:cs="Times New Roman" w:hint="eastAsia"/>
            <w:lang w:eastAsia="zh-CN"/>
          </w:rPr>
          <w:t>公斤太阳大小的正极</w:t>
        </w:r>
      </w:ins>
      <w:ins w:id="1024" w:author="顏 秉田" w:date="2023-04-22T00:49:00Z">
        <w:r>
          <w:rPr>
            <w:rFonts w:ascii="Times New Roman" w:hAnsi="Times New Roman" w:cs="Times New Roman" w:hint="eastAsia"/>
            <w:lang w:eastAsia="zh-CN"/>
          </w:rPr>
          <w:t>强</w:t>
        </w:r>
      </w:ins>
      <w:ins w:id="1025" w:author="顏 秉田" w:date="2023-04-22T00:48:00Z">
        <w:r>
          <w:rPr>
            <w:rFonts w:ascii="Times New Roman" w:hAnsi="Times New Roman" w:cs="Times New Roman" w:hint="eastAsia"/>
            <w:lang w:eastAsia="zh-CN"/>
          </w:rPr>
          <w:t>磁铁</w:t>
        </w:r>
        <w:r>
          <w:rPr>
            <w:rFonts w:ascii="Times New Roman" w:hAnsi="Times New Roman" w:cs="Times New Roman" w:hint="eastAsia"/>
            <w:lang w:eastAsia="zh-CN"/>
          </w:rPr>
          <w:t>,</w:t>
        </w:r>
      </w:ins>
      <w:ins w:id="1026" w:author="顏 秉田" w:date="2023-04-22T00:53:00Z">
        <w:r>
          <w:rPr>
            <w:rFonts w:ascii="Times New Roman" w:hAnsi="Times New Roman" w:cs="Times New Roman" w:hint="eastAsia"/>
            <w:lang w:eastAsia="zh-CN"/>
          </w:rPr>
          <w:t>在比太阳跟地球</w:t>
        </w:r>
      </w:ins>
      <w:ins w:id="1027" w:author="顏 秉田" w:date="2023-04-22T00:51:00Z">
        <w:r>
          <w:rPr>
            <w:rFonts w:ascii="Times New Roman" w:hAnsi="Times New Roman" w:cs="Times New Roman" w:hint="eastAsia"/>
            <w:lang w:eastAsia="zh-CN"/>
          </w:rPr>
          <w:t>等比例缩小的</w:t>
        </w:r>
      </w:ins>
      <w:ins w:id="1028" w:author="顏 秉田" w:date="2023-04-22T00:53:00Z">
        <w:r>
          <w:rPr>
            <w:rFonts w:ascii="Times New Roman" w:hAnsi="Times New Roman" w:cs="Times New Roman" w:hint="eastAsia"/>
            <w:lang w:eastAsia="zh-CN"/>
          </w:rPr>
          <w:t>距离更远一些的地方</w:t>
        </w:r>
      </w:ins>
      <w:ins w:id="1029" w:author="顏 秉田" w:date="2023-04-22T00:51:00Z">
        <w:r>
          <w:rPr>
            <w:rFonts w:ascii="Times New Roman" w:hAnsi="Times New Roman" w:cs="Times New Roman" w:hint="eastAsia"/>
            <w:lang w:eastAsia="zh-CN"/>
          </w:rPr>
          <w:t>,</w:t>
        </w:r>
      </w:ins>
      <w:ins w:id="1030" w:author="顏 秉田" w:date="2023-04-22T00:48:00Z">
        <w:r>
          <w:rPr>
            <w:rFonts w:ascii="Times New Roman" w:hAnsi="Times New Roman" w:cs="Times New Roman" w:hint="eastAsia"/>
            <w:lang w:eastAsia="zh-CN"/>
          </w:rPr>
          <w:t>同时放上一颗</w:t>
        </w:r>
      </w:ins>
      <w:ins w:id="1031" w:author="顏 秉田" w:date="2023-04-22T00:49:00Z">
        <w:r>
          <w:rPr>
            <w:rFonts w:ascii="Times New Roman" w:hAnsi="Times New Roman" w:cs="Times New Roman" w:hint="eastAsia"/>
            <w:lang w:eastAsia="zh-CN"/>
          </w:rPr>
          <w:t>0</w:t>
        </w:r>
        <w:r>
          <w:rPr>
            <w:rFonts w:ascii="Times New Roman" w:hAnsi="Times New Roman" w:cs="Times New Roman"/>
            <w:lang w:eastAsia="zh-CN"/>
          </w:rPr>
          <w:t>.14</w:t>
        </w:r>
        <w:r>
          <w:rPr>
            <w:rFonts w:ascii="Times New Roman" w:hAnsi="Times New Roman" w:cs="Times New Roman" w:hint="eastAsia"/>
            <w:lang w:eastAsia="zh-CN"/>
          </w:rPr>
          <w:t>公斤的负极强磁铁代表地球</w:t>
        </w:r>
        <w:r>
          <w:rPr>
            <w:rFonts w:asciiTheme="minorEastAsia" w:hAnsiTheme="minorEastAsia" w:cs="Times New Roman" w:hint="eastAsia"/>
            <w:lang w:eastAsia="zh-CN"/>
          </w:rPr>
          <w:t>，</w:t>
        </w:r>
      </w:ins>
      <w:ins w:id="1032" w:author="顏 秉田" w:date="2023-04-22T00:50:00Z">
        <w:r>
          <w:rPr>
            <w:rFonts w:ascii="Times New Roman" w:hAnsi="Times New Roman" w:cs="Times New Roman" w:hint="eastAsia"/>
            <w:lang w:eastAsia="zh-CN"/>
          </w:rPr>
          <w:t>这个代表地球的负极强磁铁</w:t>
        </w:r>
        <w:r>
          <w:rPr>
            <w:rFonts w:ascii="Times New Roman" w:hAnsi="Times New Roman" w:cs="Times New Roman" w:hint="eastAsia"/>
            <w:lang w:eastAsia="zh-CN"/>
          </w:rPr>
          <w:t>,</w:t>
        </w:r>
        <w:r>
          <w:rPr>
            <w:rFonts w:ascii="Times New Roman" w:hAnsi="Times New Roman" w:cs="Times New Roman" w:hint="eastAsia"/>
            <w:lang w:eastAsia="zh-CN"/>
          </w:rPr>
          <w:t>会</w:t>
        </w:r>
      </w:ins>
      <w:ins w:id="1033" w:author="顏 秉田" w:date="2023-04-22T00:51:00Z">
        <w:r>
          <w:rPr>
            <w:rFonts w:ascii="Times New Roman" w:hAnsi="Times New Roman" w:cs="Times New Roman" w:hint="eastAsia"/>
            <w:lang w:eastAsia="zh-CN"/>
          </w:rPr>
          <w:t>瞬间被代表太阳的正极强磁铁所吸引</w:t>
        </w:r>
      </w:ins>
    </w:p>
    <w:p w14:paraId="0CDA9E14" w14:textId="7AD6F8A8" w:rsidR="00EF16B4" w:rsidRPr="008E39D7" w:rsidRDefault="00EF16B4" w:rsidP="00A319C5">
      <w:pPr>
        <w:numPr>
          <w:ilvl w:val="0"/>
          <w:numId w:val="25"/>
        </w:numPr>
        <w:ind w:firstLineChars="200" w:firstLine="480"/>
        <w:jc w:val="both"/>
        <w:rPr>
          <w:rFonts w:ascii="Times New Roman" w:eastAsia="KaiTi" w:hAnsi="Times New Roman" w:cs="Times New Roman"/>
          <w:lang w:eastAsia="zh-CN"/>
        </w:rPr>
      </w:pPr>
      <w:ins w:id="1034" w:author="顏 秉田" w:date="2023-04-22T00:51:00Z">
        <w:r>
          <w:rPr>
            <w:rFonts w:ascii="Times New Roman" w:hAnsi="Times New Roman" w:cs="Times New Roman" w:hint="eastAsia"/>
            <w:lang w:eastAsia="zh-CN"/>
          </w:rPr>
          <w:t>接下来</w:t>
        </w:r>
      </w:ins>
      <w:ins w:id="1035" w:author="顏 秉田" w:date="2023-04-22T00:52:00Z">
        <w:r>
          <w:rPr>
            <w:rFonts w:ascii="Times New Roman" w:hAnsi="Times New Roman" w:cs="Times New Roman" w:hint="eastAsia"/>
            <w:lang w:eastAsia="zh-CN"/>
          </w:rPr>
          <w:t>在正方形箱子中装上海绵</w:t>
        </w:r>
        <w:r>
          <w:rPr>
            <w:rFonts w:asciiTheme="minorEastAsia" w:hAnsiTheme="minorEastAsia" w:cs="Times New Roman" w:hint="eastAsia"/>
            <w:lang w:eastAsia="zh-CN"/>
          </w:rPr>
          <w:t>，</w:t>
        </w:r>
        <w:r>
          <w:rPr>
            <w:rFonts w:ascii="Times New Roman" w:hAnsi="Times New Roman" w:cs="Times New Roman" w:hint="eastAsia"/>
            <w:lang w:eastAsia="zh-CN"/>
          </w:rPr>
          <w:t>在代表太阳的地方一样放上</w:t>
        </w:r>
        <w:r>
          <w:rPr>
            <w:rFonts w:ascii="Times New Roman" w:hAnsi="Times New Roman" w:cs="Times New Roman" w:hint="eastAsia"/>
            <w:lang w:eastAsia="zh-CN"/>
          </w:rPr>
          <w:t>1</w:t>
        </w:r>
        <w:r>
          <w:rPr>
            <w:rFonts w:ascii="Times New Roman" w:hAnsi="Times New Roman" w:cs="Times New Roman" w:hint="eastAsia"/>
            <w:lang w:eastAsia="zh-CN"/>
          </w:rPr>
          <w:t>公斤太阳大小的正极强磁铁</w:t>
        </w:r>
        <w:r>
          <w:rPr>
            <w:rFonts w:asciiTheme="minorEastAsia" w:hAnsiTheme="minorEastAsia" w:cs="Times New Roman" w:hint="eastAsia"/>
            <w:lang w:eastAsia="zh-CN"/>
          </w:rPr>
          <w:t>，</w:t>
        </w:r>
        <w:r>
          <w:rPr>
            <w:rFonts w:ascii="Times New Roman" w:hAnsi="Times New Roman" w:cs="Times New Roman" w:hint="eastAsia"/>
            <w:lang w:eastAsia="zh-CN"/>
          </w:rPr>
          <w:t>另外在</w:t>
        </w:r>
      </w:ins>
      <w:ins w:id="1036" w:author="顏 秉田" w:date="2023-04-22T00:53:00Z">
        <w:r>
          <w:rPr>
            <w:rFonts w:ascii="Times New Roman" w:hAnsi="Times New Roman" w:cs="Times New Roman" w:hint="eastAsia"/>
            <w:lang w:eastAsia="zh-CN"/>
          </w:rPr>
          <w:t>刚刚</w:t>
        </w:r>
      </w:ins>
      <w:ins w:id="1037" w:author="顏 秉田" w:date="2023-04-22T00:52:00Z">
        <w:r>
          <w:rPr>
            <w:rFonts w:ascii="Times New Roman" w:hAnsi="Times New Roman" w:cs="Times New Roman" w:hint="eastAsia"/>
            <w:lang w:eastAsia="zh-CN"/>
          </w:rPr>
          <w:t>代表地球的地方放上</w:t>
        </w:r>
        <w:r>
          <w:rPr>
            <w:rFonts w:ascii="Times New Roman" w:hAnsi="Times New Roman" w:cs="Times New Roman" w:hint="eastAsia"/>
            <w:lang w:eastAsia="zh-CN"/>
          </w:rPr>
          <w:t>0.14</w:t>
        </w:r>
        <w:r>
          <w:rPr>
            <w:rFonts w:ascii="Times New Roman" w:hAnsi="Times New Roman" w:cs="Times New Roman" w:hint="eastAsia"/>
            <w:lang w:eastAsia="zh-CN"/>
          </w:rPr>
          <w:t>公斤的负极强磁铁</w:t>
        </w:r>
        <w:r>
          <w:rPr>
            <w:rFonts w:asciiTheme="minorEastAsia" w:hAnsiTheme="minorEastAsia" w:cs="Times New Roman" w:hint="eastAsia"/>
            <w:lang w:eastAsia="zh-CN"/>
          </w:rPr>
          <w:t>，</w:t>
        </w:r>
      </w:ins>
      <w:ins w:id="1038" w:author="顏 秉田" w:date="2023-04-22T00:53:00Z">
        <w:r>
          <w:rPr>
            <w:rFonts w:asciiTheme="minorEastAsia" w:hAnsiTheme="minorEastAsia" w:cs="Times New Roman" w:hint="eastAsia"/>
            <w:lang w:eastAsia="zh-CN"/>
          </w:rPr>
          <w:t>会发现地球会被太阳吸引到</w:t>
        </w:r>
      </w:ins>
      <w:ins w:id="1039" w:author="顏 秉田" w:date="2023-04-22T00:54:00Z">
        <w:r>
          <w:rPr>
            <w:rFonts w:asciiTheme="minorEastAsia" w:hAnsiTheme="minorEastAsia" w:cs="Times New Roman" w:hint="eastAsia"/>
            <w:lang w:eastAsia="zh-CN"/>
          </w:rPr>
          <w:t>现在地球跟太阳相对位置，其中地球跟太阳中间的海绵会因为太阳的吸力而被压缩，这个压缩我们称为T</w:t>
        </w:r>
        <w:r>
          <w:rPr>
            <w:rFonts w:asciiTheme="minorEastAsia" w:hAnsiTheme="minorEastAsia" w:cs="Times New Roman"/>
            <w:lang w:eastAsia="zh-CN"/>
          </w:rPr>
          <w:t>he one</w:t>
        </w:r>
        <w:r>
          <w:rPr>
            <w:rFonts w:asciiTheme="minorEastAsia" w:hAnsiTheme="minorEastAsia" w:cs="Times New Roman" w:hint="eastAsia"/>
            <w:lang w:eastAsia="zh-CN"/>
          </w:rPr>
          <w:t>密度，</w:t>
        </w:r>
      </w:ins>
      <w:ins w:id="1040" w:author="顏 秉田" w:date="2023-04-22T00:55:00Z">
        <w:r>
          <w:rPr>
            <w:rFonts w:asciiTheme="minorEastAsia" w:hAnsiTheme="minorEastAsia" w:cs="Times New Roman" w:hint="eastAsia"/>
            <w:lang w:eastAsia="zh-CN"/>
          </w:rPr>
          <w:t>因The one密度造成的阻力，让地球不被太阳吸引</w:t>
        </w:r>
        <w:r>
          <w:rPr>
            <w:rFonts w:ascii="Microsoft JhengHei" w:eastAsia="Microsoft JhengHei" w:hAnsi="Microsoft JhengHei" w:cs="Times New Roman" w:hint="eastAsia"/>
            <w:lang w:eastAsia="zh-CN"/>
          </w:rPr>
          <w:t>〭</w:t>
        </w:r>
      </w:ins>
    </w:p>
    <w:p w14:paraId="35493615" w14:textId="59BB5B2E" w:rsidR="008E39D7" w:rsidRDefault="00062959" w:rsidP="00A319C5">
      <w:pPr>
        <w:ind w:firstLineChars="200" w:firstLine="536"/>
        <w:jc w:val="both"/>
        <w:rPr>
          <w:ins w:id="1041" w:author="吴敏" w:date="2023-05-09T21:23:00Z"/>
          <w:rFonts w:ascii="Times New Roman" w:eastAsia="KaiTi" w:hAnsi="Times New Roman" w:cs="Times New Roman"/>
          <w:lang w:eastAsia="zh-CN"/>
        </w:rPr>
      </w:pPr>
      <w:ins w:id="1042" w:author="吴敏" w:date="2023-05-10T10:22:00Z">
        <w:r w:rsidRPr="003F01D5">
          <w:rPr>
            <w:rFonts w:ascii="Helvetica Neue" w:hAnsi="Helvetica Neue"/>
            <w:spacing w:val="8"/>
            <w:sz w:val="26"/>
            <w:szCs w:val="26"/>
            <w:highlight w:val="yellow"/>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Pr>
            <w:rFonts w:ascii="Helvetica Neue" w:hAnsi="Helvetica Neue"/>
            <w:spacing w:val="8"/>
            <w:sz w:val="26"/>
            <w:szCs w:val="26"/>
          </w:rPr>
          <w:t>，并且它是安全易控的，宇宙能量网中的每个网格细胞就如同我们的神经突触那样彼此并不相触，因此不会产生核子反应那样的连锁反应。</w:t>
        </w:r>
        <w:r>
          <w:rPr>
            <w:rFonts w:ascii="Helvetica Neue" w:hAnsi="Helvetica Neue"/>
            <w:spacing w:val="8"/>
            <w:sz w:val="26"/>
            <w:szCs w:val="26"/>
          </w:rPr>
          <w:br/>
        </w:r>
      </w:ins>
    </w:p>
    <w:p w14:paraId="4D866C16" w14:textId="77777777" w:rsidR="005E1306" w:rsidRPr="005E1306" w:rsidRDefault="005E1306" w:rsidP="005E1306">
      <w:pPr>
        <w:ind w:firstLineChars="200" w:firstLine="480"/>
        <w:jc w:val="both"/>
        <w:rPr>
          <w:ins w:id="1043" w:author="吴敏" w:date="2023-05-09T21:23:00Z"/>
          <w:rFonts w:ascii="Times New Roman" w:eastAsia="KaiTi" w:hAnsi="Times New Roman" w:cs="Times New Roman"/>
          <w:lang w:val="en-GB" w:eastAsia="zh-CN"/>
        </w:rPr>
      </w:pPr>
      <w:ins w:id="1044" w:author="吴敏" w:date="2023-05-09T21:23:00Z">
        <w:r w:rsidRPr="005E1306">
          <w:rPr>
            <w:rFonts w:ascii="Times New Roman" w:eastAsia="KaiTi" w:hAnsi="Times New Roman" w:cs="Times New Roman"/>
            <w:lang w:val="en-GB" w:eastAsia="zh-CN"/>
          </w:rPr>
          <w:t>另一个在宇宙中的大问题是暗物质。从引力我们知道有暗物质存在，可是用光看不见，红外、紫外、</w:t>
        </w:r>
        <w:r w:rsidRPr="005E1306">
          <w:rPr>
            <w:rFonts w:ascii="Times New Roman" w:eastAsia="KaiTi" w:hAnsi="Times New Roman" w:cs="Times New Roman"/>
            <w:lang w:val="en-GB" w:eastAsia="zh-CN"/>
          </w:rPr>
          <w:t>X-</w:t>
        </w:r>
        <w:r w:rsidRPr="005E1306">
          <w:rPr>
            <w:rFonts w:ascii="Times New Roman" w:eastAsia="KaiTi" w:hAnsi="Times New Roman" w:cs="Times New Roman"/>
            <w:lang w:val="en-GB" w:eastAsia="zh-CN"/>
          </w:rPr>
          <w:t>光都看不见。宇宙里</w:t>
        </w:r>
        <w:r w:rsidRPr="005E1306">
          <w:rPr>
            <w:rFonts w:ascii="Times New Roman" w:eastAsia="KaiTi" w:hAnsi="Times New Roman" w:cs="Times New Roman"/>
            <w:lang w:val="en-GB" w:eastAsia="zh-CN"/>
          </w:rPr>
          <w:t xml:space="preserve"> 90% </w:t>
        </w:r>
        <w:r w:rsidRPr="005E1306">
          <w:rPr>
            <w:rFonts w:ascii="Times New Roman" w:eastAsia="KaiTi" w:hAnsi="Times New Roman" w:cs="Times New Roman"/>
            <w:lang w:val="en-GB" w:eastAsia="zh-CN"/>
          </w:rPr>
          <w:t>以上是暗物质。暗物质存在的证明很简单，拿一个星系（</w:t>
        </w:r>
        <w:r w:rsidRPr="005E1306">
          <w:rPr>
            <w:rFonts w:ascii="Times New Roman" w:eastAsia="KaiTi" w:hAnsi="Times New Roman" w:cs="Times New Roman"/>
            <w:lang w:val="en-GB" w:eastAsia="zh-CN"/>
          </w:rPr>
          <w:t>galaxy</w:t>
        </w:r>
        <w:r w:rsidRPr="005E1306">
          <w:rPr>
            <w:rFonts w:ascii="Times New Roman" w:eastAsia="KaiTi" w:hAnsi="Times New Roman" w:cs="Times New Roman"/>
            <w:lang w:val="en-GB" w:eastAsia="zh-CN"/>
          </w:rPr>
          <w:t>），在距离这星系中心</w:t>
        </w:r>
        <w:r w:rsidRPr="005E1306">
          <w:rPr>
            <w:rFonts w:ascii="Times New Roman" w:eastAsia="KaiTi" w:hAnsi="Times New Roman" w:cs="Times New Roman"/>
            <w:lang w:val="en-GB" w:eastAsia="zh-CN"/>
          </w:rPr>
          <w:t xml:space="preserve"> r </w:t>
        </w:r>
        <w:r w:rsidRPr="005E1306">
          <w:rPr>
            <w:rFonts w:ascii="Times New Roman" w:eastAsia="KaiTi" w:hAnsi="Times New Roman" w:cs="Times New Roman"/>
            <w:lang w:val="en-GB" w:eastAsia="zh-CN"/>
          </w:rPr>
          <w:t>处，量任何星或星际尘埃（</w:t>
        </w:r>
        <w:r w:rsidRPr="005E1306">
          <w:rPr>
            <w:rFonts w:ascii="Times New Roman" w:eastAsia="KaiTi" w:hAnsi="Times New Roman" w:cs="Times New Roman"/>
            <w:lang w:val="en-GB" w:eastAsia="zh-CN"/>
          </w:rPr>
          <w:t>dust</w:t>
        </w:r>
        <w:r w:rsidRPr="005E1306">
          <w:rPr>
            <w:rFonts w:ascii="Times New Roman" w:eastAsia="KaiTi" w:hAnsi="Times New Roman" w:cs="Times New Roman"/>
            <w:lang w:val="en-GB" w:eastAsia="zh-CN"/>
          </w:rPr>
          <w:t>）、粒子等的速度</w:t>
        </w:r>
        <w:r w:rsidRPr="005E1306">
          <w:rPr>
            <w:rFonts w:ascii="Times New Roman" w:eastAsia="KaiTi" w:hAnsi="Times New Roman" w:cs="Times New Roman"/>
            <w:lang w:val="en-GB" w:eastAsia="zh-CN"/>
          </w:rPr>
          <w:t xml:space="preserve"> u</w:t>
        </w:r>
        <w:r w:rsidRPr="005E1306">
          <w:rPr>
            <w:rFonts w:ascii="Times New Roman" w:eastAsia="KaiTi" w:hAnsi="Times New Roman" w:cs="Times New Roman"/>
            <w:lang w:val="en-GB" w:eastAsia="zh-CN"/>
          </w:rPr>
          <w:t>，</w:t>
        </w:r>
        <w:r w:rsidRPr="005E1306">
          <w:rPr>
            <w:rFonts w:ascii="Times New Roman" w:eastAsia="KaiTi" w:hAnsi="Times New Roman" w:cs="Times New Roman"/>
            <w:lang w:val="en-GB" w:eastAsia="zh-CN"/>
          </w:rPr>
          <w:t xml:space="preserve">M(r) </w:t>
        </w:r>
        <w:r w:rsidRPr="005E1306">
          <w:rPr>
            <w:rFonts w:ascii="Times New Roman" w:eastAsia="KaiTi" w:hAnsi="Times New Roman" w:cs="Times New Roman"/>
            <w:lang w:val="en-GB" w:eastAsia="zh-CN"/>
          </w:rPr>
          <w:t>是从星系中心至</w:t>
        </w:r>
        <w:r w:rsidRPr="005E1306">
          <w:rPr>
            <w:rFonts w:ascii="Times New Roman" w:eastAsia="KaiTi" w:hAnsi="Times New Roman" w:cs="Times New Roman"/>
            <w:lang w:val="en-GB" w:eastAsia="zh-CN"/>
          </w:rPr>
          <w:t xml:space="preserve"> r </w:t>
        </w:r>
        <w:r w:rsidRPr="005E1306">
          <w:rPr>
            <w:rFonts w:ascii="Times New Roman" w:eastAsia="KaiTi" w:hAnsi="Times New Roman" w:cs="Times New Roman"/>
            <w:lang w:val="en-GB" w:eastAsia="zh-CN"/>
          </w:rPr>
          <w:t>间的引力质量。</w:t>
        </w:r>
        <w:r w:rsidRPr="005E1306">
          <w:rPr>
            <w:rFonts w:ascii="Times New Roman" w:eastAsia="KaiTi" w:hAnsi="Times New Roman" w:cs="Times New Roman"/>
            <w:lang w:val="en-GB" w:eastAsia="zh-CN"/>
          </w:rPr>
          <w:lastRenderedPageBreak/>
          <w:t>从牛顿定理，离</w:t>
        </w:r>
        <w:r w:rsidRPr="005E1306">
          <w:rPr>
            <w:rFonts w:ascii="Times New Roman" w:eastAsia="KaiTi" w:hAnsi="Times New Roman" w:cs="Times New Roman"/>
            <w:lang w:val="en-GB" w:eastAsia="zh-CN"/>
          </w:rPr>
          <w:t xml:space="preserve"> galaxy </w:t>
        </w:r>
        <w:r w:rsidRPr="005E1306">
          <w:rPr>
            <w:rFonts w:ascii="Times New Roman" w:eastAsia="KaiTi" w:hAnsi="Times New Roman" w:cs="Times New Roman"/>
            <w:lang w:val="en-GB" w:eastAsia="zh-CN"/>
          </w:rPr>
          <w:t>向非常远，如果</w:t>
        </w:r>
        <w:r w:rsidRPr="005E1306">
          <w:rPr>
            <w:rFonts w:ascii="Times New Roman" w:eastAsia="KaiTi" w:hAnsi="Times New Roman" w:cs="Times New Roman"/>
            <w:lang w:val="en-GB" w:eastAsia="zh-CN"/>
          </w:rPr>
          <w:t xml:space="preserve"> M(r) </w:t>
        </w:r>
        <w:r w:rsidRPr="005E1306">
          <w:rPr>
            <w:rFonts w:ascii="Times New Roman" w:eastAsia="KaiTi" w:hAnsi="Times New Roman" w:cs="Times New Roman"/>
            <w:lang w:val="en-GB" w:eastAsia="zh-CN"/>
          </w:rPr>
          <w:t>不继续增加，</w:t>
        </w:r>
        <w:r w:rsidRPr="005E1306">
          <w:rPr>
            <w:rFonts w:ascii="Times New Roman" w:eastAsia="KaiTi" w:hAnsi="Times New Roman" w:cs="Times New Roman"/>
            <w:lang w:val="en-GB" w:eastAsia="zh-CN"/>
          </w:rPr>
          <w:t xml:space="preserve">u </w:t>
        </w:r>
        <w:r w:rsidRPr="005E1306">
          <w:rPr>
            <w:rFonts w:ascii="Times New Roman" w:eastAsia="KaiTi" w:hAnsi="Times New Roman" w:cs="Times New Roman"/>
            <w:lang w:val="en-GB" w:eastAsia="zh-CN"/>
          </w:rPr>
          <w:t>应该越来越小，可是事实上不然。拿任何一个星系，</w:t>
        </w:r>
        <w:r w:rsidRPr="005E1306">
          <w:rPr>
            <w:rFonts w:ascii="Times New Roman" w:eastAsia="KaiTi" w:hAnsi="Times New Roman" w:cs="Times New Roman"/>
            <w:lang w:val="en-GB" w:eastAsia="zh-CN"/>
          </w:rPr>
          <w:t xml:space="preserve">u </w:t>
        </w:r>
        <w:r w:rsidRPr="005E1306">
          <w:rPr>
            <w:rFonts w:ascii="Times New Roman" w:eastAsia="KaiTi" w:hAnsi="Times New Roman" w:cs="Times New Roman"/>
            <w:lang w:val="en-GB" w:eastAsia="zh-CN"/>
          </w:rPr>
          <w:t>并不减小，就说明有很多引力质量在里面。</w:t>
        </w:r>
        <w:r w:rsidRPr="005E1306">
          <w:rPr>
            <w:rFonts w:ascii="Times New Roman" w:eastAsia="KaiTi" w:hAnsi="Times New Roman" w:cs="Times New Roman"/>
            <w:lang w:val="en-GB" w:eastAsia="zh-CN"/>
          </w:rPr>
          <w:t xml:space="preserve">NGC3192 </w:t>
        </w:r>
        <w:r w:rsidRPr="005E1306">
          <w:rPr>
            <w:rFonts w:ascii="Times New Roman" w:eastAsia="KaiTi" w:hAnsi="Times New Roman" w:cs="Times New Roman"/>
            <w:lang w:val="en-GB" w:eastAsia="zh-CN"/>
          </w:rPr>
          <w:t>不是单独的一个例子，现在已测量的有</w:t>
        </w:r>
        <w:r w:rsidRPr="005E1306">
          <w:rPr>
            <w:rFonts w:ascii="Times New Roman" w:eastAsia="KaiTi" w:hAnsi="Times New Roman" w:cs="Times New Roman"/>
            <w:lang w:val="en-GB" w:eastAsia="zh-CN"/>
          </w:rPr>
          <w:t xml:space="preserve"> 967 </w:t>
        </w:r>
        <w:r w:rsidRPr="005E1306">
          <w:rPr>
            <w:rFonts w:ascii="Times New Roman" w:eastAsia="KaiTi" w:hAnsi="Times New Roman" w:cs="Times New Roman"/>
            <w:lang w:val="en-GB" w:eastAsia="zh-CN"/>
          </w:rPr>
          <w:t>个星系，所有的都是这样，没有一个例外。这些暗物质是什么我们不知道。所以在宇宙中有</w:t>
        </w:r>
        <w:r w:rsidRPr="005E1306">
          <w:rPr>
            <w:rFonts w:ascii="Times New Roman" w:eastAsia="KaiTi" w:hAnsi="Times New Roman" w:cs="Times New Roman"/>
            <w:lang w:val="en-GB" w:eastAsia="zh-CN"/>
          </w:rPr>
          <w:t xml:space="preserve"> 90% </w:t>
        </w:r>
        <w:r w:rsidRPr="005E1306">
          <w:rPr>
            <w:rFonts w:ascii="Times New Roman" w:eastAsia="KaiTi" w:hAnsi="Times New Roman" w:cs="Times New Roman"/>
            <w:lang w:val="en-GB" w:eastAsia="zh-CN"/>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ins>
    </w:p>
    <w:p w14:paraId="1EA8D1D4" w14:textId="77777777" w:rsidR="005E1306" w:rsidRPr="005E1306" w:rsidRDefault="005E1306" w:rsidP="00A319C5">
      <w:pPr>
        <w:ind w:firstLineChars="200" w:firstLine="480"/>
        <w:jc w:val="both"/>
        <w:rPr>
          <w:rFonts w:ascii="Times New Roman" w:eastAsia="KaiTi" w:hAnsi="Times New Roman" w:cs="Times New Roman"/>
          <w:lang w:val="en-GB" w:eastAsia="zh-CN"/>
          <w:rPrChange w:id="1045" w:author="吴敏" w:date="2023-05-09T21:23:00Z">
            <w:rPr>
              <w:rFonts w:ascii="Times New Roman" w:eastAsia="KaiTi" w:hAnsi="Times New Roman" w:cs="Times New Roman"/>
              <w:lang w:eastAsia="zh-CN"/>
            </w:rPr>
          </w:rPrChange>
        </w:rPr>
      </w:pPr>
    </w:p>
    <w:p w14:paraId="54AC911B" w14:textId="018F90C2" w:rsidR="008E39D7" w:rsidRPr="008E39D7" w:rsidDel="00EF16B4" w:rsidRDefault="008E39D7" w:rsidP="00A319C5">
      <w:pPr>
        <w:ind w:firstLineChars="200" w:firstLine="480"/>
        <w:jc w:val="both"/>
        <w:rPr>
          <w:del w:id="1046" w:author="顏 秉田" w:date="2023-04-22T00:47:00Z"/>
          <w:rFonts w:ascii="Times New Roman" w:eastAsia="KaiTi" w:hAnsi="Times New Roman" w:cs="Times New Roman"/>
          <w:lang w:eastAsia="zh-CN"/>
        </w:rPr>
      </w:pPr>
      <w:del w:id="1047" w:author="顏 秉田" w:date="2023-04-22T00:47:00Z">
        <w:r w:rsidRPr="008E39D7" w:rsidDel="00EF16B4">
          <w:rPr>
            <w:rFonts w:ascii="Times New Roman" w:eastAsia="KaiTi" w:hAnsi="Times New Roman" w:cs="Times New Roman" w:hint="eastAsia"/>
            <w:lang w:eastAsia="zh-CN"/>
          </w:rPr>
          <w:delText>后面通过海绵证明，可能会推导出一个数学公式，得到</w:delText>
        </w:r>
        <w:r w:rsidRPr="008E39D7" w:rsidDel="00EF16B4">
          <w:rPr>
            <w:rFonts w:ascii="Times New Roman" w:eastAsia="KaiTi" w:hAnsi="Times New Roman" w:cs="Times New Roman" w:hint="eastAsia"/>
            <w:lang w:eastAsia="zh-CN"/>
          </w:rPr>
          <w:delText>T</w:delText>
        </w:r>
        <w:r w:rsidRPr="008E39D7" w:rsidDel="00EF16B4">
          <w:rPr>
            <w:rFonts w:ascii="Times New Roman" w:eastAsia="KaiTi" w:hAnsi="Times New Roman" w:cs="Times New Roman"/>
            <w:lang w:eastAsia="zh-CN"/>
          </w:rPr>
          <w:delText xml:space="preserve">he </w:delText>
        </w:r>
        <w:r w:rsidRPr="008E39D7" w:rsidDel="00EF16B4">
          <w:rPr>
            <w:rFonts w:ascii="Times New Roman" w:eastAsia="KaiTi" w:hAnsi="Times New Roman" w:cs="Times New Roman" w:hint="eastAsia"/>
            <w:lang w:eastAsia="zh-CN"/>
          </w:rPr>
          <w:delText>o</w:delText>
        </w:r>
        <w:r w:rsidRPr="008E39D7" w:rsidDel="00EF16B4">
          <w:rPr>
            <w:rFonts w:ascii="Times New Roman" w:eastAsia="KaiTi" w:hAnsi="Times New Roman" w:cs="Times New Roman"/>
            <w:lang w:eastAsia="zh-CN"/>
          </w:rPr>
          <w:delText xml:space="preserve">ne ratio </w:delText>
        </w:r>
        <w:r w:rsidRPr="008E39D7" w:rsidDel="00EF16B4">
          <w:rPr>
            <w:rFonts w:ascii="Times New Roman" w:eastAsia="KaiTi" w:hAnsi="Times New Roman" w:cs="Times New Roman" w:hint="eastAsia"/>
            <w:lang w:eastAsia="zh-CN"/>
          </w:rPr>
          <w:delText>递减的推导。</w:delText>
        </w:r>
      </w:del>
    </w:p>
    <w:p w14:paraId="7B478B9A" w14:textId="2D0F0488" w:rsidR="008E39D7" w:rsidRPr="008E39D7" w:rsidDel="00EF16B4" w:rsidRDefault="008E39D7" w:rsidP="00A319C5">
      <w:pPr>
        <w:ind w:firstLineChars="200" w:firstLine="480"/>
        <w:jc w:val="both"/>
        <w:rPr>
          <w:del w:id="1048" w:author="顏 秉田" w:date="2023-04-22T00:47:00Z"/>
          <w:rFonts w:ascii="Times New Roman" w:eastAsia="KaiTi" w:hAnsi="Times New Roman" w:cs="Times New Roman"/>
          <w:lang w:eastAsia="zh-CN"/>
        </w:rPr>
      </w:pPr>
      <w:del w:id="1049" w:author="顏 秉田" w:date="2023-04-22T00:47:00Z">
        <w:r w:rsidRPr="008E39D7" w:rsidDel="00EF16B4">
          <w:rPr>
            <w:rFonts w:ascii="Times New Roman" w:eastAsia="KaiTi" w:hAnsi="Times New Roman" w:cs="Times New Roman" w:hint="eastAsia"/>
            <w:lang w:eastAsia="zh-CN"/>
          </w:rPr>
          <w:delText>先说明</w:delText>
        </w:r>
        <w:r w:rsidRPr="008E39D7" w:rsidDel="00EF16B4">
          <w:rPr>
            <w:rFonts w:ascii="Times New Roman" w:eastAsia="KaiTi" w:hAnsi="Times New Roman" w:cs="Times New Roman" w:hint="eastAsia"/>
            <w:lang w:eastAsia="zh-CN"/>
          </w:rPr>
          <w:delText>T</w:delText>
        </w:r>
        <w:r w:rsidRPr="008E39D7" w:rsidDel="00EF16B4">
          <w:rPr>
            <w:rFonts w:ascii="Times New Roman" w:eastAsia="KaiTi" w:hAnsi="Times New Roman" w:cs="Times New Roman"/>
            <w:lang w:eastAsia="zh-CN"/>
          </w:rPr>
          <w:delText xml:space="preserve">he one </w:delText>
        </w:r>
        <w:r w:rsidRPr="008E39D7" w:rsidDel="00EF16B4">
          <w:rPr>
            <w:rFonts w:ascii="Times New Roman" w:eastAsia="KaiTi" w:hAnsi="Times New Roman" w:cs="Times New Roman" w:hint="eastAsia"/>
            <w:lang w:eastAsia="zh-CN"/>
          </w:rPr>
          <w:delText>的存在，然后去描述</w:delText>
        </w:r>
        <w:r w:rsidRPr="008E39D7" w:rsidDel="00EF16B4">
          <w:rPr>
            <w:rFonts w:ascii="Times New Roman" w:eastAsia="KaiTi" w:hAnsi="Times New Roman" w:cs="Times New Roman" w:hint="eastAsia"/>
            <w:lang w:eastAsia="zh-CN"/>
          </w:rPr>
          <w:delText xml:space="preserve"> </w:delText>
        </w:r>
        <w:r w:rsidRPr="008E39D7" w:rsidDel="00EF16B4">
          <w:rPr>
            <w:rFonts w:ascii="Times New Roman" w:eastAsia="KaiTi" w:hAnsi="Times New Roman" w:cs="Times New Roman"/>
            <w:lang w:eastAsia="zh-CN"/>
          </w:rPr>
          <w:delText xml:space="preserve">The one </w:delText>
        </w:r>
        <w:r w:rsidRPr="008E39D7" w:rsidDel="00EF16B4">
          <w:rPr>
            <w:rFonts w:ascii="Times New Roman" w:eastAsia="KaiTi" w:hAnsi="Times New Roman" w:cs="Times New Roman" w:hint="eastAsia"/>
            <w:lang w:eastAsia="zh-CN"/>
          </w:rPr>
          <w:delText>的特性。</w:delText>
        </w:r>
      </w:del>
    </w:p>
    <w:p w14:paraId="63617EED" w14:textId="11DFDCDF" w:rsidR="00CE1148" w:rsidRPr="00AC3D1A" w:rsidDel="00EF16B4" w:rsidRDefault="00CE1148" w:rsidP="00A319C5">
      <w:pPr>
        <w:ind w:firstLineChars="200" w:firstLine="480"/>
        <w:jc w:val="both"/>
        <w:rPr>
          <w:del w:id="1050" w:author="顏 秉田" w:date="2023-04-22T00:47:00Z"/>
          <w:rFonts w:ascii="Times New Roman" w:eastAsia="KaiTi" w:hAnsi="Times New Roman" w:cs="Times New Roman"/>
          <w:lang w:val="en-GB" w:eastAsia="zh-CN"/>
        </w:rPr>
      </w:pPr>
      <w:del w:id="1051" w:author="顏 秉田" w:date="2023-04-22T00:47:00Z">
        <w:r w:rsidRPr="00AC3D1A" w:rsidDel="00EF16B4">
          <w:rPr>
            <w:rFonts w:ascii="Times New Roman" w:eastAsia="KaiTi" w:hAnsi="Times New Roman" w:cs="Times New Roman" w:hint="eastAsia"/>
            <w:lang w:val="en-GB" w:eastAsia="zh-CN"/>
          </w:rPr>
          <w:delText>地球与月亮的质量之和，相当于太阳质量的</w:delText>
        </w:r>
        <w:r w:rsidRPr="00AC3D1A" w:rsidDel="00EF16B4">
          <w:rPr>
            <w:rFonts w:ascii="Times New Roman" w:eastAsia="KaiTi" w:hAnsi="Times New Roman" w:cs="Times New Roman" w:hint="eastAsia"/>
            <w:lang w:val="en-GB" w:eastAsia="zh-CN"/>
          </w:rPr>
          <w:delText>0</w:delText>
        </w:r>
        <w:r w:rsidRPr="00AC3D1A" w:rsidDel="00EF16B4">
          <w:rPr>
            <w:rFonts w:ascii="Times New Roman" w:eastAsia="KaiTi" w:hAnsi="Times New Roman" w:cs="Times New Roman"/>
            <w:lang w:val="en-GB" w:eastAsia="zh-CN"/>
          </w:rPr>
          <w:delText>.</w:delText>
        </w:r>
        <w:r w:rsidRPr="00AC3D1A" w:rsidDel="00EF16B4">
          <w:rPr>
            <w:rFonts w:ascii="Times New Roman" w:eastAsia="KaiTi" w:hAnsi="Times New Roman" w:cs="Times New Roman" w:hint="eastAsia"/>
            <w:lang w:val="en-GB" w:eastAsia="zh-CN"/>
          </w:rPr>
          <w:delText>1</w:delText>
        </w:r>
        <w:r w:rsidRPr="00AC3D1A" w:rsidDel="00EF16B4">
          <w:rPr>
            <w:rFonts w:ascii="Times New Roman" w:eastAsia="KaiTi" w:hAnsi="Times New Roman" w:cs="Times New Roman"/>
            <w:lang w:val="en-GB" w:eastAsia="zh-CN"/>
          </w:rPr>
          <w:delText>4%</w:delText>
        </w:r>
        <w:r w:rsidRPr="00AC3D1A" w:rsidDel="00EF16B4">
          <w:rPr>
            <w:rFonts w:ascii="Times New Roman" w:eastAsia="KaiTi" w:hAnsi="Times New Roman" w:cs="Times New Roman" w:hint="eastAsia"/>
            <w:lang w:val="en-GB" w:eastAsia="zh-CN"/>
          </w:rPr>
          <w:delText>。</w:delText>
        </w:r>
        <w:r w:rsidRPr="00AC3D1A" w:rsidDel="00EF16B4">
          <w:rPr>
            <w:rFonts w:ascii="Times New Roman" w:eastAsia="KaiTi" w:hAnsi="Times New Roman" w:cs="Times New Roman" w:hint="eastAsia"/>
            <w:lang w:val="en-GB" w:eastAsia="zh-CN"/>
          </w:rPr>
          <w:delText xml:space="preserve"> </w:delText>
        </w:r>
      </w:del>
    </w:p>
    <w:p w14:paraId="2E4F334C" w14:textId="43EEE151" w:rsidR="00CE1148" w:rsidRPr="00AC3D1A" w:rsidDel="00EF16B4" w:rsidRDefault="00CE1148" w:rsidP="00A319C5">
      <w:pPr>
        <w:ind w:firstLineChars="200" w:firstLine="480"/>
        <w:jc w:val="both"/>
        <w:rPr>
          <w:del w:id="1052" w:author="顏 秉田" w:date="2023-04-22T00:47:00Z"/>
          <w:rFonts w:ascii="Times New Roman" w:eastAsia="KaiTi" w:hAnsi="Times New Roman" w:cs="Times New Roman"/>
          <w:lang w:val="en-GB" w:eastAsia="zh-CN"/>
        </w:rPr>
      </w:pPr>
      <w:del w:id="1053" w:author="顏 秉田" w:date="2023-04-22T00:47:00Z">
        <w:r w:rsidRPr="00AC3D1A" w:rsidDel="00EF16B4">
          <w:rPr>
            <w:rFonts w:ascii="Times New Roman" w:eastAsia="KaiTi" w:hAnsi="Times New Roman" w:cs="Times New Roman" w:hint="eastAsia"/>
            <w:lang w:val="en-GB" w:eastAsia="zh-CN"/>
          </w:rPr>
          <w:delText>磁力的吸力够大，地球与太阳之间不可能存在距离。</w:delText>
        </w:r>
      </w:del>
    </w:p>
    <w:p w14:paraId="2F6FC559" w14:textId="78978AB8" w:rsidR="00CE1148" w:rsidRPr="00AC3D1A" w:rsidDel="00EF16B4" w:rsidRDefault="00CE1148" w:rsidP="00A319C5">
      <w:pPr>
        <w:ind w:firstLineChars="200" w:firstLine="480"/>
        <w:jc w:val="both"/>
        <w:rPr>
          <w:del w:id="1054" w:author="顏 秉田" w:date="2023-04-22T00:47:00Z"/>
          <w:rFonts w:ascii="Times New Roman" w:eastAsia="KaiTi" w:hAnsi="Times New Roman" w:cs="Times New Roman"/>
          <w:lang w:val="en-GB" w:eastAsia="zh-CN"/>
        </w:rPr>
      </w:pPr>
      <w:del w:id="1055" w:author="顏 秉田" w:date="2023-04-22T00:47:00Z">
        <w:r w:rsidRPr="00AC3D1A" w:rsidDel="00EF16B4">
          <w:rPr>
            <w:rFonts w:ascii="Times New Roman" w:eastAsia="KaiTi" w:hAnsi="Times New Roman" w:cs="Times New Roman" w:hint="eastAsia"/>
            <w:lang w:val="en-GB" w:eastAsia="zh-CN"/>
          </w:rPr>
          <w:delText>如果在真空的状态，传导无碍的话，地球一定会被太阳吸引过去。</w:delText>
        </w:r>
      </w:del>
    </w:p>
    <w:p w14:paraId="6DF2BFE5" w14:textId="576B3E5F" w:rsidR="00CE1148" w:rsidRPr="00AC3D1A" w:rsidDel="00EF16B4" w:rsidRDefault="00CE1148" w:rsidP="00A319C5">
      <w:pPr>
        <w:ind w:firstLineChars="200" w:firstLine="480"/>
        <w:jc w:val="both"/>
        <w:rPr>
          <w:del w:id="1056" w:author="顏 秉田" w:date="2023-04-22T00:47:00Z"/>
          <w:rFonts w:ascii="Times New Roman" w:eastAsia="KaiTi" w:hAnsi="Times New Roman" w:cs="Times New Roman"/>
          <w:lang w:val="en-GB" w:eastAsia="zh-CN"/>
        </w:rPr>
      </w:pPr>
      <w:del w:id="1057" w:author="顏 秉田" w:date="2023-04-22T00:47:00Z">
        <w:r w:rsidRPr="00AC3D1A" w:rsidDel="00EF16B4">
          <w:rPr>
            <w:rFonts w:ascii="Times New Roman" w:eastAsia="KaiTi" w:hAnsi="Times New Roman" w:cs="Times New Roman" w:hint="eastAsia"/>
            <w:lang w:val="en-GB" w:eastAsia="zh-CN"/>
          </w:rPr>
          <w:delText>如果真空中没有物质，从物理学来说，整个太阳系是不可能存在的。</w:delText>
        </w:r>
        <w:r w:rsidRPr="00AC3D1A" w:rsidDel="00EF16B4">
          <w:rPr>
            <w:rFonts w:ascii="Times New Roman" w:eastAsia="KaiTi" w:hAnsi="Times New Roman" w:cs="Times New Roman" w:hint="eastAsia"/>
            <w:lang w:val="en-GB" w:eastAsia="zh-CN"/>
          </w:rPr>
          <w:delText xml:space="preserve">  </w:delText>
        </w:r>
      </w:del>
    </w:p>
    <w:p w14:paraId="14B8A8DC" w14:textId="0DBE6859" w:rsidR="00CE1148" w:rsidRPr="00AC3D1A" w:rsidDel="00EF16B4" w:rsidRDefault="00CE1148" w:rsidP="00A319C5">
      <w:pPr>
        <w:ind w:firstLineChars="200" w:firstLine="480"/>
        <w:jc w:val="both"/>
        <w:rPr>
          <w:del w:id="1058" w:author="顏 秉田" w:date="2023-04-22T00:47:00Z"/>
          <w:rFonts w:ascii="Times New Roman" w:eastAsia="KaiTi" w:hAnsi="Times New Roman" w:cs="Times New Roman"/>
          <w:lang w:val="en-GB" w:eastAsia="zh-CN"/>
        </w:rPr>
      </w:pPr>
      <w:del w:id="1059" w:author="顏 秉田" w:date="2023-04-22T00:47:00Z">
        <w:r w:rsidRPr="00AC3D1A" w:rsidDel="00EF16B4">
          <w:rPr>
            <w:rFonts w:ascii="Times New Roman" w:eastAsia="KaiTi" w:hAnsi="Times New Roman" w:cs="Times New Roman" w:hint="eastAsia"/>
            <w:lang w:val="en-GB" w:eastAsia="zh-CN"/>
          </w:rPr>
          <w:delText>正因为太阳系的存在，所以代表真空中有了我们不知道的东西。</w:delText>
        </w:r>
      </w:del>
    </w:p>
    <w:p w14:paraId="0B32AC5C" w14:textId="47E550DC" w:rsidR="00CE1148" w:rsidRPr="00AC3D1A" w:rsidDel="00EF16B4" w:rsidRDefault="00CE1148" w:rsidP="00A319C5">
      <w:pPr>
        <w:ind w:firstLineChars="200" w:firstLine="480"/>
        <w:jc w:val="both"/>
        <w:rPr>
          <w:del w:id="1060" w:author="顏 秉田" w:date="2023-04-22T00:47:00Z"/>
          <w:rFonts w:ascii="Times New Roman" w:eastAsia="KaiTi" w:hAnsi="Times New Roman" w:cs="Times New Roman"/>
          <w:lang w:val="en-GB" w:eastAsia="zh-CN"/>
        </w:rPr>
      </w:pPr>
      <w:del w:id="1061" w:author="顏 秉田" w:date="2023-04-22T00:47:00Z">
        <w:r w:rsidRPr="00AC3D1A" w:rsidDel="00EF16B4">
          <w:rPr>
            <w:rFonts w:ascii="Times New Roman" w:eastAsia="KaiTi" w:hAnsi="Times New Roman" w:cs="Times New Roman" w:hint="eastAsia"/>
            <w:lang w:val="en-GB" w:eastAsia="zh-CN"/>
          </w:rPr>
          <w:delText>这个东西，首先可以被穿透，所以火箭可以上天登月。</w:delText>
        </w:r>
      </w:del>
    </w:p>
    <w:p w14:paraId="320AEDE2" w14:textId="38131A73" w:rsidR="00CE1148" w:rsidRPr="00AC3D1A" w:rsidDel="00EF16B4" w:rsidRDefault="00CE1148" w:rsidP="00A319C5">
      <w:pPr>
        <w:ind w:firstLineChars="200" w:firstLine="480"/>
        <w:jc w:val="both"/>
        <w:rPr>
          <w:del w:id="1062" w:author="顏 秉田" w:date="2023-04-22T00:47:00Z"/>
          <w:rFonts w:ascii="Times New Roman" w:eastAsia="KaiTi" w:hAnsi="Times New Roman" w:cs="Times New Roman"/>
          <w:lang w:val="en-GB" w:eastAsia="zh-CN"/>
        </w:rPr>
      </w:pPr>
      <w:del w:id="1063" w:author="顏 秉田" w:date="2023-04-22T00:47:00Z">
        <w:r w:rsidRPr="00AC3D1A" w:rsidDel="00EF16B4">
          <w:rPr>
            <w:rFonts w:ascii="Times New Roman" w:eastAsia="KaiTi" w:hAnsi="Times New Roman" w:cs="Times New Roman" w:hint="eastAsia"/>
            <w:lang w:val="en-GB" w:eastAsia="zh-CN"/>
          </w:rPr>
          <w:delText>它也可以传递物质和波。它就是物质和波的最小构成单位。</w:delText>
        </w:r>
      </w:del>
    </w:p>
    <w:p w14:paraId="6854D43C" w14:textId="742DA0E3" w:rsidR="00CE1148" w:rsidRPr="00AC3D1A" w:rsidDel="00EF16B4" w:rsidRDefault="00CE1148" w:rsidP="00A319C5">
      <w:pPr>
        <w:ind w:firstLineChars="200" w:firstLine="480"/>
        <w:jc w:val="both"/>
        <w:rPr>
          <w:del w:id="1064" w:author="顏 秉田" w:date="2023-04-22T00:47:00Z"/>
          <w:rFonts w:ascii="Times New Roman" w:eastAsia="KaiTi" w:hAnsi="Times New Roman" w:cs="Times New Roman"/>
          <w:lang w:val="en-GB" w:eastAsia="zh-CN"/>
        </w:rPr>
      </w:pPr>
      <w:del w:id="1065" w:author="顏 秉田" w:date="2023-04-22T00:47:00Z">
        <w:r w:rsidRPr="00AC3D1A" w:rsidDel="00EF16B4">
          <w:rPr>
            <w:rFonts w:ascii="Times New Roman" w:eastAsia="KaiTi" w:hAnsi="Times New Roman" w:cs="Times New Roman" w:hint="eastAsia"/>
            <w:lang w:val="en-GB" w:eastAsia="zh-CN"/>
          </w:rPr>
          <w:delText>虽然它没有我们意义上的“质量”（对我们来说，质量是一个测量的单位）</w:delText>
        </w:r>
      </w:del>
    </w:p>
    <w:p w14:paraId="195EF989" w14:textId="39199015" w:rsidR="00CE1148" w:rsidRPr="00AC3D1A" w:rsidDel="00EF16B4" w:rsidRDefault="00CE1148" w:rsidP="00A319C5">
      <w:pPr>
        <w:ind w:firstLineChars="200" w:firstLine="480"/>
        <w:jc w:val="both"/>
        <w:rPr>
          <w:del w:id="1066" w:author="顏 秉田" w:date="2023-04-22T00:47:00Z"/>
          <w:rFonts w:ascii="Times New Roman" w:eastAsia="KaiTi" w:hAnsi="Times New Roman" w:cs="Times New Roman"/>
          <w:lang w:val="en-GB" w:eastAsia="zh-CN"/>
        </w:rPr>
      </w:pPr>
      <w:del w:id="1067" w:author="顏 秉田" w:date="2023-04-22T00:47:00Z">
        <w:r w:rsidRPr="00AC3D1A" w:rsidDel="00EF16B4">
          <w:rPr>
            <w:rFonts w:ascii="Times New Roman" w:eastAsia="KaiTi" w:hAnsi="Times New Roman" w:cs="Times New Roman" w:hint="eastAsia"/>
            <w:lang w:val="en-GB" w:eastAsia="zh-CN"/>
          </w:rPr>
          <w:delText>但是它对物体产生阻力，所以地球没有被太阳吸引。</w:delText>
        </w:r>
      </w:del>
    </w:p>
    <w:p w14:paraId="6B97BA49" w14:textId="74D418A2" w:rsidR="00CE1148" w:rsidRPr="00AC3D1A" w:rsidDel="00EF16B4" w:rsidRDefault="00CE1148" w:rsidP="00A319C5">
      <w:pPr>
        <w:ind w:firstLineChars="200" w:firstLine="480"/>
        <w:jc w:val="both"/>
        <w:rPr>
          <w:del w:id="1068" w:author="顏 秉田" w:date="2023-04-22T00:47:00Z"/>
          <w:rFonts w:ascii="Times New Roman" w:eastAsia="KaiTi" w:hAnsi="Times New Roman" w:cs="Times New Roman"/>
          <w:lang w:val="en-GB" w:eastAsia="zh-CN"/>
        </w:rPr>
      </w:pPr>
      <w:del w:id="1069" w:author="顏 秉田" w:date="2023-04-22T00:47:00Z">
        <w:r w:rsidRPr="00AC3D1A" w:rsidDel="00EF16B4">
          <w:rPr>
            <w:rFonts w:ascii="Times New Roman" w:eastAsia="KaiTi" w:hAnsi="Times New Roman" w:cs="Times New Roman" w:hint="eastAsia"/>
            <w:lang w:val="en-GB" w:eastAsia="zh-CN"/>
          </w:rPr>
          <w:delText>这个过程，可以用海绵去说明。</w:delText>
        </w:r>
      </w:del>
    </w:p>
    <w:p w14:paraId="36D2613B" w14:textId="366004E8" w:rsidR="00CE1148" w:rsidRPr="00AC3D1A" w:rsidDel="00EF16B4" w:rsidRDefault="00CE1148" w:rsidP="00A319C5">
      <w:pPr>
        <w:ind w:firstLineChars="200" w:firstLine="480"/>
        <w:jc w:val="both"/>
        <w:rPr>
          <w:del w:id="1070" w:author="顏 秉田" w:date="2023-04-22T00:47:00Z"/>
          <w:rFonts w:ascii="Times New Roman" w:eastAsia="KaiTi" w:hAnsi="Times New Roman" w:cs="Times New Roman"/>
          <w:lang w:val="en-GB" w:eastAsia="zh-CN"/>
        </w:rPr>
      </w:pPr>
      <w:del w:id="1071" w:author="顏 秉田" w:date="2023-04-22T00:47:00Z">
        <w:r w:rsidRPr="00AC3D1A" w:rsidDel="00EF16B4">
          <w:rPr>
            <w:rFonts w:ascii="Times New Roman" w:eastAsia="KaiTi" w:hAnsi="Times New Roman" w:cs="Times New Roman" w:hint="eastAsia"/>
            <w:lang w:val="en-GB" w:eastAsia="zh-CN"/>
          </w:rPr>
          <w:delText>实验：地心说、日心说的实验（用沙漏实验来证实。）</w:delText>
        </w:r>
      </w:del>
    </w:p>
    <w:p w14:paraId="5508F106" w14:textId="4D4694B6" w:rsidR="00CE1148" w:rsidDel="00EF16B4" w:rsidRDefault="00CE1148" w:rsidP="00A319C5">
      <w:pPr>
        <w:ind w:firstLineChars="200" w:firstLine="480"/>
        <w:jc w:val="both"/>
        <w:rPr>
          <w:del w:id="1072" w:author="顏 秉田" w:date="2023-04-22T00:47:00Z"/>
          <w:rFonts w:ascii="Times New Roman" w:eastAsia="KaiTi" w:hAnsi="Times New Roman" w:cs="Times New Roman"/>
          <w:lang w:val="en-GB" w:eastAsia="zh-CN"/>
        </w:rPr>
      </w:pPr>
      <w:del w:id="1073" w:author="顏 秉田" w:date="2023-04-22T00:47:00Z">
        <w:r w:rsidRPr="00AC3D1A" w:rsidDel="00EF16B4">
          <w:rPr>
            <w:rFonts w:ascii="Times New Roman" w:eastAsia="KaiTi" w:hAnsi="Times New Roman" w:cs="Times New Roman" w:hint="eastAsia"/>
            <w:lang w:val="en-GB" w:eastAsia="zh-CN"/>
          </w:rPr>
          <w:delText>用海绵去描述。用海绵说明</w:delText>
        </w:r>
        <w:r w:rsidRPr="00AC3D1A" w:rsidDel="00EF16B4">
          <w:rPr>
            <w:rFonts w:ascii="Times New Roman" w:eastAsia="KaiTi" w:hAnsi="Times New Roman" w:cs="Times New Roman"/>
            <w:lang w:val="en-GB" w:eastAsia="zh-CN"/>
          </w:rPr>
          <w:delText>“The one”</w:delText>
        </w:r>
        <w:r w:rsidRPr="00AC3D1A" w:rsidDel="00EF16B4">
          <w:rPr>
            <w:rFonts w:ascii="Times New Roman" w:eastAsia="KaiTi" w:hAnsi="Times New Roman" w:cs="Times New Roman" w:hint="eastAsia"/>
            <w:lang w:val="en-GB" w:eastAsia="zh-CN"/>
          </w:rPr>
          <w:delText>。两个磁铁，太阳与地球</w:delText>
        </w:r>
      </w:del>
    </w:p>
    <w:p w14:paraId="783D6C6A" w14:textId="77777777" w:rsidR="00825824" w:rsidRDefault="00825824" w:rsidP="00A319C5">
      <w:pPr>
        <w:ind w:firstLineChars="200" w:firstLine="480"/>
        <w:jc w:val="both"/>
        <w:rPr>
          <w:rFonts w:ascii="Times New Roman" w:eastAsia="KaiTi" w:hAnsi="Times New Roman" w:cs="Times New Roman"/>
          <w:lang w:val="en-GB" w:eastAsia="zh-CN"/>
        </w:rPr>
      </w:pPr>
    </w:p>
    <w:p w14:paraId="2FA05CC0" w14:textId="1B0E44B5" w:rsidR="00825824" w:rsidRPr="00825824" w:rsidDel="00C8301B" w:rsidRDefault="00825824" w:rsidP="00A319C5">
      <w:pPr>
        <w:numPr>
          <w:ilvl w:val="0"/>
          <w:numId w:val="3"/>
        </w:numPr>
        <w:ind w:firstLineChars="200" w:firstLine="480"/>
        <w:jc w:val="both"/>
        <w:rPr>
          <w:del w:id="1074" w:author="顏 秉田" w:date="2023-04-22T00:55:00Z"/>
          <w:rFonts w:ascii="Times New Roman" w:eastAsia="KaiTi" w:hAnsi="Times New Roman" w:cs="Times New Roman"/>
          <w:lang w:eastAsia="zh-CN"/>
        </w:rPr>
      </w:pPr>
      <w:del w:id="1075" w:author="顏 秉田" w:date="2023-04-22T00:55:00Z">
        <w:r w:rsidRPr="00825824" w:rsidDel="00C8301B">
          <w:rPr>
            <w:rFonts w:ascii="Times New Roman" w:eastAsia="KaiTi" w:hAnsi="Times New Roman" w:cs="Times New Roman"/>
            <w:lang w:eastAsia="zh-CN"/>
          </w:rPr>
          <w:delText>基于牛顿跟特斯拉的学说，来看太阳系的其他天体，</w:delText>
        </w:r>
      </w:del>
    </w:p>
    <w:p w14:paraId="3612FFC0" w14:textId="719A5677" w:rsidR="00825824" w:rsidRPr="00825824" w:rsidDel="00C8301B" w:rsidRDefault="00825824" w:rsidP="00A319C5">
      <w:pPr>
        <w:numPr>
          <w:ilvl w:val="0"/>
          <w:numId w:val="3"/>
        </w:numPr>
        <w:ind w:firstLineChars="200" w:firstLine="480"/>
        <w:jc w:val="both"/>
        <w:rPr>
          <w:del w:id="1076" w:author="顏 秉田" w:date="2023-04-22T00:55:00Z"/>
          <w:rFonts w:ascii="Times New Roman" w:eastAsia="KaiTi" w:hAnsi="Times New Roman" w:cs="Times New Roman"/>
          <w:lang w:eastAsia="zh-CN"/>
        </w:rPr>
      </w:pPr>
      <w:del w:id="1077" w:author="顏 秉田" w:date="2023-04-22T00:55:00Z">
        <w:r w:rsidRPr="00825824" w:rsidDel="00C8301B">
          <w:rPr>
            <w:rFonts w:ascii="Times New Roman" w:eastAsia="KaiTi" w:hAnsi="Times New Roman" w:cs="Times New Roman"/>
            <w:lang w:eastAsia="zh-CN"/>
          </w:rPr>
          <w:delText>在无阻力的情况之下，</w:delText>
        </w:r>
        <w:r w:rsidRPr="00825824" w:rsidDel="00C8301B">
          <w:rPr>
            <w:rFonts w:ascii="Times New Roman" w:eastAsia="KaiTi" w:hAnsi="Times New Roman" w:cs="Times New Roman" w:hint="eastAsia"/>
            <w:lang w:eastAsia="zh-CN"/>
          </w:rPr>
          <w:delText>计算</w:delText>
        </w:r>
        <w:r w:rsidRPr="00825824" w:rsidDel="00C8301B">
          <w:rPr>
            <w:rFonts w:ascii="Times New Roman" w:eastAsia="KaiTi" w:hAnsi="Times New Roman" w:cs="Times New Roman"/>
            <w:lang w:eastAsia="zh-CN"/>
          </w:rPr>
          <w:delText>太阳的质量产生多少引力</w:delText>
        </w:r>
        <w:r w:rsidRPr="00825824" w:rsidDel="00C8301B">
          <w:rPr>
            <w:rFonts w:ascii="Times New Roman" w:eastAsia="KaiTi" w:hAnsi="Times New Roman" w:cs="Times New Roman"/>
            <w:lang w:eastAsia="zh-CN"/>
          </w:rPr>
          <w:delText>A</w:delText>
        </w:r>
        <w:r w:rsidRPr="00825824" w:rsidDel="00C8301B">
          <w:rPr>
            <w:rFonts w:ascii="Times New Roman" w:eastAsia="KaiTi" w:hAnsi="Times New Roman" w:cs="Times New Roman"/>
            <w:lang w:eastAsia="zh-CN"/>
          </w:rPr>
          <w:delText>，太阳系其他天体</w:delText>
        </w:r>
        <w:r w:rsidRPr="00825824" w:rsidDel="00C8301B">
          <w:rPr>
            <w:rFonts w:ascii="Times New Roman" w:eastAsia="KaiTi" w:hAnsi="Times New Roman" w:cs="Times New Roman" w:hint="eastAsia"/>
            <w:lang w:eastAsia="zh-CN"/>
          </w:rPr>
          <w:delText>（如地球）</w:delText>
        </w:r>
        <w:r w:rsidRPr="00825824" w:rsidDel="00C8301B">
          <w:rPr>
            <w:rFonts w:ascii="Times New Roman" w:eastAsia="KaiTi" w:hAnsi="Times New Roman" w:cs="Times New Roman"/>
            <w:lang w:eastAsia="zh-CN"/>
          </w:rPr>
          <w:delText>的质量产生多少引力</w:delText>
        </w:r>
        <w:r w:rsidRPr="00825824" w:rsidDel="00C8301B">
          <w:rPr>
            <w:rFonts w:ascii="Times New Roman" w:eastAsia="KaiTi" w:hAnsi="Times New Roman" w:cs="Times New Roman"/>
            <w:lang w:eastAsia="zh-CN"/>
          </w:rPr>
          <w:delText>B</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A-B</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 xml:space="preserve">A-B </w:delText>
        </w:r>
        <w:r w:rsidRPr="00825824" w:rsidDel="00C8301B">
          <w:rPr>
            <w:rFonts w:ascii="Times New Roman" w:eastAsia="KaiTi" w:hAnsi="Times New Roman" w:cs="Times New Roman"/>
            <w:lang w:eastAsia="zh-CN"/>
          </w:rPr>
          <w:delText>就是</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lang w:eastAsia="zh-CN"/>
          </w:rPr>
          <w:delText>产生的作用，我们把这种力定义为</w:delText>
        </w:r>
        <w:r w:rsidRPr="00825824" w:rsidDel="00C8301B">
          <w:rPr>
            <w:rFonts w:ascii="Times New Roman" w:eastAsia="KaiTi" w:hAnsi="Times New Roman" w:cs="Times New Roman"/>
            <w:lang w:eastAsia="zh-CN"/>
          </w:rPr>
          <w:delText xml:space="preserve"> THE ONE </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hint="eastAsia"/>
            <w:lang w:eastAsia="zh-CN"/>
          </w:rPr>
          <w:delText>。</w:delText>
        </w:r>
      </w:del>
    </w:p>
    <w:p w14:paraId="11EA45F7" w14:textId="5ED35E2E" w:rsidR="00825824" w:rsidRPr="00825824" w:rsidDel="00C8301B" w:rsidRDefault="00825824" w:rsidP="00A319C5">
      <w:pPr>
        <w:numPr>
          <w:ilvl w:val="0"/>
          <w:numId w:val="3"/>
        </w:numPr>
        <w:ind w:firstLineChars="200" w:firstLine="480"/>
        <w:jc w:val="both"/>
        <w:rPr>
          <w:del w:id="1078" w:author="顏 秉田" w:date="2023-04-22T00:55:00Z"/>
          <w:rFonts w:ascii="Times New Roman" w:eastAsia="KaiTi" w:hAnsi="Times New Roman" w:cs="Times New Roman"/>
          <w:lang w:eastAsia="zh-CN"/>
        </w:rPr>
      </w:pPr>
      <w:del w:id="1079" w:author="顏 秉田" w:date="2023-04-22T00:55:00Z">
        <w:r w:rsidRPr="00825824" w:rsidDel="00C8301B">
          <w:rPr>
            <w:rFonts w:ascii="Times New Roman" w:eastAsia="KaiTi" w:hAnsi="Times New Roman" w:cs="Times New Roman"/>
            <w:lang w:eastAsia="zh-CN"/>
          </w:rPr>
          <w:delText>地球跟月球间的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作用力，理论上也是可以被计算的</w:delText>
        </w:r>
        <w:r w:rsidRPr="00825824" w:rsidDel="00C8301B">
          <w:rPr>
            <w:rFonts w:ascii="Times New Roman" w:eastAsia="KaiTi" w:hAnsi="Times New Roman" w:cs="Times New Roman" w:hint="eastAsia"/>
            <w:lang w:eastAsia="zh-CN"/>
          </w:rPr>
          <w:delText>。</w:delText>
        </w:r>
      </w:del>
    </w:p>
    <w:p w14:paraId="638AC6B5" w14:textId="0156D33F" w:rsidR="00825824" w:rsidRPr="00825824" w:rsidDel="00C8301B" w:rsidRDefault="00825824" w:rsidP="00A319C5">
      <w:pPr>
        <w:ind w:firstLineChars="200" w:firstLine="480"/>
        <w:jc w:val="both"/>
        <w:rPr>
          <w:del w:id="1080" w:author="顏 秉田" w:date="2023-04-22T00:55:00Z"/>
          <w:rFonts w:ascii="Times New Roman" w:eastAsia="KaiTi" w:hAnsi="Times New Roman" w:cs="Times New Roman"/>
          <w:lang w:eastAsia="zh-CN"/>
        </w:rPr>
      </w:pPr>
      <w:del w:id="1081" w:author="顏 秉田" w:date="2023-04-22T00:55:00Z">
        <w:r w:rsidRPr="00825824" w:rsidDel="00C8301B">
          <w:rPr>
            <w:rFonts w:ascii="Times New Roman" w:eastAsia="KaiTi" w:hAnsi="Times New Roman" w:cs="Times New Roman"/>
            <w:lang w:eastAsia="zh-CN"/>
          </w:rPr>
          <w:delText>每个</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hint="eastAsia"/>
            <w:lang w:eastAsia="zh-CN"/>
          </w:rPr>
          <w:delText>承</w:delText>
        </w:r>
        <w:r w:rsidRPr="00825824" w:rsidDel="00C8301B">
          <w:rPr>
            <w:rFonts w:ascii="Times New Roman" w:eastAsia="KaiTi" w:hAnsi="Times New Roman" w:cs="Times New Roman"/>
            <w:lang w:eastAsia="zh-CN"/>
          </w:rPr>
          <w:delText>载的</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lang w:eastAsia="zh-CN"/>
          </w:rPr>
          <w:delText>会根据</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两个物体间条件</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不同而变化，就像是太阳跟水星间的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就跟太阳跟地球间的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略有不同</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hint="eastAsia"/>
            <w:lang w:eastAsia="zh-CN"/>
          </w:rPr>
          <w:delText>每个</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所承载的电磁阻力也不一样，有一些很细微的区别。这可以解释，不同的物质内部的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密度以及所承载的阻力不完全相同。水星中的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可能密度会高一些。</w:delText>
        </w:r>
        <w:r w:rsidRPr="00825824" w:rsidDel="00C8301B">
          <w:rPr>
            <w:rFonts w:ascii="Times New Roman" w:eastAsia="KaiTi" w:hAnsi="Times New Roman" w:cs="Times New Roman"/>
            <w:lang w:eastAsia="zh-CN"/>
          </w:rPr>
          <w:delText>)</w:delText>
        </w:r>
      </w:del>
    </w:p>
    <w:p w14:paraId="488D187D" w14:textId="667DB53E" w:rsidR="00825824" w:rsidRPr="003D29E4" w:rsidDel="00C8301B" w:rsidRDefault="00825824" w:rsidP="00A319C5">
      <w:pPr>
        <w:numPr>
          <w:ilvl w:val="0"/>
          <w:numId w:val="3"/>
        </w:numPr>
        <w:ind w:firstLineChars="200" w:firstLine="480"/>
        <w:jc w:val="both"/>
        <w:rPr>
          <w:del w:id="1082" w:author="顏 秉田" w:date="2023-04-22T00:55:00Z"/>
          <w:rFonts w:ascii="Times New Roman" w:eastAsia="KaiTi" w:hAnsi="Times New Roman" w:cs="Times New Roman"/>
          <w:lang w:eastAsia="zh-CN"/>
        </w:rPr>
      </w:pPr>
      <w:del w:id="1083" w:author="顏 秉田" w:date="2023-04-22T00:55:00Z">
        <w:r w:rsidRPr="00825824" w:rsidDel="00C8301B">
          <w:rPr>
            <w:rFonts w:ascii="Times New Roman" w:eastAsia="KaiTi" w:hAnsi="Times New Roman" w:cs="Times New Roman"/>
            <w:lang w:eastAsia="zh-CN"/>
          </w:rPr>
          <w:delText>不同的</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lang w:eastAsia="zh-CN"/>
          </w:rPr>
          <w:delText>作用力，交互作用下，也会产生新的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合力效应</w:delText>
        </w:r>
        <w:r w:rsidRPr="00825824" w:rsidDel="00C8301B">
          <w:rPr>
            <w:rFonts w:ascii="Times New Roman" w:eastAsia="KaiTi" w:hAnsi="Times New Roman" w:cs="Times New Roman" w:hint="eastAsia"/>
            <w:lang w:eastAsia="zh-CN"/>
          </w:rPr>
          <w:delText>。</w:delText>
        </w:r>
      </w:del>
    </w:p>
    <w:p w14:paraId="49FAAD00" w14:textId="183C1BF3" w:rsidR="004738A2" w:rsidRPr="00636F0D" w:rsidRDefault="004738A2"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基于</w:t>
      </w:r>
      <w:r w:rsidRPr="00636F0D">
        <w:rPr>
          <w:rFonts w:ascii="Times New Roman" w:eastAsia="KaiTi" w:hAnsi="Times New Roman" w:cs="Times New Roman" w:hint="eastAsia"/>
          <w:lang w:eastAsia="zh-CN"/>
        </w:rPr>
        <w:t>T</w:t>
      </w:r>
      <w:r w:rsidRPr="00636F0D">
        <w:rPr>
          <w:rFonts w:ascii="Times New Roman" w:eastAsia="KaiTi" w:hAnsi="Times New Roman" w:cs="Times New Roman"/>
          <w:lang w:eastAsia="zh-CN"/>
        </w:rPr>
        <w:t>he one</w:t>
      </w:r>
      <w:r w:rsidRPr="00636F0D">
        <w:rPr>
          <w:rFonts w:ascii="Times New Roman" w:eastAsia="KaiTi" w:hAnsi="Times New Roman" w:cs="Times New Roman" w:hint="eastAsia"/>
          <w:lang w:eastAsia="zh-CN"/>
        </w:rPr>
        <w:t>假说的太阳系</w:t>
      </w:r>
      <w:r w:rsidR="00CE1148">
        <w:rPr>
          <w:rFonts w:ascii="Times New Roman" w:eastAsia="KaiTi" w:hAnsi="Times New Roman" w:cs="Times New Roman" w:hint="eastAsia"/>
          <w:lang w:eastAsia="zh-CN"/>
        </w:rPr>
        <w:t>和宇宙观</w:t>
      </w:r>
    </w:p>
    <w:p w14:paraId="62A6AC95" w14:textId="77777777" w:rsidR="004738A2" w:rsidRPr="004738A2" w:rsidRDefault="004738A2" w:rsidP="00A319C5">
      <w:pPr>
        <w:ind w:left="36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从以下三点看太阳系，从而看宇宙：</w:t>
      </w:r>
    </w:p>
    <w:p w14:paraId="2F37B5BC" w14:textId="3D6462AE"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太阳系</w:t>
      </w:r>
      <w:r>
        <w:rPr>
          <w:rFonts w:ascii="Times New Roman" w:eastAsia="KaiTi" w:hAnsi="Times New Roman" w:cs="Times New Roman" w:hint="eastAsia"/>
          <w:lang w:eastAsia="zh-CN"/>
        </w:rPr>
        <w:t>中，太阳</w:t>
      </w:r>
      <w:r w:rsidRPr="004738A2">
        <w:rPr>
          <w:rFonts w:ascii="Times New Roman" w:eastAsia="KaiTi" w:hAnsi="Times New Roman" w:cs="Times New Roman" w:hint="eastAsia"/>
          <w:lang w:eastAsia="zh-CN"/>
        </w:rPr>
        <w:t>拥有最多的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Pr>
          <w:rFonts w:ascii="Times New Roman" w:eastAsia="KaiTi" w:hAnsi="Times New Roman" w:cs="Times New Roman" w:hint="eastAsia"/>
          <w:lang w:eastAsia="zh-CN"/>
        </w:rPr>
        <w:t>；</w:t>
      </w:r>
    </w:p>
    <w:p w14:paraId="0743AC77" w14:textId="715AEB20"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地球所拥有的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的质量虽然没有太阳大，但数量</w:t>
      </w:r>
      <w:r>
        <w:rPr>
          <w:rFonts w:ascii="Times New Roman" w:eastAsia="KaiTi" w:hAnsi="Times New Roman" w:cs="Times New Roman" w:hint="eastAsia"/>
          <w:lang w:eastAsia="zh-CN"/>
        </w:rPr>
        <w:t>极</w:t>
      </w:r>
      <w:r w:rsidRPr="004738A2">
        <w:rPr>
          <w:rFonts w:ascii="Times New Roman" w:eastAsia="KaiTi" w:hAnsi="Times New Roman" w:cs="Times New Roman" w:hint="eastAsia"/>
          <w:lang w:eastAsia="zh-CN"/>
        </w:rPr>
        <w:t>多，从而造成了丰富的地球。</w:t>
      </w:r>
    </w:p>
    <w:p w14:paraId="4A3C096D" w14:textId="176A6829"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月亮里</w:t>
      </w:r>
      <w:r>
        <w:rPr>
          <w:rFonts w:ascii="Times New Roman" w:eastAsia="KaiTi" w:hAnsi="Times New Roman" w:cs="Times New Roman" w:hint="eastAsia"/>
          <w:lang w:eastAsia="zh-CN"/>
        </w:rPr>
        <w:t>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没有这么活跃。</w:t>
      </w:r>
    </w:p>
    <w:p w14:paraId="5956AE95" w14:textId="416590F3" w:rsidR="00DB14D1" w:rsidRPr="00801E3F" w:rsidRDefault="00DB14D1" w:rsidP="000545F1">
      <w:pPr>
        <w:widowControl/>
        <w:jc w:val="both"/>
        <w:rPr>
          <w:rFonts w:ascii="宋体" w:eastAsia="宋体" w:hAnsi="宋体" w:cs="宋体"/>
          <w:kern w:val="0"/>
          <w:szCs w:val="24"/>
          <w:lang w:eastAsia="zh-CN"/>
        </w:rPr>
      </w:pPr>
      <w:r w:rsidRPr="00801E3F">
        <w:rPr>
          <w:rFonts w:ascii="宋体" w:eastAsia="宋体" w:hAnsi="宋体" w:cs="宋体"/>
          <w:b/>
          <w:bCs/>
          <w:kern w:val="0"/>
          <w:sz w:val="23"/>
          <w:szCs w:val="23"/>
          <w:lang w:eastAsia="zh-CN"/>
        </w:rPr>
        <w:br/>
      </w:r>
      <w:r w:rsidR="000545F1">
        <w:rPr>
          <w:rFonts w:ascii="宋体" w:eastAsia="宋体" w:hAnsi="宋体" w:cs="宋体" w:hint="eastAsia"/>
          <w:b/>
          <w:bCs/>
          <w:kern w:val="0"/>
          <w:sz w:val="23"/>
          <w:szCs w:val="23"/>
          <w:lang w:eastAsia="zh-CN"/>
        </w:rPr>
        <w:t>我们提出</w:t>
      </w:r>
      <w:r w:rsidR="000545F1">
        <w:rPr>
          <w:rFonts w:ascii="宋体" w:eastAsia="宋体" w:hAnsi="宋体" w:cs="宋体"/>
          <w:b/>
          <w:bCs/>
          <w:kern w:val="0"/>
          <w:sz w:val="23"/>
          <w:szCs w:val="23"/>
          <w:lang w:eastAsia="zh-CN"/>
        </w:rPr>
        <w:t xml:space="preserve">“The </w:t>
      </w:r>
      <w:r w:rsidR="000545F1">
        <w:rPr>
          <w:rFonts w:ascii="宋体" w:eastAsia="宋体" w:hAnsi="宋体" w:cs="宋体" w:hint="eastAsia"/>
          <w:b/>
          <w:bCs/>
          <w:kern w:val="0"/>
          <w:sz w:val="23"/>
          <w:szCs w:val="23"/>
          <w:lang w:eastAsia="zh-CN"/>
        </w:rPr>
        <w:t>one</w:t>
      </w:r>
      <w:r w:rsidR="000545F1">
        <w:rPr>
          <w:rFonts w:ascii="宋体" w:eastAsia="宋体" w:hAnsi="宋体" w:cs="宋体"/>
          <w:b/>
          <w:bCs/>
          <w:kern w:val="0"/>
          <w:sz w:val="23"/>
          <w:szCs w:val="23"/>
          <w:lang w:eastAsia="zh-CN"/>
        </w:rPr>
        <w:t>”</w:t>
      </w:r>
      <w:r w:rsidR="000545F1">
        <w:rPr>
          <w:rFonts w:ascii="宋体" w:eastAsia="宋体" w:hAnsi="宋体" w:cs="宋体" w:hint="eastAsia"/>
          <w:b/>
          <w:bCs/>
          <w:kern w:val="0"/>
          <w:sz w:val="23"/>
          <w:szCs w:val="23"/>
          <w:lang w:eastAsia="zh-CN"/>
        </w:rPr>
        <w:t>是</w:t>
      </w:r>
      <w:r>
        <w:rPr>
          <w:rFonts w:ascii="宋体" w:eastAsia="宋体" w:hAnsi="宋体" w:cs="宋体" w:hint="eastAsia"/>
          <w:b/>
          <w:bCs/>
          <w:kern w:val="0"/>
          <w:sz w:val="23"/>
          <w:szCs w:val="23"/>
          <w:lang w:eastAsia="zh-CN"/>
        </w:rPr>
        <w:t>引力的最小单位</w:t>
      </w:r>
      <w:r w:rsidR="000545F1">
        <w:rPr>
          <w:rFonts w:ascii="宋体" w:eastAsia="宋体" w:hAnsi="宋体" w:cs="宋体" w:hint="eastAsia"/>
          <w:b/>
          <w:bCs/>
          <w:kern w:val="0"/>
          <w:sz w:val="23"/>
          <w:szCs w:val="23"/>
          <w:lang w:eastAsia="zh-CN"/>
        </w:rPr>
        <w:t>，是物质形成的最小单位</w:t>
      </w:r>
      <w:r>
        <w:rPr>
          <w:rFonts w:ascii="宋体" w:eastAsia="宋体" w:hAnsi="宋体" w:cs="宋体" w:hint="eastAsia"/>
          <w:b/>
          <w:bCs/>
          <w:kern w:val="0"/>
          <w:sz w:val="23"/>
          <w:szCs w:val="23"/>
          <w:lang w:eastAsia="zh-CN"/>
        </w:rPr>
        <w:t>。</w:t>
      </w:r>
      <w:r>
        <w:rPr>
          <w:rFonts w:ascii="宋体" w:eastAsia="宋体" w:hAnsi="宋体" w:cs="宋体" w:hint="eastAsia"/>
          <w:kern w:val="0"/>
          <w:sz w:val="23"/>
          <w:szCs w:val="23"/>
          <w:lang w:eastAsia="zh-CN"/>
        </w:rPr>
        <w:t>尚需后面的物理学</w:t>
      </w:r>
      <w:r w:rsidRPr="00801E3F">
        <w:rPr>
          <w:rFonts w:ascii="宋体" w:eastAsia="宋体" w:hAnsi="宋体" w:cs="宋体" w:hint="eastAsia"/>
          <w:kern w:val="0"/>
          <w:sz w:val="23"/>
          <w:szCs w:val="23"/>
          <w:lang w:eastAsia="zh-CN"/>
        </w:rPr>
        <w:t>实</w:t>
      </w:r>
      <w:r w:rsidRPr="00801E3F">
        <w:rPr>
          <w:rFonts w:ascii="宋体" w:eastAsia="宋体" w:hAnsi="宋体" w:cs="宋体"/>
          <w:kern w:val="0"/>
          <w:sz w:val="23"/>
          <w:szCs w:val="23"/>
          <w:lang w:eastAsia="zh-CN"/>
        </w:rPr>
        <w:t>验</w:t>
      </w:r>
      <w:r>
        <w:rPr>
          <w:rFonts w:ascii="宋体" w:eastAsia="宋体" w:hAnsi="宋体" w:cs="宋体" w:hint="eastAsia"/>
          <w:kern w:val="0"/>
          <w:sz w:val="23"/>
          <w:szCs w:val="23"/>
          <w:lang w:eastAsia="zh-CN"/>
        </w:rPr>
        <w:t>来</w:t>
      </w:r>
      <w:r w:rsidRPr="00801E3F">
        <w:rPr>
          <w:rFonts w:ascii="宋体" w:eastAsia="宋体" w:hAnsi="宋体" w:cs="宋体"/>
          <w:kern w:val="0"/>
          <w:sz w:val="23"/>
          <w:szCs w:val="23"/>
          <w:lang w:eastAsia="zh-CN"/>
        </w:rPr>
        <w:t>证明</w:t>
      </w:r>
      <w:r>
        <w:rPr>
          <w:rFonts w:ascii="宋体" w:eastAsia="宋体" w:hAnsi="宋体" w:cs="宋体" w:hint="eastAsia"/>
          <w:kern w:val="0"/>
          <w:sz w:val="23"/>
          <w:szCs w:val="23"/>
          <w:lang w:eastAsia="zh-CN"/>
        </w:rPr>
        <w:t>假说</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w:t>
      </w:r>
    </w:p>
    <w:p w14:paraId="2C8A8680" w14:textId="641586D4" w:rsidR="00DB14D1" w:rsidRDefault="00DB14D1" w:rsidP="00A319C5">
      <w:pPr>
        <w:ind w:firstLineChars="200" w:firstLine="480"/>
        <w:jc w:val="both"/>
        <w:rPr>
          <w:rFonts w:ascii="Times New Roman" w:eastAsia="KaiTi" w:hAnsi="Times New Roman" w:cs="Times New Roman"/>
          <w:lang w:eastAsia="zh-CN"/>
        </w:rPr>
      </w:pPr>
    </w:p>
    <w:p w14:paraId="11FDC1E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宇宙中的所有事物，无论是量子还是星系，都存在于量子真空的能量海中。</w:t>
      </w:r>
    </w:p>
    <w:p w14:paraId="4F05A3F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真空中充满着各种复杂的能量海，能量海的最小单位就是</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he one</w:t>
      </w:r>
      <w:r w:rsidRPr="00433AEF">
        <w:rPr>
          <w:rFonts w:ascii="Times New Roman" w:eastAsia="KaiTi" w:hAnsi="Times New Roman" w:cs="Times New Roman" w:hint="eastAsia"/>
          <w:lang w:eastAsia="zh-CN"/>
        </w:rPr>
        <w:t>。</w:t>
      </w:r>
    </w:p>
    <w:p w14:paraId="64AFEF65" w14:textId="5D4373FC"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空间的某一区域可能没有物质（有形的物质）存在，但决不可能没有</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he one</w:t>
      </w:r>
      <w:r w:rsidRPr="00433AEF">
        <w:rPr>
          <w:rFonts w:ascii="Times New Roman" w:eastAsia="KaiTi" w:hAnsi="Times New Roman" w:cs="Times New Roman" w:hint="eastAsia"/>
          <w:lang w:eastAsia="zh-CN"/>
        </w:rPr>
        <w:t>存在。</w:t>
      </w:r>
    </w:p>
    <w:p w14:paraId="4C7FD167"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如果没有物质，量子真空就处于基态，不被扰动。</w:t>
      </w:r>
    </w:p>
    <w:p w14:paraId="1BE17CF5" w14:textId="716EBFB2"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一旦有了</w:t>
      </w:r>
      <w:r w:rsidR="009879C7">
        <w:rPr>
          <w:rFonts w:ascii="Times New Roman" w:eastAsia="KaiTi" w:hAnsi="Times New Roman" w:cs="Times New Roman" w:hint="eastAsia"/>
          <w:lang w:eastAsia="zh-CN"/>
        </w:rPr>
        <w:t>能量的搅动，比如</w:t>
      </w:r>
      <w:r w:rsidRPr="00433AEF">
        <w:rPr>
          <w:rFonts w:ascii="Times New Roman" w:eastAsia="KaiTi" w:hAnsi="Times New Roman" w:cs="Times New Roman" w:hint="eastAsia"/>
          <w:lang w:eastAsia="zh-CN"/>
        </w:rPr>
        <w:t>有了观察者</w:t>
      </w:r>
      <w:r w:rsidR="009879C7">
        <w:rPr>
          <w:rFonts w:ascii="Times New Roman" w:eastAsia="KaiTi" w:hAnsi="Times New Roman" w:cs="Times New Roman" w:hint="eastAsia"/>
          <w:lang w:eastAsia="zh-CN"/>
        </w:rPr>
        <w:t>，就有了“观察者效应”：量子基态场被</w:t>
      </w:r>
      <w:r w:rsidR="009879C7" w:rsidRPr="00433AEF">
        <w:rPr>
          <w:rFonts w:ascii="Times New Roman" w:eastAsia="KaiTi" w:hAnsi="Times New Roman" w:cs="Times New Roman"/>
          <w:lang w:eastAsia="zh-CN"/>
        </w:rPr>
        <w:t>扰动</w:t>
      </w:r>
      <w:r w:rsidR="009879C7">
        <w:rPr>
          <w:rFonts w:ascii="Times New Roman" w:eastAsia="KaiTi" w:hAnsi="Times New Roman" w:cs="Times New Roman" w:hint="eastAsia"/>
          <w:lang w:eastAsia="zh-CN"/>
        </w:rPr>
        <w:t>，</w:t>
      </w:r>
      <w:r w:rsidR="009879C7" w:rsidRPr="00433AEF">
        <w:rPr>
          <w:rFonts w:ascii="Times New Roman" w:eastAsia="KaiTi" w:hAnsi="Times New Roman" w:cs="Times New Roman" w:hint="eastAsia"/>
          <w:lang w:eastAsia="zh-CN"/>
        </w:rPr>
        <w:t>这种扰动在真空能量海中“制造波浪”，这些波浪从产生的起点向外扩散，从而与其他波相互作用。</w:t>
      </w:r>
      <w:r w:rsidR="009879C7">
        <w:rPr>
          <w:rFonts w:ascii="Times New Roman" w:eastAsia="KaiTi" w:hAnsi="Times New Roman" w:cs="Times New Roman" w:hint="eastAsia"/>
          <w:lang w:eastAsia="zh-CN"/>
        </w:rPr>
        <w:t>基态场受到</w:t>
      </w:r>
      <w:r w:rsidRPr="00433AEF">
        <w:rPr>
          <w:rFonts w:ascii="Times New Roman" w:eastAsia="KaiTi" w:hAnsi="Times New Roman" w:cs="Times New Roman"/>
          <w:lang w:eastAsia="zh-CN"/>
        </w:rPr>
        <w:t>激发</w:t>
      </w:r>
      <w:r w:rsidR="009879C7">
        <w:rPr>
          <w:rFonts w:ascii="Times New Roman" w:eastAsia="KaiTi" w:hAnsi="Times New Roman" w:cs="Times New Roman" w:hint="eastAsia"/>
          <w:lang w:eastAsia="zh-CN"/>
        </w:rPr>
        <w:t>产生了基本粒子</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真空能量海</w:t>
      </w:r>
      <w:r w:rsidRPr="00433AEF">
        <w:rPr>
          <w:rFonts w:ascii="Times New Roman" w:eastAsia="KaiTi" w:hAnsi="Times New Roman" w:cs="Times New Roman" w:hint="eastAsia"/>
          <w:lang w:eastAsia="zh-CN"/>
        </w:rPr>
        <w:t xml:space="preserve"> </w:t>
      </w:r>
      <w:r w:rsidRPr="00433AEF">
        <w:rPr>
          <w:rFonts w:ascii="Times New Roman" w:eastAsia="KaiTi" w:hAnsi="Times New Roman" w:cs="Times New Roman" w:hint="eastAsia"/>
          <w:lang w:eastAsia="zh-CN"/>
        </w:rPr>
        <w:t>坍塌为物质。</w:t>
      </w:r>
    </w:p>
    <w:p w14:paraId="1B175C2A" w14:textId="77777777" w:rsidR="0095785C" w:rsidRDefault="0095785C" w:rsidP="009879C7">
      <w:pPr>
        <w:jc w:val="both"/>
        <w:rPr>
          <w:rFonts w:ascii="Times New Roman" w:eastAsia="KaiTi" w:hAnsi="Times New Roman" w:cs="Times New Roman"/>
          <w:lang w:eastAsia="zh-CN"/>
        </w:rPr>
      </w:pPr>
    </w:p>
    <w:p w14:paraId="28E2705F" w14:textId="5B5D0861" w:rsidR="00433AEF" w:rsidRDefault="0095785C" w:rsidP="0095785C">
      <w:pPr>
        <w:ind w:firstLine="360"/>
        <w:jc w:val="both"/>
        <w:rPr>
          <w:rFonts w:ascii="Times New Roman" w:eastAsia="KaiTi" w:hAnsi="Times New Roman" w:cs="Times New Roman"/>
          <w:lang w:eastAsia="zh-CN"/>
        </w:rPr>
      </w:pPr>
      <w:r>
        <w:rPr>
          <w:rFonts w:ascii="Times New Roman" w:eastAsia="KaiTi" w:hAnsi="Times New Roman" w:cs="Times New Roman" w:hint="eastAsia"/>
          <w:lang w:eastAsia="zh-CN"/>
        </w:rPr>
        <w:t>可解释</w:t>
      </w:r>
    </w:p>
    <w:p w14:paraId="541913B4" w14:textId="11644482"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能量降维</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聚合</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成为人及其器官、动物及其器官</w:t>
      </w:r>
      <w:r w:rsidRPr="00433AEF">
        <w:rPr>
          <w:rFonts w:ascii="Times New Roman" w:eastAsia="KaiTi" w:hAnsi="Times New Roman" w:cs="Times New Roman"/>
          <w:lang w:eastAsia="zh-CN"/>
        </w:rPr>
        <w:t>….</w:t>
      </w:r>
    </w:p>
    <w:p w14:paraId="6115B9EE" w14:textId="77777777"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宇宙的起点</w:t>
      </w: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：宇宙大爆炸</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 xml:space="preserve">he </w:t>
      </w:r>
      <w:r w:rsidRPr="00433AEF">
        <w:rPr>
          <w:rFonts w:ascii="Times New Roman" w:eastAsia="KaiTi" w:hAnsi="Times New Roman" w:cs="Times New Roman" w:hint="eastAsia"/>
          <w:lang w:eastAsia="zh-CN"/>
        </w:rPr>
        <w:t>o</w:t>
      </w:r>
      <w:r w:rsidRPr="00433AEF">
        <w:rPr>
          <w:rFonts w:ascii="Times New Roman" w:eastAsia="KaiTi" w:hAnsi="Times New Roman" w:cs="Times New Roman"/>
          <w:lang w:eastAsia="zh-CN"/>
        </w:rPr>
        <w:t>ne</w:t>
      </w:r>
      <w:r w:rsidRPr="00433AEF">
        <w:rPr>
          <w:rFonts w:ascii="Times New Roman" w:eastAsia="KaiTi" w:hAnsi="Times New Roman" w:cs="Times New Roman" w:hint="eastAsia"/>
          <w:lang w:eastAsia="zh-CN"/>
        </w:rPr>
        <w:t>的自生性）</w:t>
      </w:r>
      <w:r w:rsidRPr="00433AEF">
        <w:rPr>
          <w:rFonts w:ascii="Times New Roman" w:eastAsia="KaiTi" w:hAnsi="Times New Roman" w:cs="Times New Roman"/>
          <w:lang w:eastAsia="zh-CN"/>
        </w:rPr>
        <w:t>-&gt;</w:t>
      </w:r>
      <w:r w:rsidRPr="00433AEF">
        <w:rPr>
          <w:rFonts w:ascii="Times New Roman" w:eastAsia="KaiTi" w:hAnsi="Times New Roman" w:cs="Times New Roman" w:hint="eastAsia"/>
          <w:lang w:eastAsia="zh-CN"/>
        </w:rPr>
        <w:t>产生恒星、行星</w:t>
      </w:r>
    </w:p>
    <w:p w14:paraId="7A4CACA2" w14:textId="6C2E92A5"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在物质的形成过程中，有粒子的碰撞，能量的摩擦，也会产生光、电、热等表层的显现。</w:t>
      </w:r>
    </w:p>
    <w:p w14:paraId="19B5177A" w14:textId="1C1A44B6" w:rsidR="00CE1148" w:rsidRDefault="00CE1148" w:rsidP="00A74281">
      <w:pPr>
        <w:jc w:val="both"/>
        <w:rPr>
          <w:rFonts w:ascii="Times New Roman" w:eastAsia="KaiTi" w:hAnsi="Times New Roman" w:cs="Times New Roman"/>
          <w:lang w:eastAsia="zh-CN"/>
        </w:rPr>
      </w:pPr>
    </w:p>
    <w:p w14:paraId="17AEFAB0" w14:textId="77777777" w:rsidR="00BA1D00" w:rsidRPr="00BA1D00" w:rsidRDefault="00BA1D00" w:rsidP="00BA1D00">
      <w:pPr>
        <w:jc w:val="both"/>
        <w:rPr>
          <w:rFonts w:ascii="Times New Roman" w:eastAsia="KaiTi" w:hAnsi="Times New Roman" w:cs="Times New Roman"/>
          <w:highlight w:val="yellow"/>
          <w:lang w:eastAsia="zh-CN"/>
        </w:rPr>
      </w:pPr>
      <w:r w:rsidRPr="00BA1D00">
        <w:rPr>
          <w:rFonts w:ascii="Times New Roman" w:eastAsia="KaiTi" w:hAnsi="Times New Roman" w:cs="Times New Roman" w:hint="eastAsia"/>
          <w:highlight w:val="yellow"/>
          <w:lang w:eastAsia="zh-CN"/>
        </w:rPr>
        <w:t>很多定理其实都是对的，但是因为观察者不同，所以结论不同。</w:t>
      </w:r>
    </w:p>
    <w:p w14:paraId="36CAA880" w14:textId="77777777" w:rsidR="00BA1D00" w:rsidRPr="00CE1148" w:rsidRDefault="00BA1D00" w:rsidP="00A74281">
      <w:pPr>
        <w:jc w:val="both"/>
        <w:rPr>
          <w:rFonts w:ascii="Times New Roman" w:eastAsia="KaiTi" w:hAnsi="Times New Roman" w:cs="Times New Roman"/>
          <w:lang w:eastAsia="zh-CN"/>
        </w:rPr>
      </w:pPr>
    </w:p>
    <w:p w14:paraId="38A2508B" w14:textId="788BF0E2" w:rsidR="004738A2" w:rsidRPr="00166DD3" w:rsidRDefault="00284805" w:rsidP="00166DD3">
      <w:pPr>
        <w:pStyle w:val="5"/>
        <w:numPr>
          <w:ilvl w:val="0"/>
          <w:numId w:val="17"/>
        </w:numPr>
        <w:spacing w:line="240" w:lineRule="auto"/>
        <w:ind w:firstLine="200"/>
        <w:jc w:val="both"/>
        <w:rPr>
          <w:rFonts w:ascii="Times New Roman" w:eastAsia="KaiTi" w:hAnsi="Times New Roman" w:cs="Times New Roman"/>
          <w:lang w:eastAsia="zh-CN"/>
        </w:rPr>
      </w:pPr>
      <w:r w:rsidRPr="00166DD3">
        <w:rPr>
          <w:rFonts w:ascii="Times New Roman" w:eastAsia="KaiTi" w:hAnsi="Times New Roman" w:cs="Times New Roman" w:hint="eastAsia"/>
          <w:lang w:eastAsia="zh-CN"/>
        </w:rPr>
        <w:t>结束语</w:t>
      </w:r>
    </w:p>
    <w:p w14:paraId="32560222" w14:textId="53EABB04" w:rsidR="0091686D" w:rsidRPr="00ED5A14" w:rsidRDefault="006A31CD" w:rsidP="00A319C5">
      <w:pPr>
        <w:pStyle w:val="5"/>
        <w:spacing w:line="240" w:lineRule="auto"/>
        <w:ind w:firstLineChars="200" w:firstLine="562"/>
        <w:jc w:val="both"/>
        <w:rPr>
          <w:rFonts w:ascii="Times New Roman" w:eastAsia="KaiTi" w:hAnsi="Times New Roman" w:cs="Times New Roman"/>
          <w:lang w:eastAsia="zh-CN"/>
        </w:rPr>
      </w:pPr>
      <w:r w:rsidRPr="00ED5A14">
        <w:rPr>
          <w:rFonts w:ascii="Times New Roman" w:eastAsia="KaiTi" w:hAnsi="Times New Roman" w:cs="Times New Roman"/>
          <w:lang w:eastAsia="zh-CN"/>
        </w:rPr>
        <w:t>参考文献</w:t>
      </w:r>
    </w:p>
    <w:p w14:paraId="6F156A62" w14:textId="71934B24" w:rsidR="006A31CD" w:rsidRPr="00ED5A14" w:rsidRDefault="00F5477F"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Kurt Gödel</w:t>
      </w:r>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Über</w:t>
      </w:r>
      <w:proofErr w:type="spellEnd"/>
      <w:r w:rsidR="006A31CD" w:rsidRPr="00ED5A14">
        <w:rPr>
          <w:rFonts w:ascii="Times New Roman" w:eastAsia="KaiTi" w:hAnsi="Times New Roman" w:cs="Times New Roman"/>
          <w:lang w:eastAsia="zh-CN"/>
        </w:rPr>
        <w:t xml:space="preserve"> formal </w:t>
      </w:r>
      <w:proofErr w:type="spellStart"/>
      <w:r w:rsidR="006A31CD" w:rsidRPr="00ED5A14">
        <w:rPr>
          <w:rFonts w:ascii="Times New Roman" w:eastAsia="KaiTi" w:hAnsi="Times New Roman" w:cs="Times New Roman"/>
          <w:lang w:eastAsia="zh-CN"/>
        </w:rPr>
        <w:t>unentscheidbare</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Sätze</w:t>
      </w:r>
      <w:proofErr w:type="spellEnd"/>
      <w:r w:rsidR="006A31CD" w:rsidRPr="00ED5A14">
        <w:rPr>
          <w:rFonts w:ascii="Times New Roman" w:eastAsia="KaiTi" w:hAnsi="Times New Roman" w:cs="Times New Roman"/>
          <w:lang w:eastAsia="zh-CN"/>
        </w:rPr>
        <w:t xml:space="preserve"> der Principia Mathematica und </w:t>
      </w:r>
      <w:proofErr w:type="spellStart"/>
      <w:r w:rsidR="006A31CD" w:rsidRPr="00ED5A14">
        <w:rPr>
          <w:rFonts w:ascii="Times New Roman" w:eastAsia="KaiTi" w:hAnsi="Times New Roman" w:cs="Times New Roman"/>
          <w:lang w:eastAsia="zh-CN"/>
        </w:rPr>
        <w:t>verwandter</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Systeme</w:t>
      </w:r>
      <w:proofErr w:type="spellEnd"/>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1931.</w:t>
      </w:r>
    </w:p>
    <w:p w14:paraId="71698CC8" w14:textId="2155A4D8"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自然哲学的数学原理，</w:t>
      </w:r>
      <w:proofErr w:type="spellStart"/>
      <w:r w:rsidRPr="00ED5A14">
        <w:rPr>
          <w:rFonts w:ascii="Times New Roman" w:eastAsia="KaiTi" w:hAnsi="Times New Roman" w:cs="Times New Roman"/>
          <w:lang w:eastAsia="zh-CN"/>
        </w:rPr>
        <w:t>Philosophiae</w:t>
      </w:r>
      <w:proofErr w:type="spellEnd"/>
      <w:r w:rsidRPr="00ED5A14">
        <w:rPr>
          <w:rFonts w:ascii="Times New Roman" w:eastAsia="KaiTi" w:hAnsi="Times New Roman" w:cs="Times New Roman"/>
          <w:lang w:eastAsia="zh-CN"/>
        </w:rPr>
        <w:t xml:space="preserve"> Naturalis Principia Mathematica</w:t>
      </w:r>
      <w:r w:rsidRPr="00ED5A14">
        <w:rPr>
          <w:rFonts w:ascii="Times New Roman" w:eastAsia="KaiTi" w:hAnsi="Times New Roman" w:cs="Times New Roman"/>
          <w:lang w:eastAsia="zh-CN"/>
        </w:rPr>
        <w:t>。（英）牛顿著．自然哲学的数学原理：商务印书馆，</w:t>
      </w:r>
      <w:r w:rsidRPr="00ED5A14">
        <w:rPr>
          <w:rFonts w:ascii="Times New Roman" w:eastAsia="KaiTi" w:hAnsi="Times New Roman" w:cs="Times New Roman"/>
          <w:lang w:eastAsia="zh-CN"/>
        </w:rPr>
        <w:t>2009.5.</w:t>
      </w:r>
    </w:p>
    <w:p w14:paraId="46126D9A" w14:textId="794AC38C" w:rsidR="00297275" w:rsidRPr="00ED5A14" w:rsidDel="00F64DC5" w:rsidRDefault="00297275" w:rsidP="00A319C5">
      <w:pPr>
        <w:pStyle w:val="a3"/>
        <w:numPr>
          <w:ilvl w:val="0"/>
          <w:numId w:val="9"/>
        </w:numPr>
        <w:ind w:left="480" w:firstLineChars="200" w:firstLine="480"/>
        <w:jc w:val="both"/>
        <w:rPr>
          <w:del w:id="1084" w:author="吴敏" w:date="2023-05-10T10:40:00Z"/>
          <w:rFonts w:ascii="Times New Roman" w:eastAsia="KaiTi" w:hAnsi="Times New Roman" w:cs="Times New Roman"/>
          <w:lang w:eastAsia="zh-CN"/>
        </w:rPr>
      </w:pPr>
    </w:p>
    <w:p w14:paraId="0ACB0633" w14:textId="77777777" w:rsidR="006A31CD" w:rsidRPr="00F64DC5" w:rsidRDefault="006A31CD" w:rsidP="00F64DC5">
      <w:pPr>
        <w:pStyle w:val="a3"/>
        <w:numPr>
          <w:ilvl w:val="0"/>
          <w:numId w:val="9"/>
        </w:numPr>
        <w:ind w:left="480" w:firstLineChars="200" w:firstLine="480"/>
        <w:jc w:val="both"/>
        <w:rPr>
          <w:rFonts w:ascii="Times New Roman" w:eastAsia="KaiTi" w:hAnsi="Times New Roman" w:cs="Times New Roman" w:hint="eastAsia"/>
          <w:lang w:eastAsia="zh-CN"/>
          <w:rPrChange w:id="1085" w:author="吴敏" w:date="2023-05-10T10:40:00Z">
            <w:rPr>
              <w:rFonts w:hint="eastAsia"/>
              <w:lang w:eastAsia="zh-CN"/>
            </w:rPr>
          </w:rPrChange>
        </w:rPr>
        <w:pPrChange w:id="1086" w:author="吴敏" w:date="2023-05-10T10:40:00Z">
          <w:pPr>
            <w:ind w:left="480" w:firstLine="200"/>
            <w:jc w:val="both"/>
          </w:pPr>
        </w:pPrChange>
      </w:pPr>
    </w:p>
    <w:sectPr w:rsidR="006A31CD" w:rsidRPr="00F64DC5">
      <w:footerReference w:type="even"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7D8437" w14:textId="77777777" w:rsidR="00122CEC" w:rsidRDefault="00122CEC" w:rsidP="00C628CC">
      <w:r>
        <w:separator/>
      </w:r>
    </w:p>
  </w:endnote>
  <w:endnote w:type="continuationSeparator" w:id="0">
    <w:p w14:paraId="44D81FA7" w14:textId="77777777" w:rsidR="00122CEC" w:rsidRDefault="00122CEC"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669213234"/>
      <w:docPartObj>
        <w:docPartGallery w:val="Page Numbers (Bottom of Page)"/>
        <w:docPartUnique/>
      </w:docPartObj>
    </w:sdtPr>
    <w:sdtEndPr>
      <w:rPr>
        <w:rStyle w:val="af1"/>
      </w:rPr>
    </w:sdtEndPr>
    <w:sdtContent>
      <w:p w14:paraId="713492EC" w14:textId="49A6F3AD" w:rsidR="005B0368" w:rsidRDefault="005B0368"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5B0368" w:rsidRDefault="005B0368">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012645154"/>
      <w:docPartObj>
        <w:docPartGallery w:val="Page Numbers (Bottom of Page)"/>
        <w:docPartUnique/>
      </w:docPartObj>
    </w:sdtPr>
    <w:sdtEndPr>
      <w:rPr>
        <w:rStyle w:val="af1"/>
      </w:rPr>
    </w:sdtEndPr>
    <w:sdtContent>
      <w:p w14:paraId="4D31BD21" w14:textId="20F8E604" w:rsidR="005B0368" w:rsidRDefault="005B0368"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5B0368" w:rsidRDefault="005B036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DDC7DA" w14:textId="77777777" w:rsidR="00122CEC" w:rsidRDefault="00122CEC" w:rsidP="00C628CC">
      <w:r>
        <w:separator/>
      </w:r>
    </w:p>
  </w:footnote>
  <w:footnote w:type="continuationSeparator" w:id="0">
    <w:p w14:paraId="036E9682" w14:textId="77777777" w:rsidR="00122CEC" w:rsidRDefault="00122CEC"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8F6415C"/>
    <w:multiLevelType w:val="hybridMultilevel"/>
    <w:tmpl w:val="2F96D9D8"/>
    <w:lvl w:ilvl="0" w:tplc="87007F5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4"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4"/>
  </w:num>
  <w:num w:numId="2">
    <w:abstractNumId w:val="0"/>
  </w:num>
  <w:num w:numId="3">
    <w:abstractNumId w:val="11"/>
  </w:num>
  <w:num w:numId="4">
    <w:abstractNumId w:val="9"/>
  </w:num>
  <w:num w:numId="5">
    <w:abstractNumId w:val="21"/>
  </w:num>
  <w:num w:numId="6">
    <w:abstractNumId w:val="19"/>
  </w:num>
  <w:num w:numId="7">
    <w:abstractNumId w:val="10"/>
  </w:num>
  <w:num w:numId="8">
    <w:abstractNumId w:val="6"/>
  </w:num>
  <w:num w:numId="9">
    <w:abstractNumId w:val="18"/>
  </w:num>
  <w:num w:numId="10">
    <w:abstractNumId w:val="4"/>
  </w:num>
  <w:num w:numId="11">
    <w:abstractNumId w:val="8"/>
  </w:num>
  <w:num w:numId="12">
    <w:abstractNumId w:val="20"/>
  </w:num>
  <w:num w:numId="13">
    <w:abstractNumId w:val="5"/>
  </w:num>
  <w:num w:numId="14">
    <w:abstractNumId w:val="14"/>
  </w:num>
  <w:num w:numId="15">
    <w:abstractNumId w:val="13"/>
  </w:num>
  <w:num w:numId="16">
    <w:abstractNumId w:val="7"/>
  </w:num>
  <w:num w:numId="17">
    <w:abstractNumId w:val="22"/>
  </w:num>
  <w:num w:numId="18">
    <w:abstractNumId w:val="16"/>
  </w:num>
  <w:num w:numId="19">
    <w:abstractNumId w:val="23"/>
  </w:num>
  <w:num w:numId="20">
    <w:abstractNumId w:val="25"/>
  </w:num>
  <w:num w:numId="21">
    <w:abstractNumId w:val="15"/>
  </w:num>
  <w:num w:numId="22">
    <w:abstractNumId w:val="12"/>
  </w:num>
  <w:num w:numId="23">
    <w:abstractNumId w:val="17"/>
  </w:num>
  <w:num w:numId="24">
    <w:abstractNumId w:val="2"/>
  </w:num>
  <w:num w:numId="25">
    <w:abstractNumId w:val="1"/>
  </w:num>
  <w:num w:numId="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顏 秉田">
    <w15:presenceInfo w15:providerId="Windows Live" w15:userId="6d430a25124be2b4"/>
  </w15:person>
  <w15:person w15:author="吴敏">
    <w15:presenceInfo w15:providerId="AD" w15:userId="S::mwu@sei.ecnu.edu.cn::e396f9ec-16b2-4e10-95bf-bb9cf7379c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bordersDoNotSurroundHeader/>
  <w:bordersDoNotSurroundFooter/>
  <w:proofState w:spelling="clean" w:grammar="clean"/>
  <w:trackRevisions/>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1022E"/>
    <w:rsid w:val="00011775"/>
    <w:rsid w:val="000227C1"/>
    <w:rsid w:val="000256FD"/>
    <w:rsid w:val="00025B80"/>
    <w:rsid w:val="00035422"/>
    <w:rsid w:val="00044184"/>
    <w:rsid w:val="00050290"/>
    <w:rsid w:val="00052E75"/>
    <w:rsid w:val="000545F1"/>
    <w:rsid w:val="0005755C"/>
    <w:rsid w:val="00062959"/>
    <w:rsid w:val="00067B70"/>
    <w:rsid w:val="000701F8"/>
    <w:rsid w:val="000A588F"/>
    <w:rsid w:val="000C406B"/>
    <w:rsid w:val="000E1A48"/>
    <w:rsid w:val="000E34A8"/>
    <w:rsid w:val="00101D59"/>
    <w:rsid w:val="001034F5"/>
    <w:rsid w:val="00107BE1"/>
    <w:rsid w:val="0011336E"/>
    <w:rsid w:val="00122CEC"/>
    <w:rsid w:val="00124F24"/>
    <w:rsid w:val="00125126"/>
    <w:rsid w:val="001325DB"/>
    <w:rsid w:val="00137CA1"/>
    <w:rsid w:val="0014437D"/>
    <w:rsid w:val="00144D4F"/>
    <w:rsid w:val="00144D62"/>
    <w:rsid w:val="001511EF"/>
    <w:rsid w:val="00154B25"/>
    <w:rsid w:val="001577EE"/>
    <w:rsid w:val="00157BC3"/>
    <w:rsid w:val="00162785"/>
    <w:rsid w:val="00166DD3"/>
    <w:rsid w:val="00180BEE"/>
    <w:rsid w:val="00181852"/>
    <w:rsid w:val="00191C5D"/>
    <w:rsid w:val="001B2791"/>
    <w:rsid w:val="001B4B38"/>
    <w:rsid w:val="001B5ECD"/>
    <w:rsid w:val="001B7F82"/>
    <w:rsid w:val="001D2F39"/>
    <w:rsid w:val="001E3328"/>
    <w:rsid w:val="001E5177"/>
    <w:rsid w:val="001E6292"/>
    <w:rsid w:val="00202111"/>
    <w:rsid w:val="002060D2"/>
    <w:rsid w:val="00212DDF"/>
    <w:rsid w:val="00215BBB"/>
    <w:rsid w:val="00215EBA"/>
    <w:rsid w:val="0022461C"/>
    <w:rsid w:val="00235777"/>
    <w:rsid w:val="0024438B"/>
    <w:rsid w:val="002517C6"/>
    <w:rsid w:val="00255FFE"/>
    <w:rsid w:val="00264504"/>
    <w:rsid w:val="002661CD"/>
    <w:rsid w:val="002837FE"/>
    <w:rsid w:val="00284805"/>
    <w:rsid w:val="00297275"/>
    <w:rsid w:val="002B1B14"/>
    <w:rsid w:val="002B2106"/>
    <w:rsid w:val="002B5944"/>
    <w:rsid w:val="002B64EE"/>
    <w:rsid w:val="002D0A4C"/>
    <w:rsid w:val="002D0E1E"/>
    <w:rsid w:val="002E4099"/>
    <w:rsid w:val="002E69B1"/>
    <w:rsid w:val="002F0260"/>
    <w:rsid w:val="002F1F79"/>
    <w:rsid w:val="002F27A3"/>
    <w:rsid w:val="002F672A"/>
    <w:rsid w:val="00304C45"/>
    <w:rsid w:val="003131D4"/>
    <w:rsid w:val="003169E7"/>
    <w:rsid w:val="00317C27"/>
    <w:rsid w:val="0032027A"/>
    <w:rsid w:val="00320E89"/>
    <w:rsid w:val="00334EA0"/>
    <w:rsid w:val="00336482"/>
    <w:rsid w:val="003375C0"/>
    <w:rsid w:val="0034221C"/>
    <w:rsid w:val="00343BAB"/>
    <w:rsid w:val="003464C6"/>
    <w:rsid w:val="00346A62"/>
    <w:rsid w:val="003504EC"/>
    <w:rsid w:val="00353A4D"/>
    <w:rsid w:val="0035462D"/>
    <w:rsid w:val="003579A3"/>
    <w:rsid w:val="0036134C"/>
    <w:rsid w:val="003655CC"/>
    <w:rsid w:val="00371620"/>
    <w:rsid w:val="00373BAC"/>
    <w:rsid w:val="00377156"/>
    <w:rsid w:val="003861DC"/>
    <w:rsid w:val="00394B07"/>
    <w:rsid w:val="003A1CFC"/>
    <w:rsid w:val="003B04DA"/>
    <w:rsid w:val="003C4ACF"/>
    <w:rsid w:val="003C615A"/>
    <w:rsid w:val="003D29E4"/>
    <w:rsid w:val="003D3CB4"/>
    <w:rsid w:val="003D7942"/>
    <w:rsid w:val="003E4FF7"/>
    <w:rsid w:val="003E577D"/>
    <w:rsid w:val="003F7ECD"/>
    <w:rsid w:val="004062FC"/>
    <w:rsid w:val="00417CD5"/>
    <w:rsid w:val="00420A6E"/>
    <w:rsid w:val="004274A7"/>
    <w:rsid w:val="00431890"/>
    <w:rsid w:val="00433AEF"/>
    <w:rsid w:val="00443EB4"/>
    <w:rsid w:val="004514F2"/>
    <w:rsid w:val="0045193C"/>
    <w:rsid w:val="004527FD"/>
    <w:rsid w:val="00453126"/>
    <w:rsid w:val="00465A3E"/>
    <w:rsid w:val="004738A2"/>
    <w:rsid w:val="00496A4B"/>
    <w:rsid w:val="004A0760"/>
    <w:rsid w:val="004A2AC9"/>
    <w:rsid w:val="004A7D7C"/>
    <w:rsid w:val="004B49CA"/>
    <w:rsid w:val="004B5CD3"/>
    <w:rsid w:val="004C0FD5"/>
    <w:rsid w:val="004D00F4"/>
    <w:rsid w:val="004E16FE"/>
    <w:rsid w:val="0051734F"/>
    <w:rsid w:val="00520FD3"/>
    <w:rsid w:val="00540FEE"/>
    <w:rsid w:val="005520AC"/>
    <w:rsid w:val="00552B24"/>
    <w:rsid w:val="005578F2"/>
    <w:rsid w:val="00565316"/>
    <w:rsid w:val="00581C4E"/>
    <w:rsid w:val="005834A3"/>
    <w:rsid w:val="005843A7"/>
    <w:rsid w:val="00591C3D"/>
    <w:rsid w:val="00596856"/>
    <w:rsid w:val="00597CF1"/>
    <w:rsid w:val="005A227B"/>
    <w:rsid w:val="005B0368"/>
    <w:rsid w:val="005B3F56"/>
    <w:rsid w:val="005C564D"/>
    <w:rsid w:val="005C6611"/>
    <w:rsid w:val="005D25BB"/>
    <w:rsid w:val="005E05CB"/>
    <w:rsid w:val="005E1306"/>
    <w:rsid w:val="005E1880"/>
    <w:rsid w:val="005E6A63"/>
    <w:rsid w:val="005F349F"/>
    <w:rsid w:val="005F6EFE"/>
    <w:rsid w:val="00610F8D"/>
    <w:rsid w:val="006125FD"/>
    <w:rsid w:val="0061481D"/>
    <w:rsid w:val="00623A37"/>
    <w:rsid w:val="00626517"/>
    <w:rsid w:val="00633088"/>
    <w:rsid w:val="00636F0D"/>
    <w:rsid w:val="00644788"/>
    <w:rsid w:val="00645BC1"/>
    <w:rsid w:val="006504CA"/>
    <w:rsid w:val="00655FA3"/>
    <w:rsid w:val="00662E64"/>
    <w:rsid w:val="00665D60"/>
    <w:rsid w:val="00667E87"/>
    <w:rsid w:val="00673B1B"/>
    <w:rsid w:val="00675C99"/>
    <w:rsid w:val="0068125B"/>
    <w:rsid w:val="00683A15"/>
    <w:rsid w:val="00684573"/>
    <w:rsid w:val="0068467A"/>
    <w:rsid w:val="0069096E"/>
    <w:rsid w:val="00690FFD"/>
    <w:rsid w:val="006A31CD"/>
    <w:rsid w:val="006A62FB"/>
    <w:rsid w:val="006C1F2D"/>
    <w:rsid w:val="006C7131"/>
    <w:rsid w:val="006D3E7C"/>
    <w:rsid w:val="006D7D78"/>
    <w:rsid w:val="006E11F6"/>
    <w:rsid w:val="006E55D1"/>
    <w:rsid w:val="006F1A66"/>
    <w:rsid w:val="006F3A99"/>
    <w:rsid w:val="006F6249"/>
    <w:rsid w:val="007040DB"/>
    <w:rsid w:val="00706AD5"/>
    <w:rsid w:val="007148A4"/>
    <w:rsid w:val="007177A8"/>
    <w:rsid w:val="007211CB"/>
    <w:rsid w:val="00722B61"/>
    <w:rsid w:val="00733E3D"/>
    <w:rsid w:val="007354A6"/>
    <w:rsid w:val="00742B63"/>
    <w:rsid w:val="007441BF"/>
    <w:rsid w:val="00744BE7"/>
    <w:rsid w:val="007453CE"/>
    <w:rsid w:val="0076083E"/>
    <w:rsid w:val="0078090C"/>
    <w:rsid w:val="0078308A"/>
    <w:rsid w:val="00784DAB"/>
    <w:rsid w:val="0079045F"/>
    <w:rsid w:val="00792178"/>
    <w:rsid w:val="00792574"/>
    <w:rsid w:val="00797F03"/>
    <w:rsid w:val="007B4C8D"/>
    <w:rsid w:val="007B7A3D"/>
    <w:rsid w:val="007D0141"/>
    <w:rsid w:val="007E17DA"/>
    <w:rsid w:val="007E4E6D"/>
    <w:rsid w:val="007E65E0"/>
    <w:rsid w:val="007F035C"/>
    <w:rsid w:val="007F5CBA"/>
    <w:rsid w:val="00801541"/>
    <w:rsid w:val="00801E3F"/>
    <w:rsid w:val="00810CC5"/>
    <w:rsid w:val="0081132A"/>
    <w:rsid w:val="008119E1"/>
    <w:rsid w:val="00816D9D"/>
    <w:rsid w:val="00817A40"/>
    <w:rsid w:val="008252A6"/>
    <w:rsid w:val="00825824"/>
    <w:rsid w:val="008265A0"/>
    <w:rsid w:val="00827757"/>
    <w:rsid w:val="008332C3"/>
    <w:rsid w:val="00853465"/>
    <w:rsid w:val="00855A81"/>
    <w:rsid w:val="00860B66"/>
    <w:rsid w:val="00862081"/>
    <w:rsid w:val="00863824"/>
    <w:rsid w:val="00865105"/>
    <w:rsid w:val="008737D8"/>
    <w:rsid w:val="00880DE3"/>
    <w:rsid w:val="00883020"/>
    <w:rsid w:val="00890F3E"/>
    <w:rsid w:val="008A687D"/>
    <w:rsid w:val="008A6BC7"/>
    <w:rsid w:val="008A7FBD"/>
    <w:rsid w:val="008C1074"/>
    <w:rsid w:val="008C1C14"/>
    <w:rsid w:val="008C36BC"/>
    <w:rsid w:val="008C3C8C"/>
    <w:rsid w:val="008D282E"/>
    <w:rsid w:val="008E1AB2"/>
    <w:rsid w:val="008E2CEE"/>
    <w:rsid w:val="008E39D7"/>
    <w:rsid w:val="008E7636"/>
    <w:rsid w:val="008F4468"/>
    <w:rsid w:val="008F4A9A"/>
    <w:rsid w:val="00901EAE"/>
    <w:rsid w:val="00903062"/>
    <w:rsid w:val="009049FA"/>
    <w:rsid w:val="00905720"/>
    <w:rsid w:val="00910FED"/>
    <w:rsid w:val="0091686D"/>
    <w:rsid w:val="00917514"/>
    <w:rsid w:val="00924E9F"/>
    <w:rsid w:val="00925F48"/>
    <w:rsid w:val="0094030C"/>
    <w:rsid w:val="009453E2"/>
    <w:rsid w:val="009461FF"/>
    <w:rsid w:val="00950023"/>
    <w:rsid w:val="00954A5A"/>
    <w:rsid w:val="0095785C"/>
    <w:rsid w:val="00961170"/>
    <w:rsid w:val="00982624"/>
    <w:rsid w:val="00982F7A"/>
    <w:rsid w:val="00983C7F"/>
    <w:rsid w:val="009879C7"/>
    <w:rsid w:val="00990B60"/>
    <w:rsid w:val="0099157D"/>
    <w:rsid w:val="00991CF1"/>
    <w:rsid w:val="00997992"/>
    <w:rsid w:val="009A3DDB"/>
    <w:rsid w:val="009C6078"/>
    <w:rsid w:val="009D2ED2"/>
    <w:rsid w:val="009D2F9B"/>
    <w:rsid w:val="009D3E02"/>
    <w:rsid w:val="009E5E2C"/>
    <w:rsid w:val="009E6EC6"/>
    <w:rsid w:val="009E773A"/>
    <w:rsid w:val="009F44E7"/>
    <w:rsid w:val="00A14EE1"/>
    <w:rsid w:val="00A20B78"/>
    <w:rsid w:val="00A25A12"/>
    <w:rsid w:val="00A27261"/>
    <w:rsid w:val="00A319C5"/>
    <w:rsid w:val="00A3425D"/>
    <w:rsid w:val="00A35FA7"/>
    <w:rsid w:val="00A4288D"/>
    <w:rsid w:val="00A51B9A"/>
    <w:rsid w:val="00A51F2C"/>
    <w:rsid w:val="00A52674"/>
    <w:rsid w:val="00A60316"/>
    <w:rsid w:val="00A7228F"/>
    <w:rsid w:val="00A728A5"/>
    <w:rsid w:val="00A74281"/>
    <w:rsid w:val="00A854EE"/>
    <w:rsid w:val="00A9531E"/>
    <w:rsid w:val="00A96D1A"/>
    <w:rsid w:val="00AB154A"/>
    <w:rsid w:val="00AB418D"/>
    <w:rsid w:val="00AB4928"/>
    <w:rsid w:val="00AC3D1A"/>
    <w:rsid w:val="00AF12A3"/>
    <w:rsid w:val="00B02550"/>
    <w:rsid w:val="00B0650D"/>
    <w:rsid w:val="00B17A79"/>
    <w:rsid w:val="00B17B30"/>
    <w:rsid w:val="00B21CA6"/>
    <w:rsid w:val="00B27227"/>
    <w:rsid w:val="00B31BBA"/>
    <w:rsid w:val="00B37574"/>
    <w:rsid w:val="00B411C9"/>
    <w:rsid w:val="00B45500"/>
    <w:rsid w:val="00B479C6"/>
    <w:rsid w:val="00B56B6D"/>
    <w:rsid w:val="00B650EB"/>
    <w:rsid w:val="00B6539B"/>
    <w:rsid w:val="00B70E84"/>
    <w:rsid w:val="00B848EF"/>
    <w:rsid w:val="00B946FB"/>
    <w:rsid w:val="00B953E9"/>
    <w:rsid w:val="00B95DE6"/>
    <w:rsid w:val="00BA1D00"/>
    <w:rsid w:val="00BA22D8"/>
    <w:rsid w:val="00BA5979"/>
    <w:rsid w:val="00BB3F34"/>
    <w:rsid w:val="00BD0D6C"/>
    <w:rsid w:val="00BD6316"/>
    <w:rsid w:val="00BE1EBD"/>
    <w:rsid w:val="00BF66AF"/>
    <w:rsid w:val="00C15F6E"/>
    <w:rsid w:val="00C16A24"/>
    <w:rsid w:val="00C20773"/>
    <w:rsid w:val="00C2218A"/>
    <w:rsid w:val="00C2301D"/>
    <w:rsid w:val="00C30D04"/>
    <w:rsid w:val="00C330E8"/>
    <w:rsid w:val="00C61CBB"/>
    <w:rsid w:val="00C625AF"/>
    <w:rsid w:val="00C628CC"/>
    <w:rsid w:val="00C74D0F"/>
    <w:rsid w:val="00C77758"/>
    <w:rsid w:val="00C8301B"/>
    <w:rsid w:val="00C90FE4"/>
    <w:rsid w:val="00CA0E8E"/>
    <w:rsid w:val="00CA655D"/>
    <w:rsid w:val="00CB694C"/>
    <w:rsid w:val="00CC2051"/>
    <w:rsid w:val="00CC660E"/>
    <w:rsid w:val="00CD7930"/>
    <w:rsid w:val="00CE1148"/>
    <w:rsid w:val="00CE2D09"/>
    <w:rsid w:val="00D174F6"/>
    <w:rsid w:val="00D25E68"/>
    <w:rsid w:val="00D26153"/>
    <w:rsid w:val="00D31221"/>
    <w:rsid w:val="00D3167A"/>
    <w:rsid w:val="00D330CD"/>
    <w:rsid w:val="00D42F61"/>
    <w:rsid w:val="00D46FD0"/>
    <w:rsid w:val="00D55B11"/>
    <w:rsid w:val="00D570AA"/>
    <w:rsid w:val="00D604A8"/>
    <w:rsid w:val="00D626FE"/>
    <w:rsid w:val="00D63448"/>
    <w:rsid w:val="00D64068"/>
    <w:rsid w:val="00D80250"/>
    <w:rsid w:val="00D83F1D"/>
    <w:rsid w:val="00DA0587"/>
    <w:rsid w:val="00DA33A8"/>
    <w:rsid w:val="00DB14D1"/>
    <w:rsid w:val="00DC54D6"/>
    <w:rsid w:val="00DE5CF1"/>
    <w:rsid w:val="00DF3E83"/>
    <w:rsid w:val="00E0258D"/>
    <w:rsid w:val="00E03F14"/>
    <w:rsid w:val="00E060CD"/>
    <w:rsid w:val="00E17116"/>
    <w:rsid w:val="00E229C0"/>
    <w:rsid w:val="00E241A7"/>
    <w:rsid w:val="00E27252"/>
    <w:rsid w:val="00E32E8C"/>
    <w:rsid w:val="00E350E1"/>
    <w:rsid w:val="00E4053B"/>
    <w:rsid w:val="00E41B50"/>
    <w:rsid w:val="00E455CD"/>
    <w:rsid w:val="00E50FAD"/>
    <w:rsid w:val="00E777DD"/>
    <w:rsid w:val="00E87F85"/>
    <w:rsid w:val="00EA299B"/>
    <w:rsid w:val="00EA554C"/>
    <w:rsid w:val="00EB0AFA"/>
    <w:rsid w:val="00EB31F4"/>
    <w:rsid w:val="00EB6842"/>
    <w:rsid w:val="00EB7130"/>
    <w:rsid w:val="00EB7F44"/>
    <w:rsid w:val="00EC1630"/>
    <w:rsid w:val="00EC5BD9"/>
    <w:rsid w:val="00ED4CC9"/>
    <w:rsid w:val="00ED5A14"/>
    <w:rsid w:val="00EE15AD"/>
    <w:rsid w:val="00EF0954"/>
    <w:rsid w:val="00EF16B4"/>
    <w:rsid w:val="00EF60D7"/>
    <w:rsid w:val="00EF71DE"/>
    <w:rsid w:val="00F00C36"/>
    <w:rsid w:val="00F0297B"/>
    <w:rsid w:val="00F05C5C"/>
    <w:rsid w:val="00F1373E"/>
    <w:rsid w:val="00F1506F"/>
    <w:rsid w:val="00F20AD2"/>
    <w:rsid w:val="00F40805"/>
    <w:rsid w:val="00F42069"/>
    <w:rsid w:val="00F428DA"/>
    <w:rsid w:val="00F451FD"/>
    <w:rsid w:val="00F478AA"/>
    <w:rsid w:val="00F5477F"/>
    <w:rsid w:val="00F54848"/>
    <w:rsid w:val="00F56376"/>
    <w:rsid w:val="00F563F0"/>
    <w:rsid w:val="00F63609"/>
    <w:rsid w:val="00F6463A"/>
    <w:rsid w:val="00F64DC5"/>
    <w:rsid w:val="00F67903"/>
    <w:rsid w:val="00F67C5A"/>
    <w:rsid w:val="00F73387"/>
    <w:rsid w:val="00F73995"/>
    <w:rsid w:val="00F771DA"/>
    <w:rsid w:val="00F7742D"/>
    <w:rsid w:val="00F901A4"/>
    <w:rsid w:val="00F97926"/>
    <w:rsid w:val="00FA5A10"/>
    <w:rsid w:val="00FA5DDA"/>
    <w:rsid w:val="00FB2071"/>
    <w:rsid w:val="00FB2677"/>
    <w:rsid w:val="00FB571F"/>
    <w:rsid w:val="00FC3222"/>
    <w:rsid w:val="00FC6B58"/>
    <w:rsid w:val="00FD0B44"/>
    <w:rsid w:val="00FE08B6"/>
    <w:rsid w:val="00FE1E89"/>
    <w:rsid w:val="00FE29D9"/>
    <w:rsid w:val="00FE2B3E"/>
    <w:rsid w:val="00FE45E4"/>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70120"/>
  <w15:docId w15:val="{4A1E43A2-4F8B-4604-8419-72F817B7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 w:type="paragraph" w:styleId="af2">
    <w:name w:val="header"/>
    <w:basedOn w:val="a"/>
    <w:link w:val="af3"/>
    <w:uiPriority w:val="99"/>
    <w:unhideWhenUsed/>
    <w:rsid w:val="009C6078"/>
    <w:pPr>
      <w:tabs>
        <w:tab w:val="center" w:pos="4153"/>
        <w:tab w:val="right" w:pos="8306"/>
      </w:tabs>
      <w:snapToGrid w:val="0"/>
    </w:pPr>
    <w:rPr>
      <w:sz w:val="20"/>
      <w:szCs w:val="20"/>
    </w:rPr>
  </w:style>
  <w:style w:type="character" w:customStyle="1" w:styleId="af3">
    <w:name w:val="页眉 字符"/>
    <w:basedOn w:val="a0"/>
    <w:link w:val="af2"/>
    <w:uiPriority w:val="99"/>
    <w:rsid w:val="009C6078"/>
    <w:rPr>
      <w:sz w:val="20"/>
      <w:szCs w:val="20"/>
    </w:rPr>
  </w:style>
  <w:style w:type="paragraph" w:styleId="af4">
    <w:name w:val="Revision"/>
    <w:hidden/>
    <w:uiPriority w:val="99"/>
    <w:semiHidden/>
    <w:rsid w:val="00B411C9"/>
  </w:style>
  <w:style w:type="paragraph" w:styleId="af5">
    <w:name w:val="Balloon Text"/>
    <w:basedOn w:val="a"/>
    <w:link w:val="af6"/>
    <w:uiPriority w:val="99"/>
    <w:semiHidden/>
    <w:unhideWhenUsed/>
    <w:rsid w:val="00610F8D"/>
    <w:rPr>
      <w:rFonts w:ascii="宋体" w:eastAsia="宋体"/>
      <w:sz w:val="18"/>
      <w:szCs w:val="18"/>
    </w:rPr>
  </w:style>
  <w:style w:type="character" w:customStyle="1" w:styleId="af6">
    <w:name w:val="批注框文本 字符"/>
    <w:basedOn w:val="a0"/>
    <w:link w:val="af5"/>
    <w:uiPriority w:val="99"/>
    <w:semiHidden/>
    <w:rsid w:val="00610F8D"/>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11341293">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69395717">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092433232">
      <w:bodyDiv w:val="1"/>
      <w:marLeft w:val="0"/>
      <w:marRight w:val="0"/>
      <w:marTop w:val="0"/>
      <w:marBottom w:val="0"/>
      <w:divBdr>
        <w:top w:val="none" w:sz="0" w:space="0" w:color="auto"/>
        <w:left w:val="none" w:sz="0" w:space="0" w:color="auto"/>
        <w:bottom w:val="none" w:sz="0" w:space="0" w:color="auto"/>
        <w:right w:val="none" w:sz="0" w:space="0" w:color="auto"/>
      </w:divBdr>
    </w:div>
    <w:div w:id="1108039022">
      <w:bodyDiv w:val="1"/>
      <w:marLeft w:val="0"/>
      <w:marRight w:val="0"/>
      <w:marTop w:val="0"/>
      <w:marBottom w:val="0"/>
      <w:divBdr>
        <w:top w:val="none" w:sz="0" w:space="0" w:color="auto"/>
        <w:left w:val="none" w:sz="0" w:space="0" w:color="auto"/>
        <w:bottom w:val="none" w:sz="0" w:space="0" w:color="auto"/>
        <w:right w:val="none" w:sz="0" w:space="0" w:color="auto"/>
      </w:divBdr>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24558124">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290361998">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368096447">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49136440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46031028">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827479227">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20769622">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14770-65FF-4042-9B3E-69782178B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13</Pages>
  <Words>2650</Words>
  <Characters>15109</Characters>
  <Application>Microsoft Office Word</Application>
  <DocSecurity>0</DocSecurity>
  <Lines>125</Lines>
  <Paragraphs>35</Paragraphs>
  <ScaleCrop>false</ScaleCrop>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69</cp:revision>
  <dcterms:created xsi:type="dcterms:W3CDTF">2023-04-22T07:59:00Z</dcterms:created>
  <dcterms:modified xsi:type="dcterms:W3CDTF">2023-05-10T02:57:00Z</dcterms:modified>
</cp:coreProperties>
</file>