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5B81D954" w:rsidR="00343BAB" w:rsidRPr="00ED5A14" w:rsidRDefault="00343BAB" w:rsidP="00E4298D">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宇宙构造</w:t>
      </w:r>
      <w:r w:rsidR="00A27261" w:rsidRPr="00ED5A14">
        <w:rPr>
          <w:rFonts w:ascii="Times New Roman" w:eastAsia="KaiTi" w:hAnsi="Times New Roman" w:cs="Times New Roman"/>
          <w:lang w:eastAsia="zh-CN"/>
        </w:rPr>
        <w:t>的</w:t>
      </w:r>
      <w:r w:rsidRPr="00ED5A14">
        <w:rPr>
          <w:rFonts w:ascii="Times New Roman" w:eastAsia="KaiTi" w:hAnsi="Times New Roman" w:cs="Times New Roman"/>
          <w:lang w:eastAsia="zh-CN"/>
        </w:rPr>
        <w:t>最小</w:t>
      </w:r>
      <w:ins w:id="0" w:author="顏 秉田" w:date="2023-04-12T19:51:00Z">
        <w:r w:rsidR="00377156">
          <w:rPr>
            <w:rFonts w:ascii="Times New Roman" w:hAnsi="Times New Roman" w:cs="Times New Roman" w:hint="eastAsia"/>
          </w:rPr>
          <w:t>存在</w:t>
        </w:r>
      </w:ins>
      <w:del w:id="1" w:author="顏 秉田" w:date="2023-04-12T19:51:00Z">
        <w:r w:rsidRPr="00ED5A14" w:rsidDel="00377156">
          <w:rPr>
            <w:rFonts w:ascii="Times New Roman" w:eastAsia="KaiTi" w:hAnsi="Times New Roman" w:cs="Times New Roman"/>
            <w:lang w:eastAsia="zh-CN"/>
          </w:rPr>
          <w:delText>单位</w:delText>
        </w:r>
        <w:r w:rsidR="002837FE" w:rsidRPr="00655FA3" w:rsidDel="00377156">
          <w:rPr>
            <w:rFonts w:ascii="Times New Roman" w:hAnsi="Times New Roman" w:cs="Times New Roman" w:hint="eastAsia"/>
            <w:shd w:val="clear" w:color="auto" w:fill="F7CAAC" w:themeFill="accent2" w:themeFillTint="66"/>
            <w:lang w:eastAsia="zh-CN"/>
          </w:rPr>
          <w:delText>（我在想单位是否要改成存在</w:delText>
        </w:r>
      </w:del>
      <w:del w:id="2" w:author="吴敏" w:date="2023-04-22T15:59:00Z">
        <w:r w:rsidR="002837FE" w:rsidRPr="00655FA3" w:rsidDel="00610F8D">
          <w:rPr>
            <w:rFonts w:ascii="Times New Roman" w:hAnsi="Times New Roman" w:cs="Times New Roman" w:hint="eastAsia"/>
            <w:shd w:val="clear" w:color="auto" w:fill="F7CAAC" w:themeFill="accent2" w:themeFillTint="66"/>
            <w:lang w:eastAsia="zh-CN"/>
          </w:rPr>
          <w:delText>）</w:delText>
        </w:r>
      </w:del>
      <w:r w:rsidRPr="00ED5A14">
        <w:rPr>
          <w:rFonts w:ascii="Times New Roman" w:eastAsia="KaiTi" w:hAnsi="Times New Roman" w:cs="Times New Roman"/>
          <w:lang w:eastAsia="zh-CN"/>
        </w:rPr>
        <w:t>--The one</w:t>
      </w:r>
    </w:p>
    <w:p w14:paraId="41D7F8CF" w14:textId="57BA401C" w:rsidR="00D570AA" w:rsidRPr="00ED5A14" w:rsidRDefault="00343BAB">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lang w:eastAsia="zh-CN"/>
        </w:rPr>
        <w:t>吴敏</w:t>
      </w:r>
    </w:p>
    <w:p w14:paraId="34CB59E3" w14:textId="77777777" w:rsidR="00F451FD" w:rsidRDefault="00F451FD">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6951C173" w:rsidR="00343BAB" w:rsidRPr="00ED5A14" w:rsidRDefault="00F451FD">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摘要：</w:t>
      </w:r>
    </w:p>
    <w:p w14:paraId="654B4E05" w14:textId="798CD5AB" w:rsidR="00343BAB" w:rsidRPr="00ED5A14" w:rsidRDefault="00F451FD">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介绍（研究背景）：包括相关学说</w:t>
      </w:r>
    </w:p>
    <w:p w14:paraId="0C9F59E7" w14:textId="1DD25739" w:rsidR="00A14EE1" w:rsidRPr="00ED5A14" w:rsidRDefault="00F451FD">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ins w:id="3" w:author="吴敏" w:date="2023-05-10T14:24:00Z">
        <w:r w:rsidR="002C4CEE">
          <w:rPr>
            <w:rFonts w:ascii="Times New Roman" w:eastAsia="KaiTi" w:hAnsi="Times New Roman" w:cs="Times New Roman" w:hint="eastAsia"/>
            <w:b/>
            <w:bCs/>
            <w:sz w:val="28"/>
            <w:szCs w:val="28"/>
            <w:lang w:eastAsia="zh-CN"/>
          </w:rPr>
          <w:t>及学说</w:t>
        </w:r>
      </w:ins>
      <w:r w:rsidR="00343BAB" w:rsidRPr="00ED5A14">
        <w:rPr>
          <w:rFonts w:ascii="Times New Roman" w:eastAsia="KaiTi" w:hAnsi="Times New Roman" w:cs="Times New Roman"/>
          <w:b/>
          <w:bCs/>
          <w:sz w:val="28"/>
          <w:szCs w:val="28"/>
        </w:rPr>
        <w:t>：</w:t>
      </w:r>
      <w:r w:rsidR="00343BAB" w:rsidRPr="00ED5A14">
        <w:rPr>
          <w:rFonts w:ascii="Times New Roman" w:eastAsia="KaiTi" w:hAnsi="Times New Roman" w:cs="Times New Roman"/>
          <w:b/>
          <w:bCs/>
          <w:sz w:val="28"/>
          <w:szCs w:val="28"/>
        </w:rPr>
        <w:t xml:space="preserve"> </w:t>
      </w:r>
    </w:p>
    <w:p w14:paraId="68343AAE" w14:textId="25AC50BF" w:rsidR="004A2AC9" w:rsidRPr="00890F3E" w:rsidRDefault="00F451FD">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del w:id="4" w:author="吴敏" w:date="2023-05-10T12:15:00Z">
        <w:r w:rsidR="00343BAB" w:rsidRPr="00F451FD" w:rsidDel="0080529C">
          <w:rPr>
            <w:rFonts w:ascii="Times New Roman" w:eastAsia="KaiTi" w:hAnsi="Times New Roman" w:cs="Times New Roman"/>
            <w:b/>
            <w:bCs/>
            <w:sz w:val="28"/>
            <w:szCs w:val="28"/>
          </w:rPr>
          <w:delText>the one</w:delText>
        </w:r>
      </w:del>
      <w:del w:id="5" w:author="吴敏" w:date="2023-05-10T14:23:00Z">
        <w:r w:rsidR="00E777DD" w:rsidRPr="00F451FD" w:rsidDel="002C4CEE">
          <w:rPr>
            <w:rFonts w:ascii="Times New Roman" w:eastAsia="KaiTi" w:hAnsi="Times New Roman" w:cs="Times New Roman"/>
            <w:b/>
            <w:bCs/>
            <w:sz w:val="28"/>
            <w:szCs w:val="28"/>
          </w:rPr>
          <w:delText xml:space="preserve"> </w:delText>
        </w:r>
        <w:r w:rsidR="00E777DD" w:rsidRPr="00F451FD" w:rsidDel="002C4CEE">
          <w:rPr>
            <w:rFonts w:ascii="Times New Roman" w:eastAsia="KaiTi" w:hAnsi="Times New Roman" w:cs="Times New Roman" w:hint="eastAsia"/>
            <w:b/>
            <w:bCs/>
            <w:sz w:val="28"/>
            <w:szCs w:val="28"/>
          </w:rPr>
          <w:delText>（从概念上描述）</w:delText>
        </w:r>
      </w:del>
    </w:p>
    <w:p w14:paraId="2452F715" w14:textId="11B8C5A1" w:rsidR="00825824" w:rsidRDefault="004A2AC9">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73DFD2CB" w14:textId="77777777" w:rsidR="008C36BC" w:rsidRPr="007F2F99" w:rsidRDefault="00F42069">
      <w:pPr>
        <w:ind w:firstLineChars="200" w:firstLine="480"/>
        <w:rPr>
          <w:ins w:id="6" w:author="吴敏" w:date="2023-04-22T16:46:00Z"/>
          <w:rFonts w:ascii="Times New Roman" w:eastAsia="KaiTi" w:hAnsi="Times New Roman" w:cs="Times New Roman"/>
          <w:lang w:eastAsia="zh-CN"/>
          <w:rPrChange w:id="7" w:author="吴敏" w:date="2023-05-10T12:04:00Z">
            <w:rPr>
              <w:ins w:id="8" w:author="吴敏" w:date="2023-04-22T16:46:00Z"/>
              <w:rFonts w:asciiTheme="minorEastAsia" w:hAnsiTheme="minorEastAsia"/>
              <w:shd w:val="clear" w:color="auto" w:fill="F7CAAC" w:themeFill="accent2" w:themeFillTint="66"/>
              <w:lang w:eastAsia="zh-CN"/>
            </w:rPr>
          </w:rPrChange>
        </w:rPr>
        <w:pPrChange w:id="9" w:author="吴敏" w:date="2023-05-13T22:23:00Z">
          <w:pPr>
            <w:ind w:firstLine="200"/>
            <w:jc w:val="both"/>
          </w:pPr>
        </w:pPrChange>
      </w:pPr>
      <w:r w:rsidRPr="007F2F99">
        <w:rPr>
          <w:rFonts w:ascii="Times New Roman" w:eastAsia="KaiTi" w:hAnsi="Times New Roman" w:cs="Times New Roman" w:hint="eastAsia"/>
          <w:lang w:eastAsia="zh-CN"/>
          <w:rPrChange w:id="10" w:author="吴敏" w:date="2023-05-10T12:04:00Z">
            <w:rPr>
              <w:rFonts w:ascii="KaiTi" w:eastAsia="KaiTi" w:hAnsi="KaiTi" w:hint="eastAsia"/>
              <w:shd w:val="clear" w:color="auto" w:fill="F7CAAC" w:themeFill="accent2" w:themeFillTint="66"/>
              <w:lang w:eastAsia="zh-CN"/>
            </w:rPr>
          </w:rPrChange>
        </w:rPr>
        <w:t>近</w:t>
      </w:r>
      <w:r w:rsidRPr="007F2F99">
        <w:rPr>
          <w:rFonts w:ascii="Times New Roman" w:eastAsia="KaiTi" w:hAnsi="Times New Roman" w:cs="Times New Roman"/>
          <w:lang w:eastAsia="zh-CN"/>
          <w:rPrChange w:id="11" w:author="吴敏" w:date="2023-05-10T12:04:00Z">
            <w:rPr>
              <w:rFonts w:ascii="KaiTi" w:eastAsia="KaiTi" w:hAnsi="KaiTi"/>
              <w:shd w:val="clear" w:color="auto" w:fill="F7CAAC" w:themeFill="accent2" w:themeFillTint="66"/>
              <w:lang w:eastAsia="zh-CN"/>
            </w:rPr>
          </w:rPrChange>
        </w:rPr>
        <w:t>150</w:t>
      </w:r>
      <w:r w:rsidRPr="007F2F99">
        <w:rPr>
          <w:rFonts w:ascii="Times New Roman" w:eastAsia="KaiTi" w:hAnsi="Times New Roman" w:cs="Times New Roman" w:hint="eastAsia"/>
          <w:lang w:eastAsia="zh-CN"/>
          <w:rPrChange w:id="12" w:author="吴敏" w:date="2023-05-10T12:04:00Z">
            <w:rPr>
              <w:rFonts w:ascii="KaiTi" w:eastAsia="KaiTi" w:hAnsi="KaiTi" w:hint="eastAsia"/>
              <w:shd w:val="clear" w:color="auto" w:fill="F7CAAC" w:themeFill="accent2" w:themeFillTint="66"/>
              <w:lang w:eastAsia="zh-CN"/>
            </w:rPr>
          </w:rPrChange>
        </w:rPr>
        <w:t>年来</w:t>
      </w:r>
      <w:ins w:id="13" w:author="吴敏" w:date="2023-04-22T16:28:00Z">
        <w:r w:rsidR="004527FD" w:rsidRPr="007F2F99">
          <w:rPr>
            <w:rFonts w:ascii="Times New Roman" w:eastAsia="KaiTi" w:hAnsi="Times New Roman" w:cs="Times New Roman" w:hint="eastAsia"/>
            <w:lang w:eastAsia="zh-CN"/>
            <w:rPrChange w:id="14" w:author="吴敏" w:date="2023-05-10T12:04:00Z">
              <w:rPr>
                <w:rFonts w:ascii="KaiTi" w:eastAsia="KaiTi" w:hAnsi="KaiTi" w:hint="eastAsia"/>
                <w:shd w:val="clear" w:color="auto" w:fill="F7CAAC" w:themeFill="accent2" w:themeFillTint="66"/>
                <w:lang w:eastAsia="zh-CN"/>
              </w:rPr>
            </w:rPrChange>
          </w:rPr>
          <w:t>，</w:t>
        </w:r>
      </w:ins>
      <w:r w:rsidRPr="007F2F99">
        <w:rPr>
          <w:rFonts w:ascii="Times New Roman" w:eastAsia="KaiTi" w:hAnsi="Times New Roman" w:cs="Times New Roman" w:hint="eastAsia"/>
          <w:lang w:eastAsia="zh-CN"/>
          <w:rPrChange w:id="15" w:author="吴敏" w:date="2023-05-10T12:04:00Z">
            <w:rPr>
              <w:rFonts w:ascii="KaiTi" w:eastAsia="KaiTi" w:hAnsi="KaiTi" w:hint="eastAsia"/>
              <w:shd w:val="clear" w:color="auto" w:fill="F7CAAC" w:themeFill="accent2" w:themeFillTint="66"/>
              <w:lang w:eastAsia="zh-CN"/>
            </w:rPr>
          </w:rPrChange>
        </w:rPr>
        <w:t>现代物理学的发展</w:t>
      </w:r>
      <w:ins w:id="16" w:author="吴敏" w:date="2023-04-22T16:28:00Z">
        <w:r w:rsidR="004527FD" w:rsidRPr="007F2F99">
          <w:rPr>
            <w:rFonts w:ascii="Times New Roman" w:eastAsia="KaiTi" w:hAnsi="Times New Roman" w:cs="Times New Roman" w:hint="eastAsia"/>
            <w:lang w:eastAsia="zh-CN"/>
            <w:rPrChange w:id="17" w:author="吴敏" w:date="2023-05-10T12:04:00Z">
              <w:rPr>
                <w:rFonts w:ascii="KaiTi" w:eastAsia="KaiTi" w:hAnsi="KaiTi" w:hint="eastAsia"/>
                <w:shd w:val="clear" w:color="auto" w:fill="F7CAAC" w:themeFill="accent2" w:themeFillTint="66"/>
                <w:lang w:eastAsia="zh-CN"/>
              </w:rPr>
            </w:rPrChange>
          </w:rPr>
          <w:t>带来</w:t>
        </w:r>
      </w:ins>
      <w:del w:id="18" w:author="吴敏" w:date="2023-04-22T16:28:00Z">
        <w:r w:rsidRPr="007F2F99" w:rsidDel="004527FD">
          <w:rPr>
            <w:rFonts w:ascii="Times New Roman" w:eastAsia="KaiTi" w:hAnsi="Times New Roman" w:cs="Times New Roman" w:hint="eastAsia"/>
            <w:lang w:eastAsia="zh-CN"/>
            <w:rPrChange w:id="19" w:author="吴敏" w:date="2023-05-10T12:04:00Z">
              <w:rPr>
                <w:rFonts w:ascii="KaiTi" w:eastAsia="KaiTi" w:hAnsi="KaiTi" w:hint="eastAsia"/>
                <w:shd w:val="clear" w:color="auto" w:fill="F7CAAC" w:themeFill="accent2" w:themeFillTint="66"/>
                <w:lang w:eastAsia="zh-CN"/>
              </w:rPr>
            </w:rPrChange>
          </w:rPr>
          <w:delText>造</w:delText>
        </w:r>
      </w:del>
      <w:ins w:id="20" w:author="吴敏" w:date="2023-04-22T16:28:00Z">
        <w:r w:rsidR="004527FD" w:rsidRPr="007F2F99">
          <w:rPr>
            <w:rFonts w:ascii="Times New Roman" w:eastAsia="KaiTi" w:hAnsi="Times New Roman" w:cs="Times New Roman" w:hint="eastAsia"/>
            <w:lang w:eastAsia="zh-CN"/>
            <w:rPrChange w:id="21" w:author="吴敏" w:date="2023-05-10T12:04:00Z">
              <w:rPr>
                <w:rFonts w:ascii="KaiTi" w:eastAsia="KaiTi" w:hAnsi="KaiTi" w:hint="eastAsia"/>
                <w:shd w:val="clear" w:color="auto" w:fill="F7CAAC" w:themeFill="accent2" w:themeFillTint="66"/>
                <w:lang w:eastAsia="zh-CN"/>
              </w:rPr>
            </w:rPrChange>
          </w:rPr>
          <w:t>了</w:t>
        </w:r>
      </w:ins>
      <w:del w:id="22" w:author="吴敏" w:date="2023-04-22T16:28:00Z">
        <w:r w:rsidRPr="007F2F99" w:rsidDel="004527FD">
          <w:rPr>
            <w:rFonts w:ascii="Times New Roman" w:eastAsia="KaiTi" w:hAnsi="Times New Roman" w:cs="Times New Roman" w:hint="eastAsia"/>
            <w:lang w:eastAsia="zh-CN"/>
            <w:rPrChange w:id="23" w:author="吴敏" w:date="2023-05-10T12:04:00Z">
              <w:rPr>
                <w:rFonts w:ascii="KaiTi" w:eastAsia="KaiTi" w:hAnsi="KaiTi" w:hint="eastAsia"/>
                <w:shd w:val="clear" w:color="auto" w:fill="F7CAAC" w:themeFill="accent2" w:themeFillTint="66"/>
                <w:lang w:eastAsia="zh-CN"/>
              </w:rPr>
            </w:rPrChange>
          </w:rPr>
          <w:delText>成</w:delText>
        </w:r>
      </w:del>
      <w:r w:rsidRPr="007F2F99">
        <w:rPr>
          <w:rFonts w:ascii="Times New Roman" w:eastAsia="KaiTi" w:hAnsi="Times New Roman" w:cs="Times New Roman" w:hint="eastAsia"/>
          <w:lang w:eastAsia="zh-CN"/>
          <w:rPrChange w:id="24" w:author="吴敏" w:date="2023-05-10T12:04:00Z">
            <w:rPr>
              <w:rFonts w:ascii="KaiTi" w:eastAsia="KaiTi" w:hAnsi="KaiTi" w:hint="eastAsia"/>
              <w:shd w:val="clear" w:color="auto" w:fill="F7CAAC" w:themeFill="accent2" w:themeFillTint="66"/>
              <w:lang w:eastAsia="zh-CN"/>
            </w:rPr>
          </w:rPrChange>
        </w:rPr>
        <w:t>人类科技及文明</w:t>
      </w:r>
      <w:ins w:id="25" w:author="吴敏" w:date="2023-04-22T16:45:00Z">
        <w:r w:rsidR="008C36BC" w:rsidRPr="007F2F99">
          <w:rPr>
            <w:rFonts w:ascii="Times New Roman" w:eastAsia="KaiTi" w:hAnsi="Times New Roman" w:cs="Times New Roman" w:hint="eastAsia"/>
            <w:lang w:eastAsia="zh-CN"/>
            <w:rPrChange w:id="26" w:author="吴敏" w:date="2023-05-10T12:04:00Z">
              <w:rPr>
                <w:rFonts w:ascii="KaiTi" w:eastAsia="KaiTi" w:hAnsi="KaiTi" w:hint="eastAsia"/>
                <w:shd w:val="clear" w:color="auto" w:fill="F7CAAC" w:themeFill="accent2" w:themeFillTint="66"/>
                <w:lang w:eastAsia="zh-CN"/>
              </w:rPr>
            </w:rPrChange>
          </w:rPr>
          <w:t>的巨大进步与</w:t>
        </w:r>
      </w:ins>
      <w:r w:rsidRPr="007F2F99">
        <w:rPr>
          <w:rFonts w:ascii="Times New Roman" w:eastAsia="KaiTi" w:hAnsi="Times New Roman" w:cs="Times New Roman" w:hint="eastAsia"/>
          <w:lang w:eastAsia="zh-CN"/>
          <w:rPrChange w:id="27" w:author="吴敏" w:date="2023-05-10T12:04:00Z">
            <w:rPr>
              <w:rFonts w:ascii="KaiTi" w:eastAsia="KaiTi" w:hAnsi="KaiTi" w:hint="eastAsia"/>
              <w:shd w:val="clear" w:color="auto" w:fill="F7CAAC" w:themeFill="accent2" w:themeFillTint="66"/>
              <w:lang w:eastAsia="zh-CN"/>
            </w:rPr>
          </w:rPrChange>
        </w:rPr>
        <w:t>飞速</w:t>
      </w:r>
      <w:ins w:id="28" w:author="吴敏" w:date="2023-04-22T16:45:00Z">
        <w:r w:rsidR="008C36BC" w:rsidRPr="007F2F99">
          <w:rPr>
            <w:rFonts w:ascii="Times New Roman" w:eastAsia="KaiTi" w:hAnsi="Times New Roman" w:cs="Times New Roman" w:hint="eastAsia"/>
            <w:lang w:eastAsia="zh-CN"/>
            <w:rPrChange w:id="29" w:author="吴敏" w:date="2023-05-10T12:04:00Z">
              <w:rPr>
                <w:rFonts w:ascii="KaiTi" w:eastAsia="KaiTi" w:hAnsi="KaiTi" w:hint="eastAsia"/>
                <w:shd w:val="clear" w:color="auto" w:fill="F7CAAC" w:themeFill="accent2" w:themeFillTint="66"/>
                <w:lang w:eastAsia="zh-CN"/>
              </w:rPr>
            </w:rPrChange>
          </w:rPr>
          <w:t>发展</w:t>
        </w:r>
      </w:ins>
      <w:del w:id="30" w:author="吴敏" w:date="2023-04-22T16:45:00Z">
        <w:r w:rsidRPr="007F2F99" w:rsidDel="008C36BC">
          <w:rPr>
            <w:rFonts w:ascii="Times New Roman" w:eastAsia="KaiTi" w:hAnsi="Times New Roman" w:cs="Times New Roman" w:hint="eastAsia"/>
            <w:lang w:eastAsia="zh-CN"/>
            <w:rPrChange w:id="31" w:author="吴敏" w:date="2023-05-10T12:04:00Z">
              <w:rPr>
                <w:rFonts w:ascii="KaiTi" w:eastAsia="KaiTi" w:hAnsi="KaiTi" w:hint="eastAsia"/>
                <w:shd w:val="clear" w:color="auto" w:fill="F7CAAC" w:themeFill="accent2" w:themeFillTint="66"/>
                <w:lang w:eastAsia="zh-CN"/>
              </w:rPr>
            </w:rPrChange>
          </w:rPr>
          <w:delText>的进步</w:delText>
        </w:r>
      </w:del>
      <w:ins w:id="32" w:author="吴敏" w:date="2023-04-22T16:28:00Z">
        <w:r w:rsidR="004527FD" w:rsidRPr="007F2F99">
          <w:rPr>
            <w:rFonts w:ascii="Times New Roman" w:eastAsia="KaiTi" w:hAnsi="Times New Roman" w:cs="Times New Roman" w:hint="eastAsia"/>
            <w:lang w:eastAsia="zh-CN"/>
            <w:rPrChange w:id="33" w:author="吴敏" w:date="2023-05-10T12:04:00Z">
              <w:rPr>
                <w:rFonts w:ascii="KaiTi" w:eastAsia="KaiTi" w:hAnsi="KaiTi" w:hint="eastAsia"/>
                <w:shd w:val="clear" w:color="auto" w:fill="F7CAAC" w:themeFill="accent2" w:themeFillTint="66"/>
                <w:lang w:eastAsia="zh-CN"/>
              </w:rPr>
            </w:rPrChange>
          </w:rPr>
          <w:t>。</w:t>
        </w:r>
      </w:ins>
      <w:del w:id="34" w:author="吴敏" w:date="2023-04-22T16:28:00Z">
        <w:r w:rsidRPr="007F2F99" w:rsidDel="004527FD">
          <w:rPr>
            <w:rFonts w:ascii="Times New Roman" w:eastAsia="KaiTi" w:hAnsi="Times New Roman" w:cs="Times New Roman" w:hint="eastAsia"/>
            <w:lang w:eastAsia="zh-CN"/>
            <w:rPrChange w:id="35" w:author="吴敏" w:date="2023-05-10T12:04:00Z">
              <w:rPr>
                <w:rFonts w:ascii="KaiTi" w:eastAsia="KaiTi" w:hAnsi="KaiTi" w:hint="eastAsia"/>
                <w:shd w:val="clear" w:color="auto" w:fill="F7CAAC" w:themeFill="accent2" w:themeFillTint="66"/>
                <w:lang w:eastAsia="zh-CN"/>
              </w:rPr>
            </w:rPrChange>
          </w:rPr>
          <w:delText>，</w:delText>
        </w:r>
      </w:del>
      <w:r w:rsidR="00CE2D09" w:rsidRPr="007F2F99">
        <w:rPr>
          <w:rFonts w:ascii="Times New Roman" w:eastAsia="KaiTi" w:hAnsi="Times New Roman" w:cs="Times New Roman" w:hint="eastAsia"/>
          <w:lang w:eastAsia="zh-CN"/>
          <w:rPrChange w:id="36" w:author="吴敏" w:date="2023-05-10T12:04:00Z">
            <w:rPr>
              <w:rFonts w:ascii="KaiTi" w:eastAsia="KaiTi" w:hAnsi="KaiTi" w:hint="eastAsia"/>
              <w:shd w:val="clear" w:color="auto" w:fill="F7CAAC" w:themeFill="accent2" w:themeFillTint="66"/>
              <w:lang w:eastAsia="zh-CN"/>
            </w:rPr>
          </w:rPrChange>
        </w:rPr>
        <w:t>相对论及量子力学是构现现代物理学的两大体系，在</w:t>
      </w:r>
      <w:r w:rsidR="00052E75" w:rsidRPr="007F2F99">
        <w:rPr>
          <w:rFonts w:ascii="Times New Roman" w:eastAsia="KaiTi" w:hAnsi="Times New Roman" w:cs="Times New Roman" w:hint="eastAsia"/>
          <w:lang w:eastAsia="zh-CN"/>
          <w:rPrChange w:id="37" w:author="吴敏" w:date="2023-05-10T12:04:00Z">
            <w:rPr>
              <w:rFonts w:ascii="KaiTi" w:eastAsia="KaiTi" w:hAnsi="KaiTi" w:hint="eastAsia"/>
              <w:shd w:val="clear" w:color="auto" w:fill="F7CAAC" w:themeFill="accent2" w:themeFillTint="66"/>
              <w:lang w:eastAsia="zh-CN"/>
            </w:rPr>
          </w:rPrChange>
        </w:rPr>
        <w:t>研究与</w:t>
      </w:r>
      <w:r w:rsidR="00CE2D09" w:rsidRPr="007F2F99">
        <w:rPr>
          <w:rFonts w:ascii="Times New Roman" w:eastAsia="KaiTi" w:hAnsi="Times New Roman" w:cs="Times New Roman" w:hint="eastAsia"/>
          <w:lang w:eastAsia="zh-CN"/>
          <w:rPrChange w:id="38" w:author="吴敏" w:date="2023-05-10T12:04:00Z">
            <w:rPr>
              <w:rFonts w:ascii="KaiTi" w:eastAsia="KaiTi" w:hAnsi="KaiTi" w:hint="eastAsia"/>
              <w:shd w:val="clear" w:color="auto" w:fill="F7CAAC" w:themeFill="accent2" w:themeFillTint="66"/>
              <w:lang w:eastAsia="zh-CN"/>
            </w:rPr>
          </w:rPrChange>
        </w:rPr>
        <w:t>发展过程中</w:t>
      </w:r>
      <w:ins w:id="39" w:author="吴敏" w:date="2023-04-22T16:45:00Z">
        <w:r w:rsidR="008C36BC" w:rsidRPr="007F2F99">
          <w:rPr>
            <w:rFonts w:ascii="Times New Roman" w:eastAsia="KaiTi" w:hAnsi="Times New Roman" w:cs="Times New Roman" w:hint="eastAsia"/>
            <w:lang w:eastAsia="zh-CN"/>
            <w:rPrChange w:id="40" w:author="吴敏" w:date="2023-05-10T12:04:00Z">
              <w:rPr>
                <w:rFonts w:ascii="KaiTi" w:eastAsia="KaiTi" w:hAnsi="KaiTi" w:hint="eastAsia"/>
                <w:shd w:val="clear" w:color="auto" w:fill="F7CAAC" w:themeFill="accent2" w:themeFillTint="66"/>
                <w:lang w:eastAsia="zh-CN"/>
              </w:rPr>
            </w:rPrChange>
          </w:rPr>
          <w:t>，</w:t>
        </w:r>
      </w:ins>
      <w:r w:rsidR="00CE2D09" w:rsidRPr="007F2F99">
        <w:rPr>
          <w:rFonts w:ascii="Times New Roman" w:eastAsia="KaiTi" w:hAnsi="Times New Roman" w:cs="Times New Roman" w:hint="eastAsia"/>
          <w:lang w:eastAsia="zh-CN"/>
          <w:rPrChange w:id="41" w:author="吴敏" w:date="2023-05-10T12:04:00Z">
            <w:rPr>
              <w:rFonts w:ascii="KaiTi" w:eastAsia="KaiTi" w:hAnsi="KaiTi" w:hint="eastAsia"/>
              <w:shd w:val="clear" w:color="auto" w:fill="F7CAAC" w:themeFill="accent2" w:themeFillTint="66"/>
              <w:lang w:eastAsia="zh-CN"/>
            </w:rPr>
          </w:rPrChange>
        </w:rPr>
        <w:t>我们发现自然界主要由</w:t>
      </w:r>
      <w:del w:id="42" w:author="吴敏" w:date="2023-04-22T16:02:00Z">
        <w:r w:rsidR="00CE2D09" w:rsidRPr="007F2F99" w:rsidDel="00683A15">
          <w:rPr>
            <w:rFonts w:ascii="Times New Roman" w:eastAsia="KaiTi" w:hAnsi="Times New Roman" w:cs="Times New Roman"/>
            <w:lang w:eastAsia="zh-CN"/>
            <w:rPrChange w:id="43" w:author="吴敏" w:date="2023-05-10T12:04:00Z">
              <w:rPr>
                <w:rFonts w:ascii="KaiTi" w:eastAsia="KaiTi" w:hAnsi="KaiTi"/>
                <w:shd w:val="clear" w:color="auto" w:fill="F7CAAC" w:themeFill="accent2" w:themeFillTint="66"/>
                <w:lang w:eastAsia="zh-CN"/>
              </w:rPr>
            </w:rPrChange>
          </w:rPr>
          <w:delText xml:space="preserve"> </w:delText>
        </w:r>
      </w:del>
      <w:r w:rsidR="00CE2D09" w:rsidRPr="007F2F99">
        <w:rPr>
          <w:rFonts w:ascii="Times New Roman" w:eastAsia="KaiTi" w:hAnsi="Times New Roman" w:cs="Times New Roman" w:hint="eastAsia"/>
          <w:lang w:eastAsia="zh-CN"/>
          <w:rPrChange w:id="44" w:author="吴敏" w:date="2023-05-10T12:04:00Z">
            <w:rPr>
              <w:rFonts w:ascii="KaiTi" w:eastAsia="KaiTi" w:hAnsi="KaiTi" w:hint="eastAsia"/>
              <w:shd w:val="clear" w:color="auto" w:fill="F7CAAC" w:themeFill="accent2" w:themeFillTint="66"/>
              <w:lang w:eastAsia="zh-CN"/>
            </w:rPr>
          </w:rPrChange>
        </w:rPr>
        <w:t>电磁力、引力、强力、弱力</w:t>
      </w:r>
      <w:del w:id="45" w:author="吴敏" w:date="2023-04-22T16:02:00Z">
        <w:r w:rsidR="00CE2D09" w:rsidRPr="007F2F99" w:rsidDel="00683A15">
          <w:rPr>
            <w:rFonts w:ascii="Times New Roman" w:eastAsia="KaiTi" w:hAnsi="Times New Roman" w:cs="Times New Roman"/>
            <w:lang w:eastAsia="zh-CN"/>
            <w:rPrChange w:id="46" w:author="吴敏" w:date="2023-05-10T12:04:00Z">
              <w:rPr>
                <w:rFonts w:ascii="KaiTi" w:eastAsia="KaiTi" w:hAnsi="KaiTi"/>
                <w:shd w:val="clear" w:color="auto" w:fill="F7CAAC" w:themeFill="accent2" w:themeFillTint="66"/>
                <w:lang w:eastAsia="zh-CN"/>
              </w:rPr>
            </w:rPrChange>
          </w:rPr>
          <w:delText xml:space="preserve"> </w:delText>
        </w:r>
      </w:del>
      <w:r w:rsidR="00CE2D09" w:rsidRPr="007F2F99">
        <w:rPr>
          <w:rFonts w:ascii="Times New Roman" w:eastAsia="KaiTi" w:hAnsi="Times New Roman" w:cs="Times New Roman" w:hint="eastAsia"/>
          <w:lang w:eastAsia="zh-CN"/>
          <w:rPrChange w:id="47" w:author="吴敏" w:date="2023-05-10T12:04:00Z">
            <w:rPr>
              <w:rFonts w:ascii="KaiTi" w:eastAsia="KaiTi" w:hAnsi="KaiTi" w:hint="eastAsia"/>
              <w:shd w:val="clear" w:color="auto" w:fill="F7CAAC" w:themeFill="accent2" w:themeFillTint="66"/>
              <w:lang w:eastAsia="zh-CN"/>
            </w:rPr>
          </w:rPrChange>
        </w:rPr>
        <w:t>四种力组成，</w:t>
      </w:r>
      <w:r w:rsidR="00052E75" w:rsidRPr="007F2F99">
        <w:rPr>
          <w:rFonts w:ascii="Times New Roman" w:eastAsia="KaiTi" w:hAnsi="Times New Roman" w:cs="Times New Roman" w:hint="eastAsia"/>
          <w:lang w:eastAsia="zh-CN"/>
          <w:rPrChange w:id="48" w:author="吴敏" w:date="2023-05-10T12:04:00Z">
            <w:rPr>
              <w:rFonts w:ascii="KaiTi" w:eastAsia="KaiTi" w:hAnsi="KaiTi" w:hint="eastAsia"/>
              <w:shd w:val="clear" w:color="auto" w:fill="F7CAAC" w:themeFill="accent2" w:themeFillTint="66"/>
              <w:lang w:eastAsia="zh-CN"/>
            </w:rPr>
          </w:rPrChange>
        </w:rPr>
        <w:t>同时</w:t>
      </w:r>
      <w:r w:rsidR="00CE2D09" w:rsidRPr="007F2F99">
        <w:rPr>
          <w:rFonts w:ascii="Times New Roman" w:eastAsia="KaiTi" w:hAnsi="Times New Roman" w:cs="Times New Roman" w:hint="eastAsia"/>
          <w:lang w:eastAsia="zh-CN"/>
          <w:rPrChange w:id="49" w:author="吴敏" w:date="2023-05-10T12:04:00Z">
            <w:rPr>
              <w:rFonts w:ascii="KaiTi" w:eastAsia="KaiTi" w:hAnsi="KaiTi" w:hint="eastAsia"/>
              <w:shd w:val="clear" w:color="auto" w:fill="F7CAAC" w:themeFill="accent2" w:themeFillTint="66"/>
              <w:lang w:eastAsia="zh-CN"/>
            </w:rPr>
          </w:rPrChange>
        </w:rPr>
        <w:t>我们又发现基本粒子，并且透过基本粒子间的相互作用，建构了基本粒子标准模型，</w:t>
      </w:r>
      <w:r w:rsidR="00052E75" w:rsidRPr="007F2F99">
        <w:rPr>
          <w:rFonts w:ascii="Times New Roman" w:eastAsia="KaiTi" w:hAnsi="Times New Roman" w:cs="Times New Roman"/>
          <w:lang w:eastAsia="zh-CN"/>
          <w:rPrChange w:id="50" w:author="吴敏" w:date="2023-05-10T12:04:00Z">
            <w:rPr>
              <w:rFonts w:ascii="KaiTi" w:hAnsi="KaiTi"/>
              <w:shd w:val="clear" w:color="auto" w:fill="F7CAAC" w:themeFill="accent2" w:themeFillTint="66"/>
              <w:lang w:eastAsia="zh-CN"/>
            </w:rPr>
          </w:rPrChange>
        </w:rPr>
        <w:t>解释了大部分自然界发生的现象</w:t>
      </w:r>
      <w:ins w:id="51" w:author="吴敏" w:date="2023-04-22T16:45:00Z">
        <w:r w:rsidR="008C36BC" w:rsidRPr="007F2F99">
          <w:rPr>
            <w:rFonts w:ascii="Times New Roman" w:eastAsia="KaiTi" w:hAnsi="Times New Roman" w:cs="Times New Roman" w:hint="eastAsia"/>
            <w:lang w:eastAsia="zh-CN"/>
            <w:rPrChange w:id="52" w:author="吴敏" w:date="2023-05-10T12:04:00Z">
              <w:rPr>
                <w:rFonts w:asciiTheme="minorEastAsia" w:hAnsiTheme="minorEastAsia" w:hint="eastAsia"/>
                <w:shd w:val="clear" w:color="auto" w:fill="F7CAAC" w:themeFill="accent2" w:themeFillTint="66"/>
                <w:lang w:eastAsia="zh-CN"/>
              </w:rPr>
            </w:rPrChange>
          </w:rPr>
          <w:t>。</w:t>
        </w:r>
      </w:ins>
    </w:p>
    <w:p w14:paraId="3D4F4E0A" w14:textId="23B1DD14" w:rsidR="00052E75" w:rsidRPr="007F2F99" w:rsidRDefault="00052E75">
      <w:pPr>
        <w:ind w:firstLineChars="200" w:firstLine="480"/>
        <w:rPr>
          <w:ins w:id="53" w:author="吴敏" w:date="2023-04-22T17:10:00Z"/>
          <w:rFonts w:ascii="Times New Roman" w:eastAsia="KaiTi" w:hAnsi="Times New Roman" w:cs="Times New Roman"/>
          <w:lang w:eastAsia="zh-CN"/>
          <w:rPrChange w:id="54" w:author="吴敏" w:date="2023-05-10T12:04:00Z">
            <w:rPr>
              <w:ins w:id="55" w:author="吴敏" w:date="2023-04-22T17:10:00Z"/>
              <w:rFonts w:ascii="KaiTi" w:eastAsia="KaiTi" w:hAnsi="KaiTi" w:cs="Times New Roman"/>
              <w:shd w:val="clear" w:color="auto" w:fill="F7CAAC" w:themeFill="accent2" w:themeFillTint="66"/>
              <w:lang w:eastAsia="zh-CN"/>
            </w:rPr>
          </w:rPrChange>
        </w:rPr>
        <w:pPrChange w:id="56" w:author="吴敏" w:date="2023-05-13T22:23:00Z">
          <w:pPr>
            <w:ind w:firstLine="200"/>
            <w:jc w:val="both"/>
          </w:pPr>
        </w:pPrChange>
      </w:pPr>
      <w:del w:id="57" w:author="吴敏" w:date="2023-04-22T16:45:00Z">
        <w:r w:rsidRPr="007F2F99" w:rsidDel="008C36BC">
          <w:rPr>
            <w:rFonts w:ascii="Times New Roman" w:eastAsia="KaiTi" w:hAnsi="Times New Roman" w:cs="Times New Roman" w:hint="eastAsia"/>
            <w:lang w:eastAsia="zh-CN"/>
            <w:rPrChange w:id="58" w:author="吴敏" w:date="2023-05-10T12:04:00Z">
              <w:rPr>
                <w:rFonts w:asciiTheme="minorEastAsia" w:hAnsiTheme="minorEastAsia" w:hint="eastAsia"/>
                <w:shd w:val="clear" w:color="auto" w:fill="F7CAAC" w:themeFill="accent2" w:themeFillTint="66"/>
                <w:lang w:eastAsia="zh-CN"/>
              </w:rPr>
            </w:rPrChange>
          </w:rPr>
          <w:delText>，</w:delText>
        </w:r>
      </w:del>
      <w:ins w:id="59" w:author="吴敏" w:date="2023-04-22T16:46:00Z">
        <w:r w:rsidR="008C36BC" w:rsidRPr="007F2F99">
          <w:rPr>
            <w:rFonts w:ascii="Times New Roman" w:eastAsia="KaiTi" w:hAnsi="Times New Roman" w:cs="Times New Roman" w:hint="eastAsia"/>
            <w:lang w:eastAsia="zh-CN"/>
            <w:rPrChange w:id="60" w:author="吴敏" w:date="2023-05-10T12:04:00Z">
              <w:rPr>
                <w:rFonts w:ascii="KaiTi" w:eastAsia="KaiTi" w:hAnsi="KaiTi" w:hint="eastAsia"/>
                <w:shd w:val="clear" w:color="auto" w:fill="F7CAAC" w:themeFill="accent2" w:themeFillTint="66"/>
                <w:lang w:eastAsia="zh-CN"/>
              </w:rPr>
            </w:rPrChange>
          </w:rPr>
          <w:t>然而，</w:t>
        </w:r>
      </w:ins>
      <w:del w:id="61" w:author="吴敏" w:date="2023-04-22T16:46:00Z">
        <w:r w:rsidRPr="007F2F99" w:rsidDel="008C36BC">
          <w:rPr>
            <w:rFonts w:ascii="Times New Roman" w:eastAsia="KaiTi" w:hAnsi="Times New Roman" w:cs="Times New Roman" w:hint="eastAsia"/>
            <w:lang w:eastAsia="zh-CN"/>
            <w:rPrChange w:id="62" w:author="吴敏" w:date="2023-05-10T12:04:00Z">
              <w:rPr>
                <w:rFonts w:ascii="KaiTi" w:eastAsia="KaiTi" w:hAnsi="KaiTi" w:hint="eastAsia"/>
                <w:shd w:val="clear" w:color="auto" w:fill="F7CAAC" w:themeFill="accent2" w:themeFillTint="66"/>
                <w:lang w:eastAsia="zh-CN"/>
              </w:rPr>
            </w:rPrChange>
          </w:rPr>
          <w:delText>可是</w:delText>
        </w:r>
      </w:del>
      <w:r w:rsidRPr="007F2F99">
        <w:rPr>
          <w:rFonts w:ascii="Times New Roman" w:eastAsia="KaiTi" w:hAnsi="Times New Roman" w:cs="Times New Roman"/>
          <w:lang w:eastAsia="zh-CN"/>
          <w:rPrChange w:id="63" w:author="吴敏" w:date="2023-05-10T12:04:00Z">
            <w:rPr>
              <w:rFonts w:ascii="KaiTi" w:hAnsi="KaiTi"/>
              <w:shd w:val="clear" w:color="auto" w:fill="F7CAAC" w:themeFill="accent2" w:themeFillTint="66"/>
              <w:lang w:eastAsia="zh-CN"/>
            </w:rPr>
          </w:rPrChange>
        </w:rPr>
        <w:t>当太空科技迅速发展的时候</w:t>
      </w:r>
      <w:r w:rsidRPr="007F2F99">
        <w:rPr>
          <w:rFonts w:ascii="Times New Roman" w:eastAsia="KaiTi" w:hAnsi="Times New Roman" w:cs="Times New Roman" w:hint="eastAsia"/>
          <w:lang w:eastAsia="zh-CN"/>
          <w:rPrChange w:id="64" w:author="吴敏" w:date="2023-05-10T12:04:00Z">
            <w:rPr>
              <w:rFonts w:asciiTheme="minorEastAsia" w:hAnsiTheme="minorEastAsia" w:hint="eastAsia"/>
              <w:shd w:val="clear" w:color="auto" w:fill="F7CAAC" w:themeFill="accent2" w:themeFillTint="66"/>
              <w:lang w:eastAsia="zh-CN"/>
            </w:rPr>
          </w:rPrChange>
        </w:rPr>
        <w:t>，</w:t>
      </w:r>
      <w:r w:rsidRPr="007F2F99">
        <w:rPr>
          <w:rFonts w:ascii="Times New Roman" w:eastAsia="KaiTi" w:hAnsi="Times New Roman" w:cs="Times New Roman"/>
          <w:lang w:eastAsia="zh-CN"/>
          <w:rPrChange w:id="65" w:author="吴敏" w:date="2023-05-10T12:04:00Z">
            <w:rPr>
              <w:rFonts w:ascii="KaiTi" w:hAnsi="KaiTi"/>
              <w:shd w:val="clear" w:color="auto" w:fill="F7CAAC" w:themeFill="accent2" w:themeFillTint="66"/>
              <w:lang w:eastAsia="zh-CN"/>
            </w:rPr>
          </w:rPrChange>
        </w:rPr>
        <w:t>我们也发现了在宇宙中</w:t>
      </w:r>
      <w:r w:rsidRPr="007F2F99">
        <w:rPr>
          <w:rFonts w:ascii="Times New Roman" w:eastAsia="KaiTi" w:hAnsi="Times New Roman" w:cs="Times New Roman" w:hint="eastAsia"/>
          <w:lang w:eastAsia="zh-CN"/>
          <w:rPrChange w:id="66" w:author="吴敏" w:date="2023-05-10T12:04:00Z">
            <w:rPr>
              <w:rFonts w:asciiTheme="minorEastAsia" w:hAnsiTheme="minorEastAsia" w:hint="eastAsia"/>
              <w:shd w:val="clear" w:color="auto" w:fill="F7CAAC" w:themeFill="accent2" w:themeFillTint="66"/>
              <w:lang w:eastAsia="zh-CN"/>
            </w:rPr>
          </w:rPrChange>
        </w:rPr>
        <w:t>，</w:t>
      </w:r>
      <w:r w:rsidRPr="007F2F99">
        <w:rPr>
          <w:rFonts w:ascii="Times New Roman" w:eastAsia="KaiTi" w:hAnsi="Times New Roman" w:cs="Times New Roman" w:hint="eastAsia"/>
          <w:lang w:eastAsia="zh-CN"/>
          <w:rPrChange w:id="67" w:author="吴敏" w:date="2023-05-10T12:04:00Z">
            <w:rPr>
              <w:rFonts w:ascii="KaiTi" w:eastAsia="KaiTi" w:hAnsi="KaiTi" w:hint="eastAsia"/>
              <w:shd w:val="clear" w:color="auto" w:fill="F7CAAC" w:themeFill="accent2" w:themeFillTint="66"/>
              <w:lang w:eastAsia="zh-CN"/>
            </w:rPr>
          </w:rPrChange>
        </w:rPr>
        <w:t>仍存在</w:t>
      </w:r>
      <w:del w:id="68" w:author="吴敏" w:date="2023-04-22T16:46:00Z">
        <w:r w:rsidRPr="007F2F99" w:rsidDel="008C36BC">
          <w:rPr>
            <w:rFonts w:ascii="Times New Roman" w:eastAsia="KaiTi" w:hAnsi="Times New Roman" w:cs="Times New Roman" w:hint="eastAsia"/>
            <w:lang w:eastAsia="zh-CN"/>
            <w:rPrChange w:id="69" w:author="吴敏" w:date="2023-05-10T12:04:00Z">
              <w:rPr>
                <w:rFonts w:ascii="KaiTi" w:eastAsia="KaiTi" w:hAnsi="KaiTi" w:hint="eastAsia"/>
                <w:shd w:val="clear" w:color="auto" w:fill="F7CAAC" w:themeFill="accent2" w:themeFillTint="66"/>
                <w:lang w:eastAsia="zh-CN"/>
              </w:rPr>
            </w:rPrChange>
          </w:rPr>
          <w:delText>著</w:delText>
        </w:r>
        <w:r w:rsidRPr="007F2F99" w:rsidDel="008C36BC">
          <w:rPr>
            <w:rFonts w:ascii="Times New Roman" w:eastAsia="KaiTi" w:hAnsi="Times New Roman" w:cs="Times New Roman" w:hint="eastAsia"/>
            <w:lang w:eastAsia="zh-CN"/>
            <w:rPrChange w:id="70" w:author="吴敏" w:date="2023-05-10T12:04:00Z">
              <w:rPr>
                <w:rFonts w:ascii="KaiTi" w:hAnsi="KaiTi" w:hint="eastAsia"/>
                <w:shd w:val="clear" w:color="auto" w:fill="F7CAAC" w:themeFill="accent2" w:themeFillTint="66"/>
                <w:lang w:eastAsia="zh-CN"/>
              </w:rPr>
            </w:rPrChange>
          </w:rPr>
          <w:delText>在</w:delText>
        </w:r>
      </w:del>
      <w:r w:rsidRPr="007F2F99">
        <w:rPr>
          <w:rFonts w:ascii="Times New Roman" w:eastAsia="KaiTi" w:hAnsi="Times New Roman" w:cs="Times New Roman"/>
          <w:lang w:eastAsia="zh-CN"/>
          <w:rPrChange w:id="71" w:author="吴敏" w:date="2023-05-10T12:04:00Z">
            <w:rPr>
              <w:rFonts w:ascii="KaiTi" w:hAnsi="KaiTi"/>
              <w:shd w:val="clear" w:color="auto" w:fill="F7CAAC" w:themeFill="accent2" w:themeFillTint="66"/>
              <w:lang w:eastAsia="zh-CN"/>
            </w:rPr>
          </w:rPrChange>
        </w:rPr>
        <w:t>标准模型及量子场论外</w:t>
      </w:r>
      <w:r w:rsidRPr="007F2F99">
        <w:rPr>
          <w:rFonts w:ascii="Times New Roman" w:eastAsia="KaiTi" w:hAnsi="Times New Roman" w:cs="Times New Roman" w:hint="eastAsia"/>
          <w:lang w:eastAsia="zh-CN"/>
          <w:rPrChange w:id="72" w:author="吴敏" w:date="2023-05-10T12:04:00Z">
            <w:rPr>
              <w:rFonts w:ascii="KaiTi" w:eastAsia="KaiTi" w:hAnsi="KaiTi" w:hint="eastAsia"/>
              <w:shd w:val="clear" w:color="auto" w:fill="F7CAAC" w:themeFill="accent2" w:themeFillTint="66"/>
              <w:lang w:eastAsia="zh-CN"/>
            </w:rPr>
          </w:rPrChange>
        </w:rPr>
        <w:t>无法被解释的物理现象</w:t>
      </w:r>
      <w:r w:rsidRPr="007F2F99">
        <w:rPr>
          <w:rFonts w:ascii="Times New Roman" w:eastAsia="KaiTi" w:hAnsi="Times New Roman" w:cs="Times New Roman"/>
          <w:lang w:eastAsia="zh-CN"/>
          <w:rPrChange w:id="73" w:author="吴敏" w:date="2023-05-10T12:04:00Z">
            <w:rPr>
              <w:rFonts w:ascii="KaiTi" w:eastAsia="KaiTi" w:hAnsi="KaiTi" w:cs="Times New Roman"/>
              <w:shd w:val="clear" w:color="auto" w:fill="F7CAAC" w:themeFill="accent2" w:themeFillTint="66"/>
              <w:lang w:eastAsia="zh-CN"/>
            </w:rPr>
          </w:rPrChange>
        </w:rPr>
        <w:t>…</w:t>
      </w:r>
    </w:p>
    <w:p w14:paraId="797B11FE" w14:textId="5C5A1EB8" w:rsidR="004E16FE" w:rsidRPr="007F2F99" w:rsidRDefault="004E16FE">
      <w:pPr>
        <w:ind w:firstLineChars="200" w:firstLine="480"/>
        <w:rPr>
          <w:rFonts w:ascii="Times New Roman" w:eastAsia="KaiTi" w:hAnsi="Times New Roman" w:cs="Times New Roman"/>
          <w:lang w:eastAsia="zh-CN"/>
          <w:rPrChange w:id="74" w:author="吴敏" w:date="2023-05-10T12:04:00Z">
            <w:rPr>
              <w:rFonts w:ascii="KaiTi" w:eastAsia="KaiTi" w:hAnsi="KaiTi" w:cs="Times New Roman"/>
              <w:shd w:val="clear" w:color="auto" w:fill="F7CAAC" w:themeFill="accent2" w:themeFillTint="66"/>
              <w:lang w:eastAsia="zh-CN"/>
            </w:rPr>
          </w:rPrChange>
        </w:rPr>
        <w:pPrChange w:id="75" w:author="吴敏" w:date="2023-05-13T22:23:00Z">
          <w:pPr>
            <w:ind w:firstLine="200"/>
            <w:jc w:val="both"/>
          </w:pPr>
        </w:pPrChange>
      </w:pPr>
      <w:ins w:id="76" w:author="吴敏" w:date="2023-04-22T17:10:00Z">
        <w:r w:rsidRPr="007F2F99">
          <w:rPr>
            <w:rFonts w:ascii="Times New Roman" w:eastAsia="KaiTi" w:hAnsi="Times New Roman" w:cs="Times New Roman" w:hint="eastAsia"/>
            <w:lang w:eastAsia="zh-CN"/>
            <w:rPrChange w:id="77" w:author="吴敏" w:date="2023-05-10T12:04:00Z">
              <w:rPr>
                <w:rFonts w:ascii="KaiTi" w:eastAsia="KaiTi" w:hAnsi="KaiTi" w:cs="Times New Roman" w:hint="eastAsia"/>
                <w:shd w:val="clear" w:color="auto" w:fill="F7CAAC" w:themeFill="accent2" w:themeFillTint="66"/>
                <w:lang w:eastAsia="zh-CN"/>
              </w:rPr>
            </w:rPrChange>
          </w:rPr>
          <w:t>无论相对论还是量子力学及粒子标准模型，都无法自洽地</w:t>
        </w:r>
      </w:ins>
      <w:ins w:id="78" w:author="吴敏" w:date="2023-04-22T17:11:00Z">
        <w:r w:rsidRPr="007F2F99">
          <w:rPr>
            <w:rFonts w:ascii="Times New Roman" w:eastAsia="KaiTi" w:hAnsi="Times New Roman" w:cs="Times New Roman" w:hint="eastAsia"/>
            <w:lang w:eastAsia="zh-CN"/>
            <w:rPrChange w:id="79" w:author="吴敏" w:date="2023-05-10T12:04:00Z">
              <w:rPr>
                <w:rFonts w:ascii="KaiTi" w:eastAsia="KaiTi" w:hAnsi="KaiTi" w:cs="Times New Roman" w:hint="eastAsia"/>
                <w:shd w:val="clear" w:color="auto" w:fill="F7CAAC" w:themeFill="accent2" w:themeFillTint="66"/>
                <w:lang w:eastAsia="zh-CN"/>
              </w:rPr>
            </w:rPrChange>
          </w:rPr>
          <w:t>解释引力。</w:t>
        </w:r>
      </w:ins>
    </w:p>
    <w:p w14:paraId="3C5E10E0" w14:textId="4E505F8A" w:rsidR="00EA554C" w:rsidRPr="007F2F99" w:rsidRDefault="00EA554C">
      <w:pPr>
        <w:ind w:firstLineChars="200" w:firstLine="480"/>
        <w:rPr>
          <w:ins w:id="80" w:author="吴敏" w:date="2023-04-22T22:14:00Z"/>
          <w:rFonts w:ascii="Times New Roman" w:eastAsia="KaiTi" w:hAnsi="Times New Roman" w:cs="Times New Roman"/>
          <w:lang w:eastAsia="zh-CN"/>
          <w:rPrChange w:id="81" w:author="吴敏" w:date="2023-05-10T12:04:00Z">
            <w:rPr>
              <w:ins w:id="82" w:author="吴敏" w:date="2023-04-22T22:14:00Z"/>
              <w:rFonts w:ascii="KaiTi" w:hAnsi="KaiTi" w:cs="Times New Roman"/>
              <w:shd w:val="clear" w:color="auto" w:fill="F7CAAC" w:themeFill="accent2" w:themeFillTint="66"/>
              <w:lang w:eastAsia="zh-CN"/>
            </w:rPr>
          </w:rPrChange>
        </w:rPr>
        <w:pPrChange w:id="83" w:author="吴敏" w:date="2023-05-13T22:23:00Z">
          <w:pPr>
            <w:ind w:firstLine="200"/>
            <w:jc w:val="both"/>
          </w:pPr>
        </w:pPrChange>
      </w:pPr>
      <w:ins w:id="84" w:author="吴敏" w:date="2023-04-22T17:05:00Z">
        <w:r w:rsidRPr="007F2F99">
          <w:rPr>
            <w:rFonts w:ascii="Times New Roman" w:eastAsia="KaiTi" w:hAnsi="Times New Roman" w:cs="Times New Roman"/>
            <w:lang w:eastAsia="zh-CN"/>
            <w:rPrChange w:id="85" w:author="吴敏" w:date="2023-05-10T12:04:00Z">
              <w:rPr>
                <w:rFonts w:ascii="KaiTi" w:hAnsi="KaiTi" w:cs="Times New Roman"/>
                <w:shd w:val="clear" w:color="auto" w:fill="F7CAAC" w:themeFill="accent2" w:themeFillTint="66"/>
                <w:lang w:eastAsia="zh-CN"/>
              </w:rPr>
            </w:rPrChange>
          </w:rPr>
          <w:t>如果宇宙的物理模型或其存在的本质没有</w:t>
        </w:r>
      </w:ins>
      <w:ins w:id="86" w:author="吴敏" w:date="2023-04-22T17:06:00Z">
        <w:r w:rsidRPr="007F2F99">
          <w:rPr>
            <w:rFonts w:ascii="Times New Roman" w:eastAsia="KaiTi" w:hAnsi="Times New Roman" w:cs="Times New Roman"/>
            <w:lang w:eastAsia="zh-CN"/>
            <w:rPrChange w:id="87" w:author="吴敏" w:date="2023-05-10T12:04:00Z">
              <w:rPr>
                <w:rFonts w:ascii="KaiTi" w:hAnsi="KaiTi" w:cs="Times New Roman"/>
                <w:shd w:val="clear" w:color="auto" w:fill="F7CAAC" w:themeFill="accent2" w:themeFillTint="66"/>
                <w:lang w:eastAsia="zh-CN"/>
              </w:rPr>
            </w:rPrChange>
          </w:rPr>
          <w:t>搞清楚，再深入的天文学研究。建立坚实的宇宙模型</w:t>
        </w:r>
      </w:ins>
      <w:ins w:id="88" w:author="吴敏" w:date="2023-04-22T17:10:00Z">
        <w:r w:rsidR="004E16FE" w:rsidRPr="007F2F99">
          <w:rPr>
            <w:rFonts w:ascii="Times New Roman" w:eastAsia="KaiTi" w:hAnsi="Times New Roman" w:cs="Times New Roman" w:hint="eastAsia"/>
            <w:lang w:eastAsia="zh-CN"/>
            <w:rPrChange w:id="89" w:author="吴敏" w:date="2023-05-10T12:04:00Z">
              <w:rPr>
                <w:rFonts w:ascii="KaiTi" w:hAnsi="KaiTi" w:cs="Times New Roman" w:hint="eastAsia"/>
                <w:shd w:val="clear" w:color="auto" w:fill="F7CAAC" w:themeFill="accent2" w:themeFillTint="66"/>
                <w:lang w:eastAsia="zh-CN"/>
              </w:rPr>
            </w:rPrChange>
          </w:rPr>
          <w:t>。</w:t>
        </w:r>
      </w:ins>
    </w:p>
    <w:p w14:paraId="7C6E0E1E" w14:textId="3949724C" w:rsidR="00137CA1" w:rsidRPr="007F2F99" w:rsidRDefault="00137CA1">
      <w:pPr>
        <w:ind w:firstLineChars="200" w:firstLine="480"/>
        <w:rPr>
          <w:ins w:id="90" w:author="吴敏" w:date="2023-04-22T17:06:00Z"/>
          <w:rFonts w:ascii="Times New Roman" w:eastAsia="KaiTi" w:hAnsi="Times New Roman" w:cs="Times New Roman"/>
          <w:lang w:eastAsia="zh-CN"/>
          <w:rPrChange w:id="91" w:author="吴敏" w:date="2023-05-10T12:04:00Z">
            <w:rPr>
              <w:ins w:id="92" w:author="吴敏" w:date="2023-04-22T17:06:00Z"/>
              <w:rFonts w:ascii="KaiTi" w:hAnsi="KaiTi" w:cs="Times New Roman"/>
              <w:shd w:val="clear" w:color="auto" w:fill="F7CAAC" w:themeFill="accent2" w:themeFillTint="66"/>
              <w:lang w:eastAsia="zh-CN"/>
            </w:rPr>
          </w:rPrChange>
        </w:rPr>
        <w:pPrChange w:id="93" w:author="吴敏" w:date="2023-05-13T22:23:00Z">
          <w:pPr>
            <w:ind w:firstLine="200"/>
            <w:jc w:val="both"/>
          </w:pPr>
        </w:pPrChange>
      </w:pPr>
      <w:ins w:id="94" w:author="吴敏" w:date="2023-04-22T22:14:00Z">
        <w:r w:rsidRPr="007F2F99">
          <w:rPr>
            <w:rFonts w:ascii="Times New Roman" w:eastAsia="KaiTi" w:hAnsi="Times New Roman" w:cs="Times New Roman" w:hint="eastAsia"/>
            <w:lang w:eastAsia="zh-CN"/>
            <w:rPrChange w:id="95" w:author="吴敏" w:date="2023-05-10T12:04:00Z">
              <w:rPr>
                <w:rFonts w:ascii="Arial" w:eastAsia="宋体" w:hAnsi="Arial" w:cs="Arial" w:hint="eastAsia"/>
                <w:color w:val="111111"/>
                <w:kern w:val="0"/>
                <w:szCs w:val="21"/>
                <w:highlight w:val="yellow"/>
              </w:rPr>
            </w:rPrChange>
          </w:rPr>
          <w:t>不认识到以太的存在及其在现象世界里发挥的不可缺少作用，所有试图对宇宙运行的解释都是无用的</w:t>
        </w:r>
        <w:r w:rsidRPr="007F2F99">
          <w:rPr>
            <w:rFonts w:ascii="Times New Roman" w:eastAsia="KaiTi" w:hAnsi="Times New Roman" w:cs="Times New Roman" w:hint="eastAsia"/>
            <w:lang w:eastAsia="zh-CN"/>
            <w:rPrChange w:id="96" w:author="吴敏" w:date="2023-05-10T12:04:00Z">
              <w:rPr>
                <w:rFonts w:ascii="Arial" w:eastAsia="宋体" w:hAnsi="Arial" w:cs="Arial" w:hint="eastAsia"/>
                <w:color w:val="111111"/>
                <w:kern w:val="0"/>
                <w:szCs w:val="21"/>
              </w:rPr>
            </w:rPrChange>
          </w:rPr>
          <w:t>。</w:t>
        </w:r>
      </w:ins>
    </w:p>
    <w:p w14:paraId="72C80308" w14:textId="3DB26C2A" w:rsidR="00052E75" w:rsidRPr="007F2F99" w:rsidRDefault="00052E75">
      <w:pPr>
        <w:ind w:firstLineChars="200" w:firstLine="480"/>
        <w:rPr>
          <w:rFonts w:ascii="Times New Roman" w:eastAsia="KaiTi" w:hAnsi="Times New Roman" w:cs="Times New Roman"/>
          <w:lang w:eastAsia="zh-CN"/>
          <w:rPrChange w:id="97" w:author="吴敏" w:date="2023-05-10T12:04:00Z">
            <w:rPr>
              <w:rFonts w:ascii="KaiTi" w:eastAsia="DengXian" w:hAnsi="KaiTi"/>
              <w:shd w:val="clear" w:color="auto" w:fill="F7CAAC" w:themeFill="accent2" w:themeFillTint="66"/>
              <w:lang w:eastAsia="zh-CN"/>
            </w:rPr>
          </w:rPrChange>
        </w:rPr>
        <w:pPrChange w:id="98" w:author="吴敏" w:date="2023-05-13T22:23:00Z">
          <w:pPr>
            <w:ind w:firstLine="200"/>
            <w:jc w:val="both"/>
          </w:pPr>
        </w:pPrChange>
      </w:pPr>
      <w:r w:rsidRPr="007F2F99">
        <w:rPr>
          <w:rFonts w:ascii="Times New Roman" w:eastAsia="KaiTi" w:hAnsi="Times New Roman" w:cs="Times New Roman"/>
          <w:lang w:eastAsia="zh-CN"/>
          <w:rPrChange w:id="99" w:author="吴敏" w:date="2023-05-10T12:04:00Z">
            <w:rPr>
              <w:rFonts w:ascii="KaiTi" w:hAnsi="KaiTi" w:cs="Times New Roman"/>
              <w:shd w:val="clear" w:color="auto" w:fill="F7CAAC" w:themeFill="accent2" w:themeFillTint="66"/>
              <w:lang w:eastAsia="zh-CN"/>
            </w:rPr>
          </w:rPrChange>
        </w:rPr>
        <w:t>于是我们便思考是否宇宙中存在一种构建宇宙的最小单位</w:t>
      </w:r>
      <w:r w:rsidRPr="007F2F99">
        <w:rPr>
          <w:rFonts w:ascii="Times New Roman" w:eastAsia="KaiTi" w:hAnsi="Times New Roman" w:cs="Times New Roman" w:hint="eastAsia"/>
          <w:lang w:eastAsia="zh-CN"/>
          <w:rPrChange w:id="100" w:author="吴敏" w:date="2023-05-10T12:04:00Z">
            <w:rPr>
              <w:rFonts w:asciiTheme="minorEastAsia" w:hAnsiTheme="minorEastAsia"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01" w:author="吴敏" w:date="2023-05-10T12:04:00Z">
            <w:rPr>
              <w:rFonts w:asciiTheme="minorEastAsia" w:hAnsiTheme="minorEastAsia" w:cs="Times New Roman" w:hint="eastAsia"/>
              <w:shd w:val="clear" w:color="auto" w:fill="F7CAAC" w:themeFill="accent2" w:themeFillTint="66"/>
              <w:lang w:eastAsia="zh-CN"/>
            </w:rPr>
          </w:rPrChange>
        </w:rPr>
        <w:t>它不是粒子也不是波，也不是场，但是</w:t>
      </w:r>
      <w:del w:id="102" w:author="吴敏" w:date="2023-04-22T16:02:00Z">
        <w:r w:rsidR="00655FA3" w:rsidRPr="007F2F99" w:rsidDel="00683A15">
          <w:rPr>
            <w:rFonts w:ascii="Times New Roman" w:eastAsia="KaiTi" w:hAnsi="Times New Roman" w:cs="Times New Roman"/>
            <w:lang w:eastAsia="zh-CN"/>
            <w:rPrChange w:id="103" w:author="吴敏" w:date="2023-05-10T12:04:00Z">
              <w:rPr>
                <w:rFonts w:asciiTheme="minorEastAsia" w:hAnsiTheme="minorEastAsia" w:cs="Times New Roman"/>
                <w:shd w:val="clear" w:color="auto" w:fill="F7CAAC" w:themeFill="accent2" w:themeFillTint="66"/>
                <w:lang w:eastAsia="zh-CN"/>
              </w:rPr>
            </w:rPrChange>
          </w:rPr>
          <w:delText xml:space="preserve"> </w:delText>
        </w:r>
      </w:del>
      <w:r w:rsidR="00E241A7" w:rsidRPr="007F2F99">
        <w:rPr>
          <w:rFonts w:ascii="Times New Roman" w:eastAsia="KaiTi" w:hAnsi="Times New Roman" w:cs="Times New Roman" w:hint="eastAsia"/>
          <w:lang w:eastAsia="zh-CN"/>
          <w:rPrChange w:id="104" w:author="吴敏" w:date="2023-05-10T12:04:00Z">
            <w:rPr>
              <w:rFonts w:asciiTheme="minorEastAsia" w:hAnsiTheme="minorEastAsia" w:cs="Times New Roman" w:hint="eastAsia"/>
              <w:shd w:val="clear" w:color="auto" w:fill="F7CAAC" w:themeFill="accent2" w:themeFillTint="66"/>
              <w:lang w:eastAsia="zh-CN"/>
            </w:rPr>
          </w:rPrChange>
        </w:rPr>
        <w:t>粒子</w:t>
      </w:r>
      <w:r w:rsidR="00655FA3" w:rsidRPr="007F2F99">
        <w:rPr>
          <w:rFonts w:ascii="Times New Roman" w:eastAsia="KaiTi" w:hAnsi="Times New Roman" w:cs="Times New Roman" w:hint="eastAsia"/>
          <w:lang w:eastAsia="zh-CN"/>
          <w:rPrChange w:id="105" w:author="吴敏" w:date="2023-05-10T12:04:00Z">
            <w:rPr>
              <w:rFonts w:ascii="Microsoft JhengHei" w:eastAsia="Microsoft JhengHei" w:hAnsi="Microsoft JhengHei"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06" w:author="吴敏" w:date="2023-05-10T12:04:00Z">
            <w:rPr>
              <w:rFonts w:asciiTheme="minorEastAsia" w:hAnsiTheme="minorEastAsia" w:cs="Times New Roman" w:hint="eastAsia"/>
              <w:shd w:val="clear" w:color="auto" w:fill="F7CAAC" w:themeFill="accent2" w:themeFillTint="66"/>
              <w:lang w:eastAsia="zh-CN"/>
            </w:rPr>
          </w:rPrChange>
        </w:rPr>
        <w:t>波</w:t>
      </w:r>
      <w:r w:rsidR="00655FA3" w:rsidRPr="007F2F99">
        <w:rPr>
          <w:rFonts w:ascii="Times New Roman" w:eastAsia="KaiTi" w:hAnsi="Times New Roman" w:cs="Times New Roman" w:hint="eastAsia"/>
          <w:lang w:eastAsia="zh-CN"/>
          <w:rPrChange w:id="107" w:author="吴敏" w:date="2023-05-10T12:04:00Z">
            <w:rPr>
              <w:rFonts w:ascii="Microsoft JhengHei" w:eastAsia="Microsoft JhengHei" w:hAnsi="Microsoft JhengHei" w:cs="Times New Roman" w:hint="eastAsia"/>
              <w:shd w:val="clear" w:color="auto" w:fill="F7CAAC" w:themeFill="accent2" w:themeFillTint="66"/>
              <w:lang w:eastAsia="zh-CN"/>
            </w:rPr>
          </w:rPrChange>
        </w:rPr>
        <w:t>、</w:t>
      </w:r>
      <w:r w:rsidR="00E241A7" w:rsidRPr="007F2F99">
        <w:rPr>
          <w:rFonts w:ascii="Times New Roman" w:eastAsia="KaiTi" w:hAnsi="Times New Roman" w:cs="Times New Roman" w:hint="eastAsia"/>
          <w:lang w:eastAsia="zh-CN"/>
          <w:rPrChange w:id="108" w:author="吴敏" w:date="2023-05-10T12:04:00Z">
            <w:rPr>
              <w:rFonts w:asciiTheme="minorEastAsia" w:hAnsiTheme="minorEastAsia" w:cs="Times New Roman" w:hint="eastAsia"/>
              <w:shd w:val="clear" w:color="auto" w:fill="F7CAAC" w:themeFill="accent2" w:themeFillTint="66"/>
              <w:lang w:eastAsia="zh-CN"/>
            </w:rPr>
          </w:rPrChange>
        </w:rPr>
        <w:t>场</w:t>
      </w:r>
      <w:r w:rsidR="00655FA3" w:rsidRPr="007F2F99">
        <w:rPr>
          <w:rFonts w:ascii="Times New Roman" w:eastAsia="KaiTi" w:hAnsi="Times New Roman" w:cs="Times New Roman" w:hint="eastAsia"/>
          <w:lang w:eastAsia="zh-CN"/>
          <w:rPrChange w:id="109" w:author="吴敏" w:date="2023-05-10T12:04:00Z">
            <w:rPr>
              <w:rFonts w:ascii="Microsoft JhengHei" w:eastAsia="Microsoft JhengHei" w:hAnsi="Microsoft JhengHei" w:cs="Times New Roman" w:hint="eastAsia"/>
              <w:shd w:val="clear" w:color="auto" w:fill="F7CAAC" w:themeFill="accent2" w:themeFillTint="66"/>
              <w:lang w:eastAsia="zh-CN"/>
            </w:rPr>
          </w:rPrChange>
        </w:rPr>
        <w:t>、能量、</w:t>
      </w:r>
      <w:r w:rsidR="00655FA3" w:rsidRPr="007F2F99">
        <w:rPr>
          <w:rFonts w:ascii="Times New Roman" w:eastAsia="KaiTi" w:hAnsi="Times New Roman" w:cs="Times New Roman" w:hint="eastAsia"/>
          <w:lang w:eastAsia="zh-CN"/>
          <w:rPrChange w:id="110" w:author="吴敏" w:date="2023-05-10T12:04:00Z">
            <w:rPr>
              <w:rFonts w:asciiTheme="minorEastAsia" w:hAnsiTheme="minorEastAsia" w:cs="Times New Roman" w:hint="eastAsia"/>
              <w:shd w:val="clear" w:color="auto" w:fill="F7CAAC" w:themeFill="accent2" w:themeFillTint="66"/>
              <w:lang w:eastAsia="zh-CN"/>
            </w:rPr>
          </w:rPrChange>
        </w:rPr>
        <w:t>暗物质</w:t>
      </w:r>
      <w:r w:rsidR="00655FA3" w:rsidRPr="007F2F99">
        <w:rPr>
          <w:rFonts w:ascii="Times New Roman" w:eastAsia="KaiTi" w:hAnsi="Times New Roman" w:cs="Times New Roman" w:hint="eastAsia"/>
          <w:lang w:eastAsia="zh-CN"/>
          <w:rPrChange w:id="111" w:author="吴敏" w:date="2023-05-10T12:04:00Z">
            <w:rPr>
              <w:rFonts w:ascii="Microsoft JhengHei" w:eastAsia="Microsoft JhengHei" w:hAnsi="Microsoft JhengHei" w:cs="Times New Roman" w:hint="eastAsia"/>
              <w:shd w:val="clear" w:color="auto" w:fill="F7CAAC" w:themeFill="accent2" w:themeFillTint="66"/>
              <w:lang w:eastAsia="zh-CN"/>
            </w:rPr>
          </w:rPrChange>
        </w:rPr>
        <w:t>、暗能量等</w:t>
      </w:r>
      <w:r w:rsidR="00E241A7" w:rsidRPr="007F2F99">
        <w:rPr>
          <w:rFonts w:ascii="Times New Roman" w:eastAsia="KaiTi" w:hAnsi="Times New Roman" w:cs="Times New Roman" w:hint="eastAsia"/>
          <w:lang w:eastAsia="zh-CN"/>
          <w:rPrChange w:id="112" w:author="吴敏" w:date="2023-05-10T12:04:00Z">
            <w:rPr>
              <w:rFonts w:asciiTheme="minorEastAsia" w:hAnsiTheme="minorEastAsia" w:cs="Times New Roman" w:hint="eastAsia"/>
              <w:shd w:val="clear" w:color="auto" w:fill="F7CAAC" w:themeFill="accent2" w:themeFillTint="66"/>
              <w:lang w:eastAsia="zh-CN"/>
            </w:rPr>
          </w:rPrChange>
        </w:rPr>
        <w:t>都是它在不同状态下的表现形式，我们称为</w:t>
      </w:r>
      <w:del w:id="113" w:author="吴敏" w:date="2023-05-10T12:15:00Z">
        <w:r w:rsidR="00E241A7" w:rsidRPr="007F2F99" w:rsidDel="0080529C">
          <w:rPr>
            <w:rFonts w:ascii="Times New Roman" w:eastAsia="KaiTi" w:hAnsi="Times New Roman" w:cs="Times New Roman"/>
            <w:lang w:eastAsia="zh-CN"/>
            <w:rPrChange w:id="114" w:author="吴敏" w:date="2023-05-10T12:04:00Z">
              <w:rPr>
                <w:rFonts w:asciiTheme="minorEastAsia" w:hAnsiTheme="minorEastAsia" w:cs="Times New Roman"/>
                <w:shd w:val="clear" w:color="auto" w:fill="F7CAAC" w:themeFill="accent2" w:themeFillTint="66"/>
                <w:lang w:eastAsia="zh-CN"/>
              </w:rPr>
            </w:rPrChange>
          </w:rPr>
          <w:delText>the one</w:delText>
        </w:r>
      </w:del>
      <w:ins w:id="115" w:author="吴敏" w:date="2023-05-10T12:15:00Z">
        <w:r w:rsidR="0080529C">
          <w:rPr>
            <w:rFonts w:ascii="Times New Roman" w:eastAsia="KaiTi" w:hAnsi="Times New Roman" w:cs="Times New Roman" w:hint="eastAsia"/>
            <w:lang w:eastAsia="zh-CN"/>
          </w:rPr>
          <w:t>The one</w:t>
        </w:r>
      </w:ins>
      <w:r w:rsidR="00E241A7" w:rsidRPr="007F2F99">
        <w:rPr>
          <w:rFonts w:ascii="Times New Roman" w:eastAsia="KaiTi" w:hAnsi="Times New Roman" w:cs="Times New Roman" w:hint="eastAsia"/>
          <w:lang w:eastAsia="zh-CN"/>
          <w:rPrChange w:id="116" w:author="吴敏" w:date="2023-05-10T12:04:00Z">
            <w:rPr>
              <w:rFonts w:asciiTheme="minorEastAsia" w:hAnsiTheme="minorEastAsia" w:cs="Times New Roman" w:hint="eastAsia"/>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17" w:author="吴敏" w:date="2023-05-10T12:04:00Z">
            <w:rPr>
              <w:rFonts w:asciiTheme="minorEastAsia" w:hAnsiTheme="minorEastAsia" w:cs="Times New Roman" w:hint="eastAsia"/>
              <w:shd w:val="clear" w:color="auto" w:fill="F7CAAC" w:themeFill="accent2" w:themeFillTint="66"/>
              <w:lang w:eastAsia="zh-CN"/>
            </w:rPr>
          </w:rPrChange>
        </w:rPr>
        <w:t>因为不知道用什么名词定义</w:t>
      </w:r>
      <w:del w:id="118" w:author="吴敏" w:date="2023-05-10T12:15:00Z">
        <w:r w:rsidR="002837FE" w:rsidRPr="007F2F99" w:rsidDel="0080529C">
          <w:rPr>
            <w:rFonts w:ascii="Times New Roman" w:eastAsia="KaiTi" w:hAnsi="Times New Roman" w:cs="Times New Roman"/>
            <w:lang w:eastAsia="zh-CN"/>
            <w:rPrChange w:id="119" w:author="吴敏" w:date="2023-05-10T12:04:00Z">
              <w:rPr>
                <w:rFonts w:asciiTheme="minorEastAsia" w:hAnsiTheme="minorEastAsia" w:cs="Times New Roman"/>
                <w:shd w:val="clear" w:color="auto" w:fill="F7CAAC" w:themeFill="accent2" w:themeFillTint="66"/>
                <w:lang w:eastAsia="zh-CN"/>
              </w:rPr>
            </w:rPrChange>
          </w:rPr>
          <w:delText>the one</w:delText>
        </w:r>
      </w:del>
      <w:ins w:id="120" w:author="吴敏" w:date="2023-05-10T12:15:00Z">
        <w:r w:rsidR="0080529C">
          <w:rPr>
            <w:rFonts w:ascii="Times New Roman" w:eastAsia="KaiTi" w:hAnsi="Times New Roman" w:cs="Times New Roman" w:hint="eastAsia"/>
            <w:lang w:eastAsia="zh-CN"/>
          </w:rPr>
          <w:t>The one</w:t>
        </w:r>
      </w:ins>
      <w:r w:rsidR="002837FE" w:rsidRPr="007F2F99">
        <w:rPr>
          <w:rFonts w:ascii="Times New Roman" w:eastAsia="KaiTi" w:hAnsi="Times New Roman" w:cs="Times New Roman" w:hint="eastAsia"/>
          <w:lang w:eastAsia="zh-CN"/>
          <w:rPrChange w:id="121" w:author="吴敏" w:date="2023-05-10T12:04:00Z">
            <w:rPr>
              <w:rFonts w:asciiTheme="minorEastAsia" w:hAnsiTheme="minorEastAsia" w:cs="Times New Roman" w:hint="eastAsia"/>
              <w:shd w:val="clear" w:color="auto" w:fill="F7CAAC" w:themeFill="accent2" w:themeFillTint="66"/>
              <w:lang w:eastAsia="zh-CN"/>
            </w:rPr>
          </w:rPrChange>
        </w:rPr>
        <w:t>的衡量标准，所以我</w:t>
      </w:r>
      <w:r w:rsidR="002837FE" w:rsidRPr="007F2F99">
        <w:rPr>
          <w:rFonts w:ascii="Times New Roman" w:eastAsia="KaiTi" w:hAnsi="Times New Roman" w:cs="Times New Roman" w:hint="eastAsia"/>
          <w:lang w:eastAsia="zh-CN"/>
          <w:rPrChange w:id="122" w:author="吴敏" w:date="2023-05-10T12:06:00Z">
            <w:rPr>
              <w:rFonts w:asciiTheme="minorEastAsia" w:hAnsiTheme="minorEastAsia" w:cs="Times New Roman" w:hint="eastAsia"/>
              <w:shd w:val="clear" w:color="auto" w:fill="F7CAAC" w:themeFill="accent2" w:themeFillTint="66"/>
              <w:lang w:eastAsia="zh-CN"/>
            </w:rPr>
          </w:rPrChange>
        </w:rPr>
        <w:t>们先</w:t>
      </w:r>
      <w:r w:rsidR="002837FE" w:rsidRPr="007F2F99">
        <w:rPr>
          <w:rFonts w:ascii="Times New Roman" w:eastAsia="KaiTi" w:hAnsi="Times New Roman" w:cs="Times New Roman" w:hint="eastAsia"/>
          <w:highlight w:val="yellow"/>
          <w:lang w:eastAsia="zh-CN"/>
          <w:rPrChange w:id="123" w:author="吴敏" w:date="2023-05-10T12:06:00Z">
            <w:rPr>
              <w:rFonts w:asciiTheme="minorEastAsia" w:hAnsiTheme="minorEastAsia" w:cs="Times New Roman" w:hint="eastAsia"/>
              <w:shd w:val="clear" w:color="auto" w:fill="F7CAAC" w:themeFill="accent2" w:themeFillTint="66"/>
              <w:lang w:eastAsia="zh-CN"/>
            </w:rPr>
          </w:rPrChange>
        </w:rPr>
        <w:t>用</w:t>
      </w:r>
      <w:del w:id="124" w:author="吴敏" w:date="2023-05-10T12:05:00Z">
        <w:r w:rsidR="002837FE" w:rsidRPr="007F2F99" w:rsidDel="007F2F99">
          <w:rPr>
            <w:rFonts w:ascii="Times New Roman" w:eastAsia="KaiTi" w:hAnsi="Times New Roman" w:cs="Times New Roman"/>
            <w:highlight w:val="yellow"/>
            <w:lang w:eastAsia="zh-CN"/>
            <w:rPrChange w:id="125" w:author="吴敏" w:date="2023-05-10T12:06:00Z">
              <w:rPr>
                <w:rFonts w:asciiTheme="minorEastAsia" w:hAnsiTheme="minorEastAsia" w:cs="Times New Roman"/>
                <w:shd w:val="clear" w:color="auto" w:fill="F7CAAC" w:themeFill="accent2" w:themeFillTint="66"/>
                <w:lang w:eastAsia="zh-CN"/>
              </w:rPr>
            </w:rPrChange>
          </w:rPr>
          <w:delText>”</w:delText>
        </w:r>
      </w:del>
      <w:ins w:id="126" w:author="吴敏" w:date="2023-05-10T12:05:00Z">
        <w:r w:rsidR="007F2F99" w:rsidRPr="007F2F99">
          <w:rPr>
            <w:rFonts w:ascii="Times New Roman" w:eastAsia="KaiTi" w:hAnsi="Times New Roman" w:cs="Times New Roman"/>
            <w:highlight w:val="yellow"/>
            <w:lang w:eastAsia="zh-CN"/>
            <w:rPrChange w:id="127" w:author="吴敏" w:date="2023-05-10T12:06:00Z">
              <w:rPr>
                <w:rFonts w:ascii="Times New Roman" w:eastAsia="KaiTi" w:hAnsi="Times New Roman" w:cs="Times New Roman"/>
                <w:lang w:eastAsia="zh-CN"/>
              </w:rPr>
            </w:rPrChange>
          </w:rPr>
          <w:t>“</w:t>
        </w:r>
      </w:ins>
      <w:r w:rsidR="002837FE" w:rsidRPr="007F2F99">
        <w:rPr>
          <w:rFonts w:ascii="Times New Roman" w:eastAsia="KaiTi" w:hAnsi="Times New Roman" w:cs="Times New Roman" w:hint="eastAsia"/>
          <w:highlight w:val="yellow"/>
          <w:lang w:eastAsia="zh-CN"/>
          <w:rPrChange w:id="128" w:author="吴敏" w:date="2023-05-10T12:06:00Z">
            <w:rPr>
              <w:rFonts w:asciiTheme="minorEastAsia" w:hAnsiTheme="minorEastAsia" w:cs="Times New Roman" w:hint="eastAsia"/>
              <w:shd w:val="clear" w:color="auto" w:fill="F7CAAC" w:themeFill="accent2" w:themeFillTint="66"/>
              <w:lang w:eastAsia="zh-CN"/>
            </w:rPr>
          </w:rPrChange>
        </w:rPr>
        <w:t>单位</w:t>
      </w:r>
      <w:r w:rsidR="002837FE" w:rsidRPr="007F2F99">
        <w:rPr>
          <w:rFonts w:ascii="Times New Roman" w:eastAsia="KaiTi" w:hAnsi="Times New Roman" w:cs="Times New Roman"/>
          <w:highlight w:val="yellow"/>
          <w:lang w:eastAsia="zh-CN"/>
          <w:rPrChange w:id="129" w:author="吴敏" w:date="2023-05-10T12:06:00Z">
            <w:rPr>
              <w:rFonts w:asciiTheme="minorEastAsia" w:hAnsiTheme="minorEastAsia" w:cs="Times New Roman"/>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30" w:author="吴敏" w:date="2023-05-10T12:06:00Z">
            <w:rPr>
              <w:rFonts w:ascii="PMingLiU" w:eastAsia="PMingLiU" w:hAnsi="PMingLiU" w:cs="Times New Roman" w:hint="eastAsia"/>
              <w:shd w:val="clear" w:color="auto" w:fill="F7CAAC" w:themeFill="accent2" w:themeFillTint="66"/>
              <w:lang w:eastAsia="zh-CN"/>
            </w:rPr>
          </w:rPrChange>
        </w:rPr>
        <w:t>，</w:t>
      </w:r>
      <w:r w:rsidR="002837FE" w:rsidRPr="007F2F99">
        <w:rPr>
          <w:rFonts w:ascii="Times New Roman" w:eastAsia="KaiTi" w:hAnsi="Times New Roman" w:cs="Times New Roman" w:hint="eastAsia"/>
          <w:lang w:eastAsia="zh-CN"/>
          <w:rPrChange w:id="131" w:author="吴敏" w:date="2023-05-10T12:04:00Z">
            <w:rPr>
              <w:rFonts w:asciiTheme="minorEastAsia" w:hAnsiTheme="minorEastAsia" w:cs="Times New Roman" w:hint="eastAsia"/>
              <w:shd w:val="clear" w:color="auto" w:fill="F7CAAC" w:themeFill="accent2" w:themeFillTint="66"/>
              <w:lang w:eastAsia="zh-CN"/>
            </w:rPr>
          </w:rPrChange>
        </w:rPr>
        <w:t>来描述</w:t>
      </w:r>
      <w:r w:rsidR="00E241A7" w:rsidRPr="007F2F99">
        <w:rPr>
          <w:rFonts w:ascii="Times New Roman" w:eastAsia="KaiTi" w:hAnsi="Times New Roman" w:cs="Times New Roman" w:hint="eastAsia"/>
          <w:lang w:eastAsia="zh-CN"/>
          <w:rPrChange w:id="132" w:author="吴敏" w:date="2023-05-10T12:04:00Z">
            <w:rPr>
              <w:rFonts w:asciiTheme="minorEastAsia" w:hAnsiTheme="minorEastAsia" w:cs="Times New Roman" w:hint="eastAsia"/>
              <w:shd w:val="clear" w:color="auto" w:fill="F7CAAC" w:themeFill="accent2" w:themeFillTint="66"/>
              <w:lang w:eastAsia="zh-CN"/>
            </w:rPr>
          </w:rPrChange>
        </w:rPr>
        <w:t>以下是我们对</w:t>
      </w:r>
      <w:del w:id="133" w:author="吴敏" w:date="2023-05-10T12:15:00Z">
        <w:r w:rsidR="00E241A7" w:rsidRPr="007F2F99" w:rsidDel="0080529C">
          <w:rPr>
            <w:rFonts w:ascii="Times New Roman" w:eastAsia="KaiTi" w:hAnsi="Times New Roman" w:cs="Times New Roman"/>
            <w:lang w:eastAsia="zh-CN"/>
            <w:rPrChange w:id="134" w:author="吴敏" w:date="2023-05-10T12:04:00Z">
              <w:rPr>
                <w:rFonts w:asciiTheme="minorEastAsia" w:hAnsiTheme="minorEastAsia" w:cs="Times New Roman"/>
                <w:shd w:val="clear" w:color="auto" w:fill="F7CAAC" w:themeFill="accent2" w:themeFillTint="66"/>
                <w:lang w:eastAsia="zh-CN"/>
              </w:rPr>
            </w:rPrChange>
          </w:rPr>
          <w:delText>the one</w:delText>
        </w:r>
      </w:del>
      <w:ins w:id="135" w:author="吴敏" w:date="2023-05-10T12:15:00Z">
        <w:r w:rsidR="0080529C">
          <w:rPr>
            <w:rFonts w:ascii="Times New Roman" w:eastAsia="KaiTi" w:hAnsi="Times New Roman" w:cs="Times New Roman" w:hint="eastAsia"/>
            <w:lang w:eastAsia="zh-CN"/>
          </w:rPr>
          <w:t>The one</w:t>
        </w:r>
      </w:ins>
      <w:r w:rsidR="00E241A7" w:rsidRPr="007F2F99">
        <w:rPr>
          <w:rFonts w:ascii="Times New Roman" w:eastAsia="KaiTi" w:hAnsi="Times New Roman" w:cs="Times New Roman" w:hint="eastAsia"/>
          <w:lang w:eastAsia="zh-CN"/>
          <w:rPrChange w:id="136" w:author="吴敏" w:date="2023-05-10T12:04:00Z">
            <w:rPr>
              <w:rFonts w:asciiTheme="minorEastAsia" w:hAnsiTheme="minorEastAsia" w:cs="Times New Roman" w:hint="eastAsia"/>
              <w:shd w:val="clear" w:color="auto" w:fill="F7CAAC" w:themeFill="accent2" w:themeFillTint="66"/>
              <w:lang w:eastAsia="zh-CN"/>
            </w:rPr>
          </w:rPrChange>
        </w:rPr>
        <w:t>的假设跟描述</w:t>
      </w:r>
      <w:ins w:id="137" w:author="吴敏" w:date="2023-04-22T16:02:00Z">
        <w:r w:rsidR="00683A15" w:rsidRPr="007F2F99">
          <w:rPr>
            <w:rFonts w:ascii="Times New Roman" w:eastAsia="KaiTi" w:hAnsi="Times New Roman" w:cs="Times New Roman" w:hint="eastAsia"/>
            <w:lang w:eastAsia="zh-CN"/>
            <w:rPrChange w:id="138" w:author="吴敏" w:date="2023-05-10T12:04:00Z">
              <w:rPr>
                <w:rFonts w:asciiTheme="minorEastAsia" w:hAnsiTheme="minorEastAsia" w:cs="Times New Roman" w:hint="eastAsia"/>
                <w:shd w:val="clear" w:color="auto" w:fill="F7CAAC" w:themeFill="accent2" w:themeFillTint="66"/>
                <w:lang w:eastAsia="zh-CN"/>
              </w:rPr>
            </w:rPrChange>
          </w:rPr>
          <w:t>。</w:t>
        </w:r>
      </w:ins>
    </w:p>
    <w:p w14:paraId="5E2DEF02" w14:textId="7AD0B098" w:rsidR="005520AC" w:rsidRDefault="008252A6">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659A0DF4" w:rsidR="00EF60D7" w:rsidRPr="0061481D" w:rsidRDefault="00EF60D7">
      <w:pPr>
        <w:ind w:firstLineChars="200" w:firstLine="480"/>
        <w:rPr>
          <w:rFonts w:eastAsia="KaiTi"/>
          <w:lang w:eastAsia="zh-CN"/>
          <w:rPrChange w:id="139" w:author="吴敏" w:date="2023-05-09T23:31:00Z">
            <w:rPr>
              <w:rFonts w:ascii="Times New Roman" w:eastAsia="KaiTi" w:hAnsi="Times New Roman" w:cs="Times New Roman"/>
              <w:lang w:eastAsia="zh-CN"/>
            </w:rPr>
          </w:rPrChange>
        </w:rPr>
      </w:pPr>
      <w:r>
        <w:rPr>
          <w:rFonts w:ascii="Times New Roman" w:eastAsia="KaiTi" w:hAnsi="Times New Roman" w:cs="Times New Roman" w:hint="eastAsia"/>
          <w:lang w:eastAsia="zh-CN"/>
        </w:rPr>
        <w:t>古希腊哲学家认为，“以太”是空间中存在的一种介质。</w:t>
      </w:r>
      <w:ins w:id="140" w:author="吴敏" w:date="2023-05-09T23:31:00Z">
        <w:r w:rsidR="0061481D">
          <w:rPr>
            <w:rFonts w:eastAsia="KaiTi" w:hint="eastAsia"/>
            <w:lang w:eastAsia="zh-CN"/>
          </w:rPr>
          <w:t>正如</w:t>
        </w:r>
        <w:r w:rsidR="0061481D" w:rsidRPr="0061481D">
          <w:rPr>
            <w:rFonts w:eastAsia="KaiTi"/>
            <w:lang w:eastAsia="zh-CN"/>
          </w:rPr>
          <w:t>声波的传播需</w:t>
        </w:r>
        <w:r w:rsidR="0061481D" w:rsidRPr="0061481D">
          <w:rPr>
            <w:rFonts w:eastAsia="KaiTi"/>
            <w:lang w:eastAsia="zh-CN"/>
          </w:rPr>
          <w:lastRenderedPageBreak/>
          <w:t>要依靠空气，水波的传播需要依靠水等。受经典力学的影响，科学家们假设宇宙中到处都有一种叫做以太的物质，用来传播光。</w:t>
        </w:r>
      </w:ins>
    </w:p>
    <w:p w14:paraId="612A239F" w14:textId="2B67C82B" w:rsidR="00F05C5C" w:rsidRPr="00ED5A14" w:rsidRDefault="00596856">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pPr>
        <w:ind w:firstLine="200"/>
        <w:jc w:val="both"/>
        <w:rPr>
          <w:rFonts w:ascii="Times New Roman" w:eastAsia="KaiTi" w:hAnsi="Times New Roman" w:cs="Times New Roman"/>
          <w:i/>
          <w:iCs/>
          <w:lang w:eastAsia="zh-CN"/>
        </w:rPr>
        <w:pPrChange w:id="141" w:author="吴敏" w:date="2023-05-13T22:23:00Z">
          <w:pPr>
            <w:jc w:val="both"/>
          </w:pPr>
        </w:pPrChange>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4A286B6B" w:rsidR="00A319C5" w:rsidRPr="00722B61" w:rsidRDefault="00B02550">
      <w:pPr>
        <w:ind w:firstLine="200"/>
        <w:jc w:val="both"/>
        <w:rPr>
          <w:rFonts w:eastAsia="KaiTi"/>
          <w:i/>
          <w:iCs/>
          <w:lang w:eastAsia="zh-CN"/>
        </w:rPr>
        <w:pPrChange w:id="142" w:author="吴敏" w:date="2023-05-13T22:23:00Z">
          <w:pPr>
            <w:jc w:val="both"/>
          </w:pPr>
        </w:pPrChange>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del w:id="143" w:author="吴敏" w:date="2023-05-13T23:12:00Z">
            <w:rPr>
              <w:rFonts w:ascii="Cambria Math" w:eastAsia="KaiTi" w:hAnsi="Cambria Math"/>
              <w:lang w:eastAsia="zh-CN"/>
            </w:rPr>
            <m:t>,</m:t>
          </w:del>
        </m:r>
        <m:r>
          <w:ins w:id="144" w:author="吴敏" w:date="2023-05-13T23:12:00Z">
            <w:rPr>
              <w:rFonts w:ascii="Cambria Math" w:eastAsia="KaiTi" w:hAnsi="Cambria Math"/>
              <w:lang w:eastAsia="zh-CN"/>
            </w:rPr>
            <m:t>，</m:t>
          </w:ins>
        </m:r>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pPr>
        <w:ind w:firstLine="200"/>
        <w:jc w:val="center"/>
        <w:rPr>
          <w:rFonts w:ascii="Times New Roman" w:eastAsia="KaiTi" w:hAnsi="Times New Roman" w:cs="Times New Roman"/>
          <w:i/>
          <w:iCs/>
          <w:lang w:eastAsia="zh-CN"/>
        </w:rPr>
        <w:pPrChange w:id="145" w:author="吴敏" w:date="2023-05-13T22:23:00Z">
          <w:pPr>
            <w:jc w:val="center"/>
          </w:pPr>
        </w:pPrChange>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Del="004527FD" w:rsidRDefault="00011775">
      <w:pPr>
        <w:pStyle w:val="6"/>
        <w:numPr>
          <w:ilvl w:val="0"/>
          <w:numId w:val="18"/>
        </w:numPr>
        <w:spacing w:line="240" w:lineRule="auto"/>
        <w:ind w:firstLine="200"/>
        <w:jc w:val="both"/>
        <w:rPr>
          <w:del w:id="146" w:author="吴敏" w:date="2023-04-22T16:34:00Z"/>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Pr="004527FD" w:rsidRDefault="00D83F1D">
      <w:pPr>
        <w:pStyle w:val="6"/>
        <w:numPr>
          <w:ilvl w:val="0"/>
          <w:numId w:val="18"/>
        </w:numPr>
        <w:spacing w:line="240" w:lineRule="auto"/>
        <w:ind w:firstLine="200"/>
        <w:jc w:val="both"/>
        <w:rPr>
          <w:rFonts w:ascii="Times New Roman" w:eastAsia="KaiTi" w:hAnsi="Times New Roman" w:cs="Times New Roman"/>
          <w:lang w:eastAsia="zh-CN"/>
          <w:rPrChange w:id="147" w:author="吴敏" w:date="2023-04-22T16:34:00Z">
            <w:rPr>
              <w:lang w:eastAsia="zh-CN"/>
            </w:rPr>
          </w:rPrChange>
        </w:rPr>
        <w:pPrChange w:id="148" w:author="吴敏" w:date="2023-05-13T22:23:00Z">
          <w:pPr>
            <w:ind w:firstLineChars="200" w:firstLine="480"/>
            <w:jc w:val="both"/>
          </w:pPr>
        </w:pPrChange>
      </w:pPr>
    </w:p>
    <w:p w14:paraId="31B39B05" w14:textId="2E589ED3" w:rsidR="00D83F1D" w:rsidRDefault="00011775">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lastRenderedPageBreak/>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宇宙大爆炸学说</w:t>
      </w:r>
    </w:p>
    <w:p w14:paraId="53029277" w14:textId="6BC5ECC9" w:rsidR="00733E3D" w:rsidRPr="007F2F99" w:rsidRDefault="00011775">
      <w:pPr>
        <w:ind w:firstLineChars="200" w:firstLine="480"/>
        <w:jc w:val="both"/>
        <w:rPr>
          <w:rFonts w:ascii="Times New Roman" w:eastAsia="KaiTi" w:hAnsi="Times New Roman" w:cs="Times New Roman"/>
          <w:lang w:eastAsia="zh-CN"/>
        </w:rPr>
        <w:pPrChange w:id="149" w:author="吴敏" w:date="2023-05-13T22:23:00Z">
          <w:pPr>
            <w:ind w:firstLine="420"/>
            <w:jc w:val="both"/>
          </w:pPr>
        </w:pPrChange>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del w:id="150" w:author="吴敏" w:date="2023-05-10T14:24:00Z">
        <w:r w:rsidR="00A74281" w:rsidRPr="001034F5" w:rsidDel="00DA4385">
          <w:rPr>
            <w:rFonts w:ascii="Times New Roman" w:eastAsia="KaiTi" w:hAnsi="Times New Roman" w:cs="Times New Roman"/>
            <w:lang w:eastAsia="zh-CN"/>
          </w:rPr>
          <w:delText>（</w:delText>
        </w:r>
        <w:r w:rsidR="00A74281" w:rsidRPr="001034F5" w:rsidDel="00DA4385">
          <w:rPr>
            <w:rFonts w:ascii="Times New Roman" w:eastAsia="KaiTi" w:hAnsi="Times New Roman" w:cs="Times New Roman"/>
            <w:lang w:eastAsia="zh-CN"/>
          </w:rPr>
          <w:delText xml:space="preserve">Quantum </w:delText>
        </w:r>
        <w:r w:rsidR="00A74281" w:rsidDel="00DA4385">
          <w:rPr>
            <w:rFonts w:ascii="Times New Roman" w:eastAsia="KaiTi" w:hAnsi="Times New Roman" w:cs="Times New Roman"/>
            <w:lang w:eastAsia="zh-CN"/>
          </w:rPr>
          <w:delText>F</w:delText>
        </w:r>
        <w:r w:rsidR="00A74281" w:rsidRPr="001034F5" w:rsidDel="00DA4385">
          <w:rPr>
            <w:rFonts w:ascii="Times New Roman" w:eastAsia="KaiTi" w:hAnsi="Times New Roman" w:cs="Times New Roman"/>
            <w:lang w:eastAsia="zh-CN"/>
          </w:rPr>
          <w:delText xml:space="preserve">ield </w:delText>
        </w:r>
        <w:r w:rsidR="00A74281" w:rsidDel="00DA4385">
          <w:rPr>
            <w:rFonts w:ascii="Times New Roman" w:eastAsia="KaiTi" w:hAnsi="Times New Roman" w:cs="Times New Roman"/>
            <w:lang w:eastAsia="zh-CN"/>
          </w:rPr>
          <w:delText>T</w:delText>
        </w:r>
        <w:r w:rsidR="00A74281" w:rsidRPr="001034F5" w:rsidDel="00DA4385">
          <w:rPr>
            <w:rFonts w:ascii="Times New Roman" w:eastAsia="KaiTi" w:hAnsi="Times New Roman" w:cs="Times New Roman"/>
            <w:lang w:eastAsia="zh-CN"/>
          </w:rPr>
          <w:delText>heory</w:delText>
        </w:r>
        <w:r w:rsidR="00A74281" w:rsidDel="00DA4385">
          <w:rPr>
            <w:rFonts w:ascii="Times New Roman" w:eastAsia="KaiTi" w:hAnsi="Times New Roman" w:cs="Times New Roman" w:hint="eastAsia"/>
            <w:lang w:eastAsia="zh-CN"/>
          </w:rPr>
          <w:delText>）</w:delText>
        </w:r>
      </w:del>
      <w:r w:rsidRPr="001034F5">
        <w:rPr>
          <w:rFonts w:ascii="Times New Roman" w:eastAsia="KaiTi" w:hAnsi="Times New Roman" w:cs="Times New Roman" w:hint="eastAsia"/>
          <w:lang w:eastAsia="zh-CN"/>
        </w:rPr>
        <w:t>。</w:t>
      </w:r>
    </w:p>
    <w:p w14:paraId="1194FA4A" w14:textId="53C1F7DF" w:rsidR="000A588F" w:rsidDel="00E23172" w:rsidRDefault="00264504">
      <w:pPr>
        <w:ind w:firstLineChars="200" w:firstLine="480"/>
        <w:jc w:val="both"/>
        <w:rPr>
          <w:del w:id="151" w:author="吴敏" w:date="2023-05-10T14:36:00Z"/>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534F185A" w14:textId="77777777" w:rsidR="00E23172" w:rsidRPr="00B946FB" w:rsidRDefault="00E23172">
      <w:pPr>
        <w:ind w:firstLineChars="200" w:firstLine="480"/>
        <w:jc w:val="both"/>
        <w:rPr>
          <w:ins w:id="152" w:author="吴敏" w:date="2023-05-10T14:36:00Z"/>
          <w:rFonts w:ascii="Times New Roman" w:eastAsia="KaiTi" w:hAnsi="Times New Roman" w:cs="Times New Roman"/>
          <w:lang w:eastAsia="zh-CN"/>
        </w:rPr>
      </w:pPr>
    </w:p>
    <w:p w14:paraId="65D8466F" w14:textId="7628FA9C" w:rsidR="00E23172" w:rsidRDefault="000A588F">
      <w:pPr>
        <w:ind w:firstLineChars="200" w:firstLine="480"/>
        <w:jc w:val="both"/>
        <w:rPr>
          <w:ins w:id="153" w:author="吴敏" w:date="2023-05-10T14:36:00Z"/>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w:t>
      </w:r>
      <w:ins w:id="154" w:author="吴敏" w:date="2023-05-10T14:37:00Z">
        <w:r w:rsidR="00E23172">
          <w:rPr>
            <w:rFonts w:ascii="Times New Roman" w:eastAsia="KaiTi" w:hAnsi="Times New Roman" w:cs="Times New Roman" w:hint="eastAsia"/>
            <w:lang w:eastAsia="zh-CN"/>
          </w:rPr>
          <w:t>，</w:t>
        </w:r>
      </w:ins>
      <w:del w:id="155" w:author="吴敏" w:date="2023-05-10T14:37:00Z">
        <w:r w:rsidR="00B946FB" w:rsidRPr="005E1880" w:rsidDel="00E23172">
          <w:rPr>
            <w:rFonts w:ascii="Times New Roman" w:eastAsia="KaiTi" w:hAnsi="Times New Roman" w:cs="Times New Roman" w:hint="eastAsia"/>
            <w:lang w:eastAsia="zh-CN"/>
          </w:rPr>
          <w:delText>。</w:delText>
        </w:r>
      </w:del>
      <w:ins w:id="156" w:author="吴敏" w:date="2023-05-10T14:37:00Z">
        <w:r w:rsidR="00E23172" w:rsidRPr="0071503D">
          <w:rPr>
            <w:rFonts w:ascii="Times New Roman" w:eastAsia="KaiTi" w:hAnsi="Times New Roman" w:cs="Times New Roman"/>
            <w:lang w:eastAsia="zh-CN"/>
          </w:rPr>
          <w:t>并不是没有能量。</w:t>
        </w:r>
      </w:ins>
    </w:p>
    <w:p w14:paraId="4CA2C57E" w14:textId="150E6F80" w:rsidR="00E23172" w:rsidRDefault="00B946FB">
      <w:pPr>
        <w:ind w:firstLineChars="200" w:firstLine="480"/>
        <w:jc w:val="both"/>
        <w:rPr>
          <w:ins w:id="157" w:author="吴敏" w:date="2023-05-10T14:35:00Z"/>
          <w:rFonts w:ascii="Times New Roman" w:eastAsia="KaiTi" w:hAnsi="Times New Roman" w:cs="Times New Roman"/>
          <w:lang w:eastAsia="zh-CN"/>
        </w:rPr>
        <w:pPrChange w:id="158" w:author="吴敏" w:date="2023-05-13T22:23:00Z">
          <w:pPr>
            <w:ind w:firstLine="200"/>
          </w:pPr>
        </w:pPrChange>
      </w:pPr>
      <w:r w:rsidRPr="005E1880">
        <w:rPr>
          <w:rFonts w:ascii="Times New Roman" w:eastAsia="KaiTi" w:hAnsi="Times New Roman" w:cs="Times New Roman" w:hint="eastAsia"/>
          <w:lang w:eastAsia="zh-CN"/>
        </w:rPr>
        <w:t>宇宙中可能会随时出现能量波动，受到扰动的基态场转变为激发态，从而产生了相应的基本粒子，</w:t>
      </w:r>
      <w:ins w:id="159" w:author="吴敏" w:date="2023-05-10T14:36:00Z">
        <w:r w:rsidR="00E23172" w:rsidRPr="0071503D">
          <w:rPr>
            <w:rFonts w:ascii="Times New Roman" w:eastAsia="KaiTi" w:hAnsi="Times New Roman" w:cs="Times New Roman" w:hint="eastAsia"/>
            <w:lang w:eastAsia="zh-CN"/>
          </w:rPr>
          <w:t>再通过基本</w:t>
        </w:r>
        <w:r w:rsidR="00E23172" w:rsidRPr="0071503D">
          <w:rPr>
            <w:rFonts w:ascii="Times New Roman" w:eastAsia="KaiTi" w:hAnsi="Times New Roman" w:cs="Times New Roman"/>
            <w:lang w:eastAsia="zh-CN"/>
          </w:rPr>
          <w:t>粒子</w:t>
        </w:r>
        <w:r w:rsidR="00E23172" w:rsidRPr="0071503D">
          <w:rPr>
            <w:rFonts w:ascii="Times New Roman" w:eastAsia="KaiTi" w:hAnsi="Times New Roman" w:cs="Times New Roman" w:hint="eastAsia"/>
            <w:lang w:eastAsia="zh-CN"/>
          </w:rPr>
          <w:t>构</w:t>
        </w:r>
        <w:r w:rsidR="00E23172" w:rsidRPr="0071503D">
          <w:rPr>
            <w:rFonts w:ascii="Times New Roman" w:eastAsia="KaiTi" w:hAnsi="Times New Roman" w:cs="Times New Roman"/>
            <w:lang w:eastAsia="zh-CN"/>
          </w:rPr>
          <w:t>成宇宙万物。</w:t>
        </w:r>
      </w:ins>
      <w:r w:rsidRPr="00B946FB">
        <w:rPr>
          <w:rFonts w:ascii="Times New Roman" w:eastAsia="KaiTi" w:hAnsi="Times New Roman" w:cs="Times New Roman"/>
          <w:lang w:eastAsia="zh-CN"/>
        </w:rPr>
        <w:t>每一种</w:t>
      </w:r>
      <w:r w:rsidRPr="00B946FB">
        <w:rPr>
          <w:rFonts w:ascii="Times New Roman" w:eastAsia="KaiTi" w:hAnsi="Times New Roman" w:cs="Times New Roman" w:hint="eastAsia"/>
          <w:lang w:eastAsia="zh-CN"/>
        </w:rPr>
        <w:t>基本</w:t>
      </w:r>
      <w:r w:rsidRPr="00B946FB">
        <w:rPr>
          <w:rFonts w:ascii="Times New Roman" w:eastAsia="KaiTi" w:hAnsi="Times New Roman" w:cs="Times New Roman"/>
          <w:lang w:eastAsia="zh-CN"/>
        </w:rPr>
        <w:t>粒子</w:t>
      </w:r>
      <w:r w:rsidRPr="00B946FB">
        <w:rPr>
          <w:rFonts w:ascii="Times New Roman" w:eastAsia="KaiTi" w:hAnsi="Times New Roman" w:cs="Times New Roman" w:hint="eastAsia"/>
          <w:lang w:eastAsia="zh-CN"/>
        </w:rPr>
        <w:t>都可以看作某种场的量子化体现。</w:t>
      </w:r>
      <w:ins w:id="160" w:author="吴敏" w:date="2023-05-10T14:35:00Z">
        <w:r w:rsidR="00E23172" w:rsidRPr="0071503D">
          <w:rPr>
            <w:rFonts w:ascii="Times New Roman" w:eastAsia="KaiTi" w:hAnsi="Times New Roman" w:cs="Times New Roman" w:hint="eastAsia"/>
            <w:lang w:eastAsia="zh-CN"/>
          </w:rPr>
          <w:t>比如说，光子就对应电磁场，电子对应的是电子场等等，也就是说，处于基态的电磁场受到扰动就会变成激发态，形成光子。至今人类已经发现了</w:t>
        </w:r>
        <w:r w:rsidR="00E23172" w:rsidRPr="0071503D">
          <w:rPr>
            <w:rFonts w:ascii="Times New Roman" w:eastAsia="KaiTi" w:hAnsi="Times New Roman" w:cs="Times New Roman"/>
            <w:lang w:eastAsia="zh-CN"/>
          </w:rPr>
          <w:t>62</w:t>
        </w:r>
        <w:r w:rsidR="00E23172" w:rsidRPr="0071503D">
          <w:rPr>
            <w:rFonts w:ascii="Times New Roman" w:eastAsia="KaiTi" w:hAnsi="Times New Roman" w:cs="Times New Roman" w:hint="eastAsia"/>
            <w:lang w:eastAsia="zh-CN"/>
          </w:rPr>
          <w:t>种基本粒子，也就对应</w:t>
        </w:r>
        <w:r w:rsidR="00E23172" w:rsidRPr="0071503D">
          <w:rPr>
            <w:rFonts w:ascii="Times New Roman" w:eastAsia="KaiTi" w:hAnsi="Times New Roman" w:cs="Times New Roman"/>
            <w:lang w:eastAsia="zh-CN"/>
          </w:rPr>
          <w:t>62</w:t>
        </w:r>
        <w:r w:rsidR="00E23172" w:rsidRPr="0071503D">
          <w:rPr>
            <w:rFonts w:ascii="Times New Roman" w:eastAsia="KaiTi" w:hAnsi="Times New Roman" w:cs="Times New Roman" w:hint="eastAsia"/>
            <w:lang w:eastAsia="zh-CN"/>
          </w:rPr>
          <w:t>种不同的场。这些粒子又可以分为三大类，分别是费米子，玻色子和希格斯粒子。</w:t>
        </w:r>
      </w:ins>
    </w:p>
    <w:p w14:paraId="1F4C93BB" w14:textId="296480CB" w:rsidR="00E23172" w:rsidRPr="00E23172" w:rsidRDefault="00B946FB">
      <w:pPr>
        <w:ind w:firstLine="200"/>
        <w:rPr>
          <w:ins w:id="161" w:author="吴敏" w:date="2023-05-10T14:36:00Z"/>
          <w:rFonts w:ascii="Times New Roman" w:eastAsia="KaiTi" w:hAnsi="Times New Roman" w:cs="Times New Roman"/>
          <w:lang w:eastAsia="zh-CN"/>
        </w:rPr>
        <w:pPrChange w:id="162" w:author="吴敏" w:date="2023-05-13T22:23:00Z">
          <w:pPr>
            <w:ind w:firstLineChars="200" w:firstLine="480"/>
            <w:jc w:val="both"/>
          </w:pPr>
        </w:pPrChange>
      </w:pPr>
      <w:r w:rsidRPr="005E1880">
        <w:rPr>
          <w:rFonts w:ascii="Times New Roman" w:eastAsia="KaiTi" w:hAnsi="Times New Roman" w:cs="Times New Roman" w:hint="eastAsia"/>
          <w:lang w:eastAsia="zh-CN"/>
        </w:rPr>
        <w:t xml:space="preserve"> </w:t>
      </w:r>
      <w:r w:rsidRPr="005E1880">
        <w:rPr>
          <w:rFonts w:ascii="Times New Roman" w:eastAsia="KaiTi" w:hAnsi="Times New Roman" w:cs="Times New Roman" w:hint="eastAsia"/>
          <w:lang w:eastAsia="zh-CN"/>
        </w:rPr>
        <w:t>然后</w:t>
      </w:r>
      <w:r>
        <w:rPr>
          <w:rFonts w:ascii="Times New Roman" w:eastAsia="KaiTi" w:hAnsi="Times New Roman" w:cs="Times New Roman" w:hint="eastAsia"/>
          <w:lang w:eastAsia="zh-CN"/>
        </w:rPr>
        <w:t>，</w:t>
      </w:r>
      <w:r w:rsidRPr="005E1880">
        <w:rPr>
          <w:rFonts w:ascii="Times New Roman" w:eastAsia="KaiTi" w:hAnsi="Times New Roman" w:cs="Times New Roman" w:hint="eastAsia"/>
          <w:lang w:eastAsia="zh-CN"/>
        </w:rPr>
        <w:t>基本粒子形成了宇宙万物</w:t>
      </w:r>
      <w:r>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ins w:id="163" w:author="吴敏" w:date="2023-05-09T21:46:00Z">
        <w:r w:rsidR="00ED4CC9">
          <w:rPr>
            <w:rFonts w:ascii="Times New Roman" w:eastAsia="KaiTi" w:hAnsi="Times New Roman" w:cs="Times New Roman" w:hint="eastAsia"/>
            <w:lang w:eastAsia="zh-CN"/>
          </w:rPr>
          <w:t>。</w:t>
        </w:r>
      </w:ins>
      <w:ins w:id="164" w:author="吴敏" w:date="2023-05-10T14:37:00Z">
        <w:r w:rsidR="00E23172" w:rsidRPr="0071503D">
          <w:rPr>
            <w:rFonts w:ascii="Times New Roman" w:eastAsia="KaiTi" w:hAnsi="Times New Roman" w:cs="Times New Roman"/>
            <w:lang w:eastAsia="zh-CN"/>
          </w:rPr>
          <w:t>粒子的衍生与湮灭，对应的正是某种场的激发和基态。不同的场之间也可以进行能量的转换，体现出来的就是我们常见的物理现象。</w:t>
        </w:r>
      </w:ins>
    </w:p>
    <w:p w14:paraId="775C28B5" w14:textId="5877BDBF" w:rsidR="00E23172" w:rsidRPr="007B4C8D" w:rsidDel="00E23172" w:rsidRDefault="006D3E7C">
      <w:pPr>
        <w:ind w:firstLineChars="200" w:firstLine="480"/>
        <w:jc w:val="both"/>
        <w:rPr>
          <w:del w:id="165" w:author="吴敏" w:date="2023-05-10T14:37:00Z"/>
          <w:rFonts w:ascii="Times New Roman" w:eastAsia="KaiTi" w:hAnsi="Times New Roman" w:cs="Times New Roman"/>
          <w:lang w:eastAsia="zh-CN"/>
        </w:rPr>
      </w:pPr>
      <w:del w:id="166" w:author="吴敏" w:date="2023-05-09T21:46:00Z">
        <w:r w:rsidRPr="005E1880" w:rsidDel="00ED4CC9">
          <w:rPr>
            <w:rFonts w:ascii="Times New Roman" w:eastAsia="KaiTi" w:hAnsi="Times New Roman" w:cs="Times New Roman" w:hint="eastAsia"/>
            <w:lang w:eastAsia="zh-CN"/>
          </w:rPr>
          <w:delText>。</w:delText>
        </w:r>
      </w:del>
    </w:p>
    <w:p w14:paraId="5B990339" w14:textId="435C44D3" w:rsidR="00CD7930" w:rsidRDefault="002837FE">
      <w:pPr>
        <w:pStyle w:val="6"/>
        <w:numPr>
          <w:ilvl w:val="0"/>
          <w:numId w:val="18"/>
        </w:numPr>
        <w:spacing w:line="240" w:lineRule="auto"/>
        <w:ind w:firstLine="200"/>
        <w:jc w:val="both"/>
        <w:rPr>
          <w:ins w:id="167" w:author="吴敏" w:date="2023-05-10T12:12:00Z"/>
          <w:rFonts w:ascii="Times New Roman" w:eastAsia="KaiTi" w:hAnsi="Times New Roman" w:cs="Times New Roman"/>
          <w:shd w:val="clear" w:color="auto" w:fill="F7CAAC" w:themeFill="accent2" w:themeFillTint="66"/>
          <w:lang w:eastAsia="zh-CN"/>
        </w:rPr>
      </w:pPr>
      <w:del w:id="168" w:author="吴敏" w:date="2023-05-10T00:37:00Z">
        <w:r w:rsidRPr="002837FE" w:rsidDel="002F27A3">
          <w:rPr>
            <w:rFonts w:ascii="Times New Roman" w:eastAsiaTheme="minorEastAsia" w:hAnsi="Times New Roman" w:cs="Times New Roman" w:hint="eastAsia"/>
            <w:shd w:val="clear" w:color="auto" w:fill="F7CAAC" w:themeFill="accent2" w:themeFillTint="66"/>
            <w:lang w:eastAsia="zh-CN"/>
          </w:rPr>
          <w:delText>俄国</w:delText>
        </w:r>
        <w:r w:rsidR="00A20B78" w:rsidRPr="002837FE" w:rsidDel="002F27A3">
          <w:rPr>
            <w:rFonts w:ascii="Times New Roman" w:eastAsia="KaiTi" w:hAnsi="Times New Roman" w:cs="Times New Roman" w:hint="eastAsia"/>
            <w:shd w:val="clear" w:color="auto" w:fill="F7CAAC" w:themeFill="accent2" w:themeFillTint="66"/>
            <w:lang w:eastAsia="zh-CN"/>
          </w:rPr>
          <w:delText>的</w:delText>
        </w:r>
      </w:del>
      <w:r w:rsidR="00A20B78" w:rsidRPr="002837FE">
        <w:rPr>
          <w:rFonts w:ascii="Times New Roman" w:eastAsia="KaiTi" w:hAnsi="Times New Roman" w:cs="Times New Roman" w:hint="eastAsia"/>
          <w:shd w:val="clear" w:color="auto" w:fill="F7CAAC" w:themeFill="accent2" w:themeFillTint="66"/>
          <w:lang w:eastAsia="zh-CN"/>
        </w:rPr>
        <w:t>挠场</w:t>
      </w:r>
      <w:del w:id="169" w:author="吴敏" w:date="2023-05-10T00:38:00Z">
        <w:r w:rsidRPr="002837FE" w:rsidDel="002F27A3">
          <w:rPr>
            <w:rFonts w:ascii="Times New Roman" w:eastAsiaTheme="minorEastAsia" w:hAnsi="Times New Roman" w:cs="Times New Roman" w:hint="eastAsia"/>
            <w:shd w:val="clear" w:color="auto" w:fill="F7CAAC" w:themeFill="accent2" w:themeFillTint="66"/>
            <w:lang w:eastAsia="zh-CN"/>
          </w:rPr>
          <w:delText>研究</w:delText>
        </w:r>
      </w:del>
      <w:r w:rsidR="00336482" w:rsidRPr="002837FE">
        <w:rPr>
          <w:rFonts w:ascii="Times New Roman" w:eastAsia="KaiTi" w:hAnsi="Times New Roman" w:cs="Times New Roman" w:hint="eastAsia"/>
          <w:shd w:val="clear" w:color="auto" w:fill="F7CAAC" w:themeFill="accent2" w:themeFillTint="66"/>
          <w:lang w:eastAsia="zh-CN"/>
        </w:rPr>
        <w:t xml:space="preserve"> </w:t>
      </w:r>
      <w:del w:id="170" w:author="吴敏" w:date="2023-05-10T00:37:00Z">
        <w:r w:rsidR="00336482" w:rsidRPr="002837FE" w:rsidDel="002F27A3">
          <w:rPr>
            <w:rFonts w:ascii="Times New Roman" w:eastAsia="KaiTi" w:hAnsi="Times New Roman" w:cs="Times New Roman" w:hint="eastAsia"/>
            <w:shd w:val="clear" w:color="auto" w:fill="F7CAAC" w:themeFill="accent2" w:themeFillTint="66"/>
            <w:lang w:eastAsia="zh-CN"/>
          </w:rPr>
          <w:delText>（</w:delText>
        </w:r>
        <w:r w:rsidR="00A51F2C" w:rsidRPr="002837FE" w:rsidDel="002F27A3">
          <w:rPr>
            <w:rFonts w:ascii="Times New Roman" w:eastAsia="KaiTi" w:hAnsi="Times New Roman" w:cs="Times New Roman" w:hint="eastAsia"/>
            <w:shd w:val="clear" w:color="auto" w:fill="F7CAAC" w:themeFill="accent2" w:themeFillTint="66"/>
            <w:lang w:eastAsia="zh-CN"/>
          </w:rPr>
          <w:delText>还没有想好，</w:delText>
        </w:r>
        <w:r w:rsidR="00336482" w:rsidRPr="002837FE" w:rsidDel="002F27A3">
          <w:rPr>
            <w:rFonts w:ascii="Times New Roman" w:eastAsia="KaiTi" w:hAnsi="Times New Roman" w:cs="Times New Roman" w:hint="eastAsia"/>
            <w:shd w:val="clear" w:color="auto" w:fill="F7CAAC" w:themeFill="accent2" w:themeFillTint="66"/>
            <w:lang w:eastAsia="zh-CN"/>
          </w:rPr>
          <w:delText>暂时不提）</w:delText>
        </w:r>
      </w:del>
    </w:p>
    <w:p w14:paraId="45C93376" w14:textId="77777777" w:rsidR="00AE1DF0" w:rsidRPr="00AE1DF0" w:rsidRDefault="00AE1DF0">
      <w:pPr>
        <w:ind w:firstLine="200"/>
        <w:rPr>
          <w:ins w:id="171" w:author="吴敏" w:date="2023-04-22T22:16:00Z"/>
          <w:lang w:eastAsia="zh-CN"/>
          <w:rPrChange w:id="172" w:author="吴敏" w:date="2023-05-10T12:12:00Z">
            <w:rPr>
              <w:ins w:id="173" w:author="吴敏" w:date="2023-04-22T22:16:00Z"/>
              <w:rFonts w:ascii="Times New Roman" w:eastAsia="KaiTi" w:hAnsi="Times New Roman" w:cs="Times New Roman"/>
              <w:shd w:val="clear" w:color="auto" w:fill="F7CAAC" w:themeFill="accent2" w:themeFillTint="66"/>
              <w:lang w:eastAsia="zh-CN"/>
            </w:rPr>
          </w:rPrChange>
        </w:rPr>
        <w:pPrChange w:id="174" w:author="吴敏" w:date="2023-05-13T22:23:00Z">
          <w:pPr>
            <w:pStyle w:val="6"/>
            <w:numPr>
              <w:numId w:val="18"/>
            </w:numPr>
            <w:spacing w:line="240" w:lineRule="auto"/>
            <w:ind w:firstLine="200"/>
            <w:jc w:val="both"/>
          </w:pPr>
        </w:pPrChange>
      </w:pPr>
    </w:p>
    <w:p w14:paraId="05B93B6C" w14:textId="2D06C7ED" w:rsidR="00E0258D" w:rsidRPr="00792178" w:rsidDel="00BD0D6C" w:rsidRDefault="00E0258D">
      <w:pPr>
        <w:ind w:firstLine="200"/>
        <w:rPr>
          <w:del w:id="175" w:author="吴敏" w:date="2023-05-10T00:32:00Z"/>
          <w:lang w:eastAsia="zh-CN"/>
          <w:rPrChange w:id="176" w:author="吴敏" w:date="2023-04-22T22:16:00Z">
            <w:rPr>
              <w:del w:id="177" w:author="吴敏" w:date="2023-05-10T00:32:00Z"/>
              <w:rFonts w:ascii="Times New Roman" w:eastAsia="KaiTi" w:hAnsi="Times New Roman" w:cs="Times New Roman"/>
              <w:shd w:val="clear" w:color="auto" w:fill="F7CAAC" w:themeFill="accent2" w:themeFillTint="66"/>
              <w:lang w:eastAsia="zh-CN"/>
            </w:rPr>
          </w:rPrChange>
        </w:rPr>
        <w:pPrChange w:id="178" w:author="吴敏" w:date="2023-05-13T22:23:00Z">
          <w:pPr>
            <w:pStyle w:val="6"/>
            <w:numPr>
              <w:numId w:val="18"/>
            </w:numPr>
            <w:spacing w:line="240" w:lineRule="auto"/>
            <w:ind w:firstLine="200"/>
            <w:jc w:val="both"/>
          </w:pPr>
        </w:pPrChange>
      </w:pPr>
    </w:p>
    <w:p w14:paraId="777AD9FC" w14:textId="7E185DA8" w:rsidR="00784DAB" w:rsidRPr="00784DAB" w:rsidRDefault="002F026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0129E3AD" w:rsidR="00B56B6D" w:rsidRDefault="00EC5BD9">
      <w:pPr>
        <w:ind w:firstLineChars="200" w:firstLine="480"/>
        <w:jc w:val="both"/>
        <w:rPr>
          <w:ins w:id="179" w:author="吴敏" w:date="2023-05-27T21:47:00Z"/>
          <w:rFonts w:ascii="Times New Roman" w:eastAsia="KaiTi" w:hAnsi="Times New Roman" w:cs="Times New Roman"/>
          <w:lang w:eastAsia="zh-CN"/>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ins w:id="180" w:author="吴敏" w:date="2023-05-10T12:23:00Z">
        <w:r w:rsidR="00556876">
          <w:rPr>
            <w:rFonts w:ascii="Times New Roman" w:eastAsia="KaiTi" w:hAnsi="Times New Roman" w:cs="Times New Roman" w:hint="eastAsia"/>
            <w:lang w:eastAsia="zh-CN"/>
          </w:rPr>
          <w:t>、标准粒子模型</w:t>
        </w:r>
      </w:ins>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7F4B6626" w14:textId="0DB8BF10" w:rsidR="004362CA" w:rsidRDefault="004362CA" w:rsidP="00DD0E4D">
      <w:pPr>
        <w:ind w:firstLineChars="200" w:firstLine="480"/>
        <w:jc w:val="both"/>
        <w:rPr>
          <w:ins w:id="181" w:author="吴敏" w:date="2023-05-27T21:52:00Z"/>
          <w:rFonts w:ascii="Times New Roman" w:eastAsia="楷体" w:hAnsi="Times New Roman" w:cs="Times New Roman"/>
          <w:kern w:val="0"/>
        </w:rPr>
      </w:pPr>
      <w:ins w:id="182" w:author="吴敏" w:date="2023-05-27T21:48:00Z">
        <w:r w:rsidRPr="00DD0E4D">
          <w:rPr>
            <w:rFonts w:ascii="Times New Roman" w:eastAsia="楷体" w:hAnsi="Times New Roman" w:cs="Times New Roman" w:hint="eastAsia"/>
            <w:kern w:val="0"/>
            <w:lang w:eastAsia="zh-CN"/>
            <w:rPrChange w:id="183" w:author="吴敏" w:date="2023-05-27T21:52:00Z">
              <w:rPr>
                <w:rFonts w:ascii="Times New Roman" w:eastAsia="楷体" w:hAnsi="Times New Roman" w:cs="Times New Roman" w:hint="eastAsia"/>
                <w:kern w:val="0"/>
                <w:highlight w:val="yellow"/>
                <w:lang w:eastAsia="zh-CN"/>
              </w:rPr>
            </w:rPrChange>
          </w:rPr>
          <w:t>过去的三十年里，</w:t>
        </w:r>
      </w:ins>
      <w:ins w:id="184" w:author="吴敏" w:date="2023-05-27T21:50:00Z">
        <w:r w:rsidR="00DD0E4D" w:rsidRPr="00DD0E4D">
          <w:rPr>
            <w:rFonts w:ascii="Times New Roman" w:eastAsia="楷体" w:hAnsi="Times New Roman" w:cs="Times New Roman" w:hint="eastAsia"/>
            <w:kern w:val="0"/>
            <w:lang w:eastAsia="zh-CN"/>
            <w:rPrChange w:id="185" w:author="吴敏" w:date="2023-05-27T21:52:00Z">
              <w:rPr>
                <w:rFonts w:ascii="Times New Roman" w:eastAsia="楷体" w:hAnsi="Times New Roman" w:cs="Times New Roman" w:hint="eastAsia"/>
                <w:kern w:val="0"/>
                <w:highlight w:val="yellow"/>
                <w:lang w:eastAsia="zh-CN"/>
              </w:rPr>
            </w:rPrChange>
          </w:rPr>
          <w:t>人类科学家发现了</w:t>
        </w:r>
        <w:r w:rsidR="00DD0E4D" w:rsidRPr="00DD0E4D">
          <w:rPr>
            <w:rFonts w:ascii="Times New Roman" w:eastAsia="楷体" w:hAnsi="Times New Roman" w:cs="Times New Roman"/>
            <w:kern w:val="0"/>
            <w:rPrChange w:id="186" w:author="吴敏" w:date="2023-05-27T21:52:00Z">
              <w:rPr>
                <w:rFonts w:ascii="Times New Roman" w:eastAsia="楷体" w:hAnsi="Times New Roman" w:cs="Times New Roman"/>
                <w:kern w:val="0"/>
                <w:highlight w:val="yellow"/>
              </w:rPr>
            </w:rPrChange>
          </w:rPr>
          <w:t>宇宙中</w:t>
        </w:r>
      </w:ins>
      <w:ins w:id="187" w:author="吴敏" w:date="2023-05-27T21:51:00Z">
        <w:r w:rsidR="00DD0E4D" w:rsidRPr="00DD0E4D">
          <w:rPr>
            <w:rFonts w:ascii="Times New Roman" w:eastAsia="楷体" w:hAnsi="Times New Roman" w:cs="Times New Roman" w:hint="eastAsia"/>
            <w:kern w:val="0"/>
            <w:lang w:eastAsia="zh-CN"/>
            <w:rPrChange w:id="188" w:author="吴敏" w:date="2023-05-27T21:52:00Z">
              <w:rPr>
                <w:rFonts w:ascii="Times New Roman" w:eastAsia="楷体" w:hAnsi="Times New Roman" w:cs="Times New Roman" w:hint="eastAsia"/>
                <w:kern w:val="0"/>
                <w:highlight w:val="yellow"/>
                <w:lang w:eastAsia="zh-CN"/>
              </w:rPr>
            </w:rPrChange>
          </w:rPr>
          <w:t>很多的现象，</w:t>
        </w:r>
      </w:ins>
      <w:ins w:id="189" w:author="吴敏" w:date="2023-05-27T21:48:00Z">
        <w:r w:rsidRPr="00DD0E4D">
          <w:rPr>
            <w:rFonts w:ascii="Times New Roman" w:eastAsia="楷体" w:hAnsi="Times New Roman" w:cs="Times New Roman" w:hint="eastAsia"/>
            <w:kern w:val="0"/>
            <w:rPrChange w:id="190" w:author="吴敏" w:date="2023-05-27T21:52:00Z">
              <w:rPr>
                <w:rFonts w:ascii="Times New Roman" w:eastAsia="楷体" w:hAnsi="Times New Roman" w:cs="Times New Roman" w:hint="eastAsia"/>
                <w:kern w:val="0"/>
                <w:highlight w:val="yellow"/>
              </w:rPr>
            </w:rPrChange>
          </w:rPr>
          <w:t>迅</w:t>
        </w:r>
        <w:r w:rsidRPr="00DD0E4D">
          <w:rPr>
            <w:rFonts w:ascii="Times New Roman" w:eastAsia="楷体" w:hAnsi="Times New Roman" w:cs="Times New Roman"/>
            <w:kern w:val="0"/>
            <w:rPrChange w:id="191" w:author="吴敏" w:date="2023-05-27T21:52:00Z">
              <w:rPr>
                <w:rFonts w:ascii="Times New Roman" w:eastAsia="楷体" w:hAnsi="Times New Roman" w:cs="Times New Roman"/>
                <w:kern w:val="0"/>
                <w:highlight w:val="yellow"/>
              </w:rPr>
            </w:rPrChange>
          </w:rPr>
          <w:t>速累积了</w:t>
        </w:r>
      </w:ins>
      <w:ins w:id="192" w:author="吴敏" w:date="2023-05-27T21:49:00Z">
        <w:r w:rsidRPr="00DD0E4D">
          <w:rPr>
            <w:rFonts w:ascii="Times New Roman" w:eastAsia="楷体" w:hAnsi="Times New Roman" w:cs="Times New Roman" w:hint="eastAsia"/>
            <w:kern w:val="0"/>
            <w:lang w:eastAsia="zh-CN"/>
            <w:rPrChange w:id="193" w:author="吴敏" w:date="2023-05-27T21:52:00Z">
              <w:rPr>
                <w:rFonts w:ascii="Times New Roman" w:eastAsia="楷体" w:hAnsi="Times New Roman" w:cs="Times New Roman" w:hint="eastAsia"/>
                <w:kern w:val="0"/>
                <w:highlight w:val="yellow"/>
                <w:lang w:eastAsia="zh-CN"/>
              </w:rPr>
            </w:rPrChange>
          </w:rPr>
          <w:t>很多现象的</w:t>
        </w:r>
      </w:ins>
      <w:ins w:id="194" w:author="吴敏" w:date="2023-05-27T21:48:00Z">
        <w:r w:rsidRPr="00DD0E4D">
          <w:rPr>
            <w:rFonts w:ascii="Times New Roman" w:eastAsia="楷体" w:hAnsi="Times New Roman" w:cs="Times New Roman"/>
            <w:kern w:val="0"/>
            <w:rPrChange w:id="195" w:author="吴敏" w:date="2023-05-27T21:52:00Z">
              <w:rPr>
                <w:rFonts w:ascii="Times New Roman" w:eastAsia="楷体" w:hAnsi="Times New Roman" w:cs="Times New Roman"/>
                <w:kern w:val="0"/>
                <w:highlight w:val="yellow"/>
              </w:rPr>
            </w:rPrChange>
          </w:rPr>
          <w:t>许多证据，</w:t>
        </w:r>
      </w:ins>
      <w:ins w:id="196" w:author="吴敏" w:date="2023-05-27T21:49:00Z">
        <w:r w:rsidRPr="00DD0E4D">
          <w:rPr>
            <w:rFonts w:ascii="Times New Roman" w:eastAsia="楷体" w:hAnsi="Times New Roman" w:cs="Times New Roman" w:hint="eastAsia"/>
            <w:kern w:val="0"/>
            <w:lang w:eastAsia="zh-CN"/>
            <w:rPrChange w:id="197" w:author="吴敏" w:date="2023-05-27T21:52:00Z">
              <w:rPr>
                <w:rFonts w:ascii="Times New Roman" w:eastAsia="楷体" w:hAnsi="Times New Roman" w:cs="Times New Roman" w:hint="eastAsia"/>
                <w:kern w:val="0"/>
                <w:highlight w:val="yellow"/>
                <w:lang w:eastAsia="zh-CN"/>
              </w:rPr>
            </w:rPrChange>
          </w:rPr>
          <w:t>这些现象</w:t>
        </w:r>
        <w:r w:rsidRPr="00DD0E4D">
          <w:rPr>
            <w:rFonts w:ascii="Times New Roman" w:eastAsia="楷体" w:hAnsi="Times New Roman" w:cs="Times New Roman"/>
            <w:kern w:val="0"/>
            <w:rPrChange w:id="198" w:author="吴敏" w:date="2023-05-27T21:52:00Z">
              <w:rPr>
                <w:rFonts w:ascii="Times New Roman" w:eastAsia="楷体" w:hAnsi="Times New Roman" w:cs="Times New Roman"/>
                <w:kern w:val="0"/>
                <w:highlight w:val="yellow"/>
              </w:rPr>
            </w:rPrChange>
          </w:rPr>
          <w:t>已经</w:t>
        </w:r>
      </w:ins>
      <w:ins w:id="199" w:author="吴敏" w:date="2023-05-27T21:51:00Z">
        <w:r w:rsidR="00DD0E4D" w:rsidRPr="00DD0E4D">
          <w:rPr>
            <w:rFonts w:ascii="Times New Roman" w:eastAsia="楷体" w:hAnsi="Times New Roman" w:cs="Times New Roman"/>
            <w:kern w:val="0"/>
            <w:rPrChange w:id="200" w:author="吴敏" w:date="2023-05-27T21:52:00Z">
              <w:rPr>
                <w:rFonts w:ascii="Times New Roman" w:eastAsia="楷体" w:hAnsi="Times New Roman" w:cs="Times New Roman"/>
                <w:kern w:val="0"/>
                <w:highlight w:val="yellow"/>
              </w:rPr>
            </w:rPrChange>
          </w:rPr>
          <w:t>被证明广泛存在</w:t>
        </w:r>
        <w:r w:rsidR="00DD0E4D" w:rsidRPr="00DD0E4D">
          <w:rPr>
            <w:rFonts w:ascii="Times New Roman" w:eastAsia="楷体" w:hAnsi="Times New Roman" w:cs="Times New Roman" w:hint="eastAsia"/>
            <w:kern w:val="0"/>
            <w:lang w:eastAsia="zh-CN"/>
            <w:rPrChange w:id="201" w:author="吴敏" w:date="2023-05-27T21:52:00Z">
              <w:rPr>
                <w:rFonts w:ascii="Times New Roman" w:eastAsia="楷体" w:hAnsi="Times New Roman" w:cs="Times New Roman" w:hint="eastAsia"/>
                <w:kern w:val="0"/>
                <w:highlight w:val="yellow"/>
                <w:lang w:eastAsia="zh-CN"/>
              </w:rPr>
            </w:rPrChange>
          </w:rPr>
          <w:t>，</w:t>
        </w:r>
      </w:ins>
      <w:ins w:id="202" w:author="吴敏" w:date="2023-05-27T21:49:00Z">
        <w:r w:rsidRPr="00DD0E4D">
          <w:rPr>
            <w:rFonts w:ascii="Times New Roman" w:eastAsia="楷体" w:hAnsi="Times New Roman" w:cs="Times New Roman"/>
            <w:kern w:val="0"/>
            <w:rPrChange w:id="203" w:author="吴敏" w:date="2023-05-27T21:52:00Z">
              <w:rPr>
                <w:rFonts w:ascii="Times New Roman" w:eastAsia="楷体" w:hAnsi="Times New Roman" w:cs="Times New Roman"/>
                <w:kern w:val="0"/>
                <w:highlight w:val="yellow"/>
              </w:rPr>
            </w:rPrChange>
          </w:rPr>
          <w:t>但都违反了当代物理学</w:t>
        </w:r>
        <w:r w:rsidRPr="00DD0E4D">
          <w:rPr>
            <w:rFonts w:ascii="Times New Roman" w:eastAsia="楷体" w:hAnsi="Times New Roman" w:cs="Times New Roman" w:hint="eastAsia"/>
            <w:kern w:val="0"/>
            <w:lang w:eastAsia="zh-CN"/>
            <w:rPrChange w:id="204" w:author="吴敏" w:date="2023-05-27T21:52:00Z">
              <w:rPr>
                <w:rFonts w:ascii="Times New Roman" w:eastAsia="楷体" w:hAnsi="Times New Roman" w:cs="Times New Roman" w:hint="eastAsia"/>
                <w:kern w:val="0"/>
                <w:highlight w:val="yellow"/>
                <w:lang w:eastAsia="zh-CN"/>
              </w:rPr>
            </w:rPrChange>
          </w:rPr>
          <w:t>理论</w:t>
        </w:r>
        <w:r w:rsidRPr="00DD0E4D">
          <w:rPr>
            <w:rFonts w:ascii="Times New Roman" w:eastAsia="楷体" w:hAnsi="Times New Roman" w:cs="Times New Roman"/>
            <w:kern w:val="0"/>
            <w:rPrChange w:id="205" w:author="吴敏" w:date="2023-05-27T21:52:00Z">
              <w:rPr>
                <w:rFonts w:ascii="Times New Roman" w:eastAsia="楷体" w:hAnsi="Times New Roman" w:cs="Times New Roman"/>
                <w:kern w:val="0"/>
                <w:highlight w:val="yellow"/>
              </w:rPr>
            </w:rPrChange>
          </w:rPr>
          <w:t>，或者至少对它构成了严重的挑战</w:t>
        </w:r>
        <w:r w:rsidRPr="00DD0E4D">
          <w:rPr>
            <w:rFonts w:ascii="Times New Roman" w:eastAsia="楷体" w:hAnsi="Times New Roman" w:cs="Times New Roman"/>
            <w:kern w:val="0"/>
            <w:rPrChange w:id="206" w:author="吴敏" w:date="2023-05-27T21:52:00Z">
              <w:rPr>
                <w:rFonts w:ascii="Times New Roman" w:eastAsia="楷体" w:hAnsi="Times New Roman" w:cs="Times New Roman"/>
                <w:kern w:val="0"/>
              </w:rPr>
            </w:rPrChange>
          </w:rPr>
          <w:t>。</w:t>
        </w:r>
      </w:ins>
      <w:ins w:id="207" w:author="吴敏" w:date="2023-05-27T21:50:00Z">
        <w:r w:rsidRPr="00DD0E4D">
          <w:rPr>
            <w:rFonts w:ascii="Times New Roman" w:eastAsia="楷体" w:hAnsi="Times New Roman" w:cs="Times New Roman" w:hint="eastAsia"/>
            <w:kern w:val="0"/>
            <w:lang w:eastAsia="zh-CN"/>
            <w:rPrChange w:id="208" w:author="吴敏" w:date="2023-05-27T21:52:00Z">
              <w:rPr>
                <w:rFonts w:ascii="Times New Roman" w:eastAsia="楷体" w:hAnsi="Times New Roman" w:cs="Times New Roman" w:hint="eastAsia"/>
                <w:kern w:val="0"/>
                <w:highlight w:val="yellow"/>
                <w:lang w:eastAsia="zh-CN"/>
              </w:rPr>
            </w:rPrChange>
          </w:rPr>
          <w:t>越来越多的</w:t>
        </w:r>
      </w:ins>
      <w:ins w:id="209" w:author="吴敏" w:date="2023-05-27T21:47:00Z">
        <w:r w:rsidRPr="00DD0E4D">
          <w:rPr>
            <w:rFonts w:ascii="Times New Roman" w:eastAsia="楷体" w:hAnsi="Times New Roman" w:cs="Times New Roman"/>
            <w:kern w:val="0"/>
            <w:rPrChange w:id="210" w:author="吴敏" w:date="2023-05-27T21:52:00Z">
              <w:rPr>
                <w:rFonts w:ascii="Times New Roman" w:eastAsia="楷体" w:hAnsi="Times New Roman" w:cs="Times New Roman"/>
                <w:kern w:val="0"/>
              </w:rPr>
            </w:rPrChange>
          </w:rPr>
          <w:t>研究者们认为，物理学应该开始认真地处理这些传统科学面临的崩溃问题。</w:t>
        </w:r>
        <w:r w:rsidRPr="00DD0E4D">
          <w:rPr>
            <w:rFonts w:ascii="Times New Roman" w:eastAsia="楷体" w:hAnsi="Times New Roman" w:cs="Times New Roman"/>
            <w:kern w:val="0"/>
            <w:rPrChange w:id="211" w:author="吴敏" w:date="2023-05-27T21:52:00Z">
              <w:rPr>
                <w:rFonts w:ascii="Times New Roman" w:eastAsia="楷体" w:hAnsi="Times New Roman" w:cs="Times New Roman"/>
                <w:kern w:val="0"/>
                <w:highlight w:val="yellow"/>
              </w:rPr>
            </w:rPrChange>
          </w:rPr>
          <w:t>如今科学家们在研究</w:t>
        </w:r>
        <w:r w:rsidRPr="00DD0E4D">
          <w:rPr>
            <w:rFonts w:ascii="Times New Roman" w:eastAsia="楷体" w:hAnsi="Times New Roman" w:cs="Times New Roman"/>
            <w:kern w:val="0"/>
            <w:rPrChange w:id="212" w:author="吴敏" w:date="2023-05-27T21:52:00Z">
              <w:rPr>
                <w:rFonts w:ascii="Times New Roman" w:eastAsia="楷体" w:hAnsi="Times New Roman" w:cs="Times New Roman"/>
                <w:kern w:val="0"/>
                <w:highlight w:val="yellow"/>
              </w:rPr>
            </w:rPrChange>
          </w:rPr>
          <w:t>“</w:t>
        </w:r>
        <w:r w:rsidRPr="00DD0E4D">
          <w:rPr>
            <w:rFonts w:ascii="Times New Roman" w:eastAsia="楷体" w:hAnsi="Times New Roman" w:cs="Times New Roman"/>
            <w:kern w:val="0"/>
            <w:rPrChange w:id="213" w:author="吴敏" w:date="2023-05-27T21:52:00Z">
              <w:rPr>
                <w:rFonts w:ascii="Times New Roman" w:eastAsia="楷体" w:hAnsi="Times New Roman" w:cs="Times New Roman"/>
                <w:kern w:val="0"/>
                <w:highlight w:val="yellow"/>
              </w:rPr>
            </w:rPrChange>
          </w:rPr>
          <w:t>统一场论</w:t>
        </w:r>
        <w:r w:rsidRPr="00DD0E4D">
          <w:rPr>
            <w:rFonts w:ascii="Times New Roman" w:eastAsia="楷体" w:hAnsi="Times New Roman" w:cs="Times New Roman"/>
            <w:kern w:val="0"/>
            <w:rPrChange w:id="214" w:author="吴敏" w:date="2023-05-27T21:52:00Z">
              <w:rPr>
                <w:rFonts w:ascii="Times New Roman" w:eastAsia="楷体" w:hAnsi="Times New Roman" w:cs="Times New Roman"/>
                <w:kern w:val="0"/>
                <w:highlight w:val="yellow"/>
              </w:rPr>
            </w:rPrChange>
          </w:rPr>
          <w:t>”</w:t>
        </w:r>
        <w:r w:rsidRPr="00DD0E4D">
          <w:rPr>
            <w:rFonts w:ascii="Times New Roman" w:eastAsia="楷体" w:hAnsi="Times New Roman" w:cs="Times New Roman"/>
            <w:kern w:val="0"/>
            <w:rPrChange w:id="215" w:author="吴敏" w:date="2023-05-27T21:52:00Z">
              <w:rPr>
                <w:rFonts w:ascii="Times New Roman" w:eastAsia="楷体" w:hAnsi="Times New Roman" w:cs="Times New Roman"/>
                <w:kern w:val="0"/>
                <w:highlight w:val="yellow"/>
              </w:rPr>
            </w:rPrChange>
          </w:rPr>
          <w:t>，也称之为</w:t>
        </w:r>
        <w:r w:rsidRPr="00DD0E4D">
          <w:rPr>
            <w:rFonts w:ascii="Times New Roman" w:eastAsia="楷体" w:hAnsi="Times New Roman" w:cs="Times New Roman"/>
            <w:kern w:val="0"/>
            <w:rPrChange w:id="216" w:author="吴敏" w:date="2023-05-27T21:52:00Z">
              <w:rPr>
                <w:rFonts w:ascii="Times New Roman" w:eastAsia="楷体" w:hAnsi="Times New Roman" w:cs="Times New Roman"/>
                <w:kern w:val="0"/>
                <w:highlight w:val="yellow"/>
              </w:rPr>
            </w:rPrChange>
          </w:rPr>
          <w:t>“</w:t>
        </w:r>
        <w:r w:rsidRPr="00DD0E4D">
          <w:rPr>
            <w:rFonts w:ascii="Times New Roman" w:eastAsia="楷体" w:hAnsi="Times New Roman" w:cs="Times New Roman"/>
            <w:kern w:val="0"/>
            <w:rPrChange w:id="217" w:author="吴敏" w:date="2023-05-27T21:52:00Z">
              <w:rPr>
                <w:rFonts w:ascii="Times New Roman" w:eastAsia="楷体" w:hAnsi="Times New Roman" w:cs="Times New Roman"/>
                <w:kern w:val="0"/>
                <w:highlight w:val="yellow"/>
              </w:rPr>
            </w:rPrChange>
          </w:rPr>
          <w:t>万物理论</w:t>
        </w:r>
        <w:r w:rsidRPr="00DD0E4D">
          <w:rPr>
            <w:rFonts w:ascii="Times New Roman" w:eastAsia="楷体" w:hAnsi="Times New Roman" w:cs="Times New Roman"/>
            <w:kern w:val="0"/>
            <w:rPrChange w:id="218" w:author="吴敏" w:date="2023-05-27T21:52:00Z">
              <w:rPr>
                <w:rFonts w:ascii="Times New Roman" w:eastAsia="楷体" w:hAnsi="Times New Roman" w:cs="Times New Roman"/>
                <w:kern w:val="0"/>
                <w:highlight w:val="yellow"/>
              </w:rPr>
            </w:rPrChange>
          </w:rPr>
          <w:t>”</w:t>
        </w:r>
        <w:r w:rsidRPr="00DD0E4D">
          <w:rPr>
            <w:rFonts w:ascii="Times New Roman" w:eastAsia="楷体" w:hAnsi="Times New Roman" w:cs="Times New Roman"/>
            <w:kern w:val="0"/>
            <w:rPrChange w:id="219" w:author="吴敏" w:date="2023-05-27T21:52:00Z">
              <w:rPr>
                <w:rFonts w:ascii="Times New Roman" w:eastAsia="楷体" w:hAnsi="Times New Roman" w:cs="Times New Roman"/>
                <w:kern w:val="0"/>
                <w:highlight w:val="yellow"/>
              </w:rPr>
            </w:rPrChange>
          </w:rPr>
          <w:t>。然而，如果不</w:t>
        </w:r>
      </w:ins>
      <w:ins w:id="220" w:author="吴敏" w:date="2023-05-27T21:53:00Z">
        <w:r w:rsidR="00DD0E4D">
          <w:rPr>
            <w:rFonts w:ascii="Times New Roman" w:eastAsia="楷体" w:hAnsi="Times New Roman" w:cs="Times New Roman" w:hint="eastAsia"/>
            <w:kern w:val="0"/>
            <w:lang w:eastAsia="zh-CN"/>
          </w:rPr>
          <w:t>对</w:t>
        </w:r>
      </w:ins>
      <w:ins w:id="221" w:author="吴敏" w:date="2023-05-27T21:52:00Z">
        <w:r w:rsidR="00DD0E4D" w:rsidRPr="00060F2F">
          <w:rPr>
            <w:rFonts w:ascii="Times New Roman" w:eastAsia="楷体" w:hAnsi="Times New Roman" w:cs="Times New Roman" w:hint="eastAsia"/>
            <w:kern w:val="0"/>
          </w:rPr>
          <w:t>宇</w:t>
        </w:r>
        <w:r w:rsidR="00DD0E4D" w:rsidRPr="00060F2F">
          <w:rPr>
            <w:rFonts w:ascii="Times New Roman" w:eastAsia="楷体" w:hAnsi="Times New Roman" w:cs="Times New Roman"/>
            <w:kern w:val="0"/>
          </w:rPr>
          <w:t>宙中这些已经被证明广泛存在的</w:t>
        </w:r>
      </w:ins>
      <w:ins w:id="222" w:author="吴敏" w:date="2023-05-27T21:47:00Z">
        <w:r w:rsidRPr="00DD0E4D">
          <w:rPr>
            <w:rFonts w:ascii="Times New Roman" w:eastAsia="楷体" w:hAnsi="Times New Roman" w:cs="Times New Roman"/>
            <w:kern w:val="0"/>
            <w:rPrChange w:id="223" w:author="吴敏" w:date="2023-05-27T21:52:00Z">
              <w:rPr>
                <w:rFonts w:ascii="Times New Roman" w:eastAsia="楷体" w:hAnsi="Times New Roman" w:cs="Times New Roman"/>
                <w:kern w:val="0"/>
                <w:highlight w:val="yellow"/>
              </w:rPr>
            </w:rPrChange>
          </w:rPr>
          <w:t>领域</w:t>
        </w:r>
      </w:ins>
      <w:ins w:id="224" w:author="吴敏" w:date="2023-05-27T21:53:00Z">
        <w:r w:rsidR="00DD0E4D">
          <w:rPr>
            <w:rFonts w:ascii="Times New Roman" w:eastAsia="楷体" w:hAnsi="Times New Roman" w:cs="Times New Roman" w:hint="eastAsia"/>
            <w:kern w:val="0"/>
            <w:lang w:eastAsia="zh-CN"/>
          </w:rPr>
          <w:t>加以解释</w:t>
        </w:r>
      </w:ins>
      <w:ins w:id="225" w:author="吴敏" w:date="2023-05-27T21:47:00Z">
        <w:r w:rsidRPr="00DD0E4D">
          <w:rPr>
            <w:rFonts w:ascii="Times New Roman" w:eastAsia="楷体" w:hAnsi="Times New Roman" w:cs="Times New Roman"/>
            <w:kern w:val="0"/>
            <w:rPrChange w:id="226" w:author="吴敏" w:date="2023-05-27T21:52:00Z">
              <w:rPr>
                <w:rFonts w:ascii="Times New Roman" w:eastAsia="楷体" w:hAnsi="Times New Roman" w:cs="Times New Roman"/>
                <w:kern w:val="0"/>
                <w:highlight w:val="yellow"/>
              </w:rPr>
            </w:rPrChange>
          </w:rPr>
          <w:t>，我们永远无法找到正确的统一场论。</w:t>
        </w:r>
      </w:ins>
    </w:p>
    <w:p w14:paraId="053F7D68" w14:textId="4973E8F0" w:rsidR="00DD0E4D" w:rsidRPr="00DD0E4D" w:rsidRDefault="00CC5FF7" w:rsidP="00DD0E4D">
      <w:pPr>
        <w:ind w:firstLineChars="200" w:firstLine="480"/>
        <w:jc w:val="both"/>
        <w:rPr>
          <w:ins w:id="227" w:author="吴敏" w:date="2023-05-27T21:47:00Z"/>
          <w:rFonts w:ascii="Times New Roman" w:eastAsia="KaiTi" w:hAnsi="Times New Roman" w:cs="Times New Roman" w:hint="eastAsia"/>
          <w:lang w:eastAsia="zh-CN"/>
          <w:rPrChange w:id="228" w:author="吴敏" w:date="2023-05-27T21:51:00Z">
            <w:rPr>
              <w:ins w:id="229" w:author="吴敏" w:date="2023-05-27T21:47:00Z"/>
              <w:rFonts w:ascii="Times New Roman" w:eastAsia="楷体" w:hAnsi="Times New Roman" w:cs="Times New Roman"/>
              <w:kern w:val="0"/>
            </w:rPr>
          </w:rPrChange>
        </w:rPr>
        <w:pPrChange w:id="230" w:author="吴敏" w:date="2023-05-27T21:51:00Z">
          <w:pPr>
            <w:widowControl/>
            <w:ind w:firstLineChars="200" w:firstLine="480"/>
          </w:pPr>
        </w:pPrChange>
      </w:pPr>
      <w:ins w:id="231" w:author="吴敏" w:date="2023-05-27T21:53:00Z">
        <w:r>
          <w:rPr>
            <w:rFonts w:ascii="Times New Roman" w:eastAsia="楷体" w:hAnsi="Times New Roman" w:cs="Times New Roman" w:hint="eastAsia"/>
            <w:kern w:val="0"/>
            <w:lang w:eastAsia="zh-CN"/>
          </w:rPr>
          <w:t>相信，</w:t>
        </w:r>
      </w:ins>
      <w:ins w:id="232" w:author="吴敏" w:date="2023-05-27T21:52:00Z">
        <w:r w:rsidR="00DD0E4D">
          <w:rPr>
            <w:rFonts w:ascii="Times New Roman" w:eastAsia="楷体" w:hAnsi="Times New Roman" w:cs="Times New Roman" w:hint="eastAsia"/>
            <w:kern w:val="0"/>
            <w:lang w:eastAsia="zh-CN"/>
          </w:rPr>
          <w:t>不久的将来，</w:t>
        </w:r>
        <w:r w:rsidR="00DD0E4D" w:rsidRPr="00060F2F">
          <w:rPr>
            <w:rFonts w:ascii="Times New Roman" w:eastAsia="楷体" w:hAnsi="Times New Roman" w:cs="Times New Roman"/>
            <w:kern w:val="0"/>
          </w:rPr>
          <w:t>一场新的科学革命会使我们对宇宙和我们在宇宙中的地位有更深刻的认识。</w:t>
        </w:r>
      </w:ins>
    </w:p>
    <w:p w14:paraId="0A9AC854" w14:textId="77777777" w:rsidR="004362CA" w:rsidRPr="00E05E82" w:rsidRDefault="004362CA" w:rsidP="004362CA">
      <w:pPr>
        <w:widowControl/>
        <w:ind w:firstLineChars="200" w:firstLine="480"/>
        <w:rPr>
          <w:ins w:id="233" w:author="吴敏" w:date="2023-05-27T21:47:00Z"/>
          <w:rFonts w:ascii="Times New Roman" w:eastAsia="楷体" w:hAnsi="Times New Roman" w:cs="Times New Roman"/>
          <w:kern w:val="0"/>
        </w:rPr>
      </w:pPr>
      <w:ins w:id="234" w:author="吴敏" w:date="2023-05-27T21:47:00Z">
        <w:r w:rsidRPr="00E05E82">
          <w:rPr>
            <w:rFonts w:ascii="Times New Roman" w:eastAsia="楷体" w:hAnsi="Times New Roman" w:cs="Times New Roman"/>
            <w:kern w:val="0"/>
          </w:rPr>
          <w:t>本文对新科学的相关研究进行了一定程度的综述，希望能供相关领域的人士参考。但所综述的观点并不全面，也不能完全代表我们自己的科学观点，敬请知悉。</w:t>
        </w:r>
      </w:ins>
    </w:p>
    <w:p w14:paraId="3F102496" w14:textId="5647469F" w:rsidR="004362CA" w:rsidRPr="004362CA" w:rsidDel="004362CA" w:rsidRDefault="004362CA" w:rsidP="004362CA">
      <w:pPr>
        <w:ind w:firstLineChars="200" w:firstLine="480"/>
        <w:jc w:val="both"/>
        <w:rPr>
          <w:del w:id="235" w:author="吴敏" w:date="2023-05-27T21:48:00Z"/>
          <w:rFonts w:ascii="Times New Roman" w:eastAsia="KaiTi" w:hAnsi="Times New Roman" w:cs="Times New Roman" w:hint="eastAsia"/>
          <w:lang w:eastAsia="zh-CN"/>
          <w:rPrChange w:id="236" w:author="吴敏" w:date="2023-05-27T21:47:00Z">
            <w:rPr>
              <w:del w:id="237" w:author="吴敏" w:date="2023-05-27T21:48:00Z"/>
              <w:rFonts w:ascii="Times New Roman" w:eastAsia="KaiTi" w:hAnsi="Times New Roman" w:cs="Times New Roman" w:hint="eastAsia"/>
              <w:lang w:eastAsia="zh-CN"/>
            </w:rPr>
          </w:rPrChange>
        </w:rPr>
      </w:pPr>
    </w:p>
    <w:p w14:paraId="22759919" w14:textId="64041E56" w:rsidR="00556876" w:rsidRPr="00556876" w:rsidRDefault="00E4053B">
      <w:pPr>
        <w:ind w:firstLineChars="200" w:firstLine="480"/>
        <w:jc w:val="both"/>
        <w:rPr>
          <w:ins w:id="238" w:author="吴敏" w:date="2023-05-10T12:23:00Z"/>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del w:id="239" w:author="吴敏" w:date="2023-04-22T19:29:00Z">
        <w:r w:rsidR="008737D8" w:rsidRPr="002B64EE" w:rsidDel="00FA5DDA">
          <w:rPr>
            <w:rFonts w:ascii="Times New Roman" w:eastAsia="KaiTi" w:hAnsi="Times New Roman" w:cs="Times New Roman"/>
            <w:lang w:eastAsia="zh-CN"/>
          </w:rPr>
          <w:delText>一直</w:delText>
        </w:r>
      </w:del>
      <w:r w:rsidR="008737D8" w:rsidRPr="002B64EE">
        <w:rPr>
          <w:rFonts w:ascii="Times New Roman" w:eastAsia="KaiTi" w:hAnsi="Times New Roman" w:cs="Times New Roman"/>
          <w:lang w:eastAsia="zh-CN"/>
        </w:rPr>
        <w:t>相信</w:t>
      </w:r>
      <w:ins w:id="240" w:author="吴敏" w:date="2023-05-10T00:44:00Z">
        <w:r w:rsidR="00154B25">
          <w:rPr>
            <w:rFonts w:ascii="Times New Roman" w:eastAsia="KaiTi" w:hAnsi="Times New Roman" w:cs="Times New Roman" w:hint="eastAsia"/>
            <w:lang w:eastAsia="zh-CN"/>
          </w:rPr>
          <w:t>，</w:t>
        </w:r>
      </w:ins>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w:t>
      </w:r>
      <w:ins w:id="241" w:author="吴敏" w:date="2023-05-10T12:24:00Z">
        <w:r w:rsidR="00556876">
          <w:rPr>
            <w:rFonts w:ascii="Times New Roman" w:eastAsia="KaiTi" w:hAnsi="Times New Roman" w:cs="Times New Roman" w:hint="eastAsia"/>
            <w:lang w:eastAsia="zh-CN"/>
          </w:rPr>
          <w:t>，</w:t>
        </w:r>
      </w:ins>
      <w:del w:id="242" w:author="吴敏" w:date="2023-05-10T12:24:00Z">
        <w:r w:rsidR="008737D8" w:rsidRPr="002B64EE" w:rsidDel="00556876">
          <w:rPr>
            <w:rFonts w:ascii="Times New Roman" w:eastAsia="KaiTi" w:hAnsi="Times New Roman" w:cs="Times New Roman"/>
            <w:lang w:eastAsia="zh-CN"/>
          </w:rPr>
          <w:delText>，</w:delText>
        </w:r>
      </w:del>
      <w:r w:rsidR="008737D8" w:rsidRPr="002B64EE">
        <w:rPr>
          <w:rFonts w:ascii="Times New Roman" w:eastAsia="KaiTi" w:hAnsi="Times New Roman" w:cs="Times New Roman" w:hint="eastAsia"/>
          <w:lang w:eastAsia="zh-CN"/>
        </w:rPr>
        <w:t>它</w:t>
      </w:r>
      <w:r w:rsidR="008737D8" w:rsidRPr="002B64EE">
        <w:rPr>
          <w:rFonts w:ascii="Times New Roman" w:eastAsia="KaiTi" w:hAnsi="Times New Roman" w:cs="Times New Roman"/>
          <w:lang w:eastAsia="zh-CN"/>
        </w:rPr>
        <w:t>们在一定的条件下应能走到一起、相聚于同一个理论框架内。</w:t>
      </w:r>
      <w:ins w:id="243" w:author="吴敏" w:date="2023-05-10T12:26:00Z">
        <w:r w:rsidR="00556876">
          <w:rPr>
            <w:rFonts w:ascii="Times New Roman" w:eastAsia="KaiTi" w:hAnsi="Times New Roman" w:cs="Times New Roman" w:hint="eastAsia"/>
            <w:lang w:eastAsia="zh-CN"/>
          </w:rPr>
          <w:t>如同</w:t>
        </w:r>
        <w:r w:rsidR="00556876" w:rsidRPr="002F27A3">
          <w:rPr>
            <w:rFonts w:ascii="Times New Roman" w:eastAsia="KaiTi" w:hAnsi="Times New Roman" w:cs="Times New Roman"/>
            <w:lang w:eastAsia="zh-CN"/>
          </w:rPr>
          <w:t>石墨和钻石，看起来如此不同的两</w:t>
        </w:r>
        <w:r w:rsidR="00556876">
          <w:rPr>
            <w:rFonts w:ascii="Times New Roman" w:eastAsia="KaiTi" w:hAnsi="Times New Roman" w:cs="Times New Roman" w:hint="eastAsia"/>
            <w:lang w:eastAsia="zh-CN"/>
          </w:rPr>
          <w:t>种物质</w:t>
        </w:r>
        <w:r w:rsidR="00556876" w:rsidRPr="002F27A3">
          <w:rPr>
            <w:rFonts w:ascii="Times New Roman" w:eastAsia="KaiTi" w:hAnsi="Times New Roman" w:cs="Times New Roman"/>
            <w:lang w:eastAsia="zh-CN"/>
          </w:rPr>
          <w:t>其实都是碳元素</w:t>
        </w:r>
        <w:r w:rsidR="00556876">
          <w:rPr>
            <w:rFonts w:ascii="Times New Roman" w:eastAsia="KaiTi" w:hAnsi="Times New Roman" w:cs="Times New Roman"/>
            <w:lang w:eastAsia="zh-CN"/>
          </w:rPr>
          <w:t>C</w:t>
        </w:r>
        <w:r w:rsidR="00556876" w:rsidRPr="002F27A3">
          <w:rPr>
            <w:rFonts w:ascii="Times New Roman" w:eastAsia="KaiTi" w:hAnsi="Times New Roman" w:cs="Times New Roman"/>
            <w:lang w:eastAsia="zh-CN"/>
          </w:rPr>
          <w:t>的不同表现形式，</w:t>
        </w:r>
        <w:r w:rsidR="00556876" w:rsidRPr="002F27A3">
          <w:rPr>
            <w:rFonts w:ascii="Times New Roman" w:eastAsia="KaiTi" w:hAnsi="Times New Roman" w:cs="Times New Roman"/>
            <w:lang w:eastAsia="zh-CN"/>
          </w:rPr>
          <w:t>C</w:t>
        </w:r>
        <w:r w:rsidR="00556876" w:rsidRPr="002F27A3">
          <w:rPr>
            <w:rFonts w:ascii="Times New Roman" w:eastAsia="KaiTi" w:hAnsi="Times New Roman" w:cs="Times New Roman"/>
            <w:lang w:eastAsia="zh-CN"/>
          </w:rPr>
          <w:t>原子的不同排列形式决定了材料的性质。</w:t>
        </w:r>
      </w:ins>
    </w:p>
    <w:p w14:paraId="27E74E63" w14:textId="77777777" w:rsidR="002A5370" w:rsidRDefault="00E4053B">
      <w:pPr>
        <w:ind w:firstLineChars="200" w:firstLine="480"/>
        <w:jc w:val="both"/>
        <w:rPr>
          <w:ins w:id="244" w:author="吴敏" w:date="2023-05-10T12:29:00Z"/>
          <w:rFonts w:ascii="Times New Roman" w:eastAsia="KaiTi" w:hAnsi="Times New Roman" w:cs="Times New Roman"/>
          <w:lang w:eastAsia="zh-CN"/>
        </w:rPr>
      </w:pPr>
      <w:r w:rsidRPr="002B64EE">
        <w:rPr>
          <w:rFonts w:ascii="Times New Roman" w:eastAsia="KaiTi" w:hAnsi="Times New Roman" w:cs="Times New Roman" w:hint="eastAsia"/>
          <w:lang w:eastAsia="zh-CN"/>
        </w:rPr>
        <w:t>在本文中，我们</w:t>
      </w:r>
      <w:del w:id="245" w:author="吴敏" w:date="2023-05-10T12:26:00Z">
        <w:r w:rsidRPr="002B64EE" w:rsidDel="00556876">
          <w:rPr>
            <w:rFonts w:ascii="Times New Roman" w:eastAsia="KaiTi" w:hAnsi="Times New Roman" w:cs="Times New Roman" w:hint="eastAsia"/>
            <w:lang w:eastAsia="zh-CN"/>
          </w:rPr>
          <w:delText>试图</w:delText>
        </w:r>
      </w:del>
      <w:r w:rsidRPr="002B64EE">
        <w:rPr>
          <w:rFonts w:ascii="Times New Roman" w:eastAsia="KaiTi" w:hAnsi="Times New Roman" w:cs="Times New Roman" w:hint="eastAsia"/>
          <w:lang w:eastAsia="zh-CN"/>
        </w:rPr>
        <w:t>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ins w:id="246" w:author="吴敏" w:date="2023-05-10T12:27:00Z">
        <w:r w:rsidR="00556876" w:rsidRPr="004738A2">
          <w:rPr>
            <w:rFonts w:ascii="Times New Roman" w:eastAsia="KaiTi" w:hAnsi="Times New Roman" w:cs="Times New Roman" w:hint="eastAsia"/>
            <w:lang w:eastAsia="zh-CN"/>
          </w:rPr>
          <w:t>“</w:t>
        </w:r>
        <w:r w:rsidR="00556876" w:rsidRPr="004738A2">
          <w:rPr>
            <w:rFonts w:ascii="Times New Roman" w:eastAsia="KaiTi" w:hAnsi="Times New Roman" w:cs="Times New Roman" w:hint="eastAsia"/>
            <w:lang w:eastAsia="zh-CN"/>
          </w:rPr>
          <w:t>The</w:t>
        </w:r>
        <w:r w:rsidR="00556876" w:rsidRPr="004738A2">
          <w:rPr>
            <w:rFonts w:ascii="Times New Roman" w:eastAsia="KaiTi" w:hAnsi="Times New Roman" w:cs="Times New Roman"/>
            <w:lang w:eastAsia="zh-CN"/>
          </w:rPr>
          <w:t xml:space="preserve"> one</w:t>
        </w:r>
        <w:r w:rsidR="00556876" w:rsidRPr="004738A2">
          <w:rPr>
            <w:rFonts w:ascii="Times New Roman" w:eastAsia="KaiTi" w:hAnsi="Times New Roman" w:cs="Times New Roman" w:hint="eastAsia"/>
            <w:lang w:eastAsia="zh-CN"/>
          </w:rPr>
          <w:t>”</w:t>
        </w:r>
        <w:r w:rsidR="00556876" w:rsidRPr="002B64EE">
          <w:rPr>
            <w:rFonts w:ascii="Times New Roman" w:eastAsia="KaiTi" w:hAnsi="Times New Roman" w:cs="Times New Roman" w:hint="eastAsia"/>
            <w:lang w:eastAsia="zh-CN"/>
          </w:rPr>
          <w:t>学说</w:t>
        </w:r>
        <w:r w:rsidR="00556876">
          <w:rPr>
            <w:rFonts w:ascii="Times New Roman" w:eastAsia="KaiTi" w:hAnsi="Times New Roman" w:cs="Times New Roman" w:hint="eastAsia"/>
            <w:lang w:eastAsia="zh-CN"/>
          </w:rPr>
          <w:t>的关键是</w:t>
        </w:r>
        <w:r w:rsidR="00556876" w:rsidRPr="002F27A3">
          <w:rPr>
            <w:rFonts w:ascii="Times New Roman" w:eastAsia="KaiTi" w:hAnsi="Times New Roman" w:cs="Times New Roman"/>
            <w:lang w:eastAsia="zh-CN"/>
          </w:rPr>
          <w:t>了解</w:t>
        </w:r>
      </w:ins>
      <w:ins w:id="247" w:author="吴敏" w:date="2023-05-10T12:28:00Z">
        <w:r w:rsidR="002A5370">
          <w:rPr>
            <w:rFonts w:ascii="Times New Roman" w:eastAsia="KaiTi" w:hAnsi="Times New Roman" w:cs="Times New Roman" w:hint="eastAsia"/>
            <w:lang w:eastAsia="zh-CN"/>
          </w:rPr>
          <w:t>宇宙</w:t>
        </w:r>
      </w:ins>
      <w:ins w:id="248" w:author="吴敏" w:date="2023-05-10T12:27:00Z">
        <w:r w:rsidR="002A5370">
          <w:rPr>
            <w:rFonts w:ascii="Times New Roman" w:eastAsia="KaiTi" w:hAnsi="Times New Roman" w:cs="Times New Roman" w:hint="eastAsia"/>
            <w:lang w:eastAsia="zh-CN"/>
          </w:rPr>
          <w:t>最小存在</w:t>
        </w:r>
        <w:r w:rsidR="00556876" w:rsidRPr="002F27A3">
          <w:rPr>
            <w:rFonts w:ascii="Times New Roman" w:eastAsia="KaiTi" w:hAnsi="Times New Roman" w:cs="Times New Roman"/>
            <w:lang w:eastAsia="zh-CN"/>
          </w:rPr>
          <w:t>的</w:t>
        </w:r>
        <w:r w:rsidR="00556876" w:rsidRPr="002F27A3">
          <w:rPr>
            <w:rFonts w:ascii="Times New Roman" w:eastAsia="KaiTi" w:hAnsi="Times New Roman" w:cs="Times New Roman" w:hint="eastAsia"/>
            <w:lang w:eastAsia="zh-CN"/>
          </w:rPr>
          <w:t>本</w:t>
        </w:r>
        <w:r w:rsidR="00556876" w:rsidRPr="002F27A3">
          <w:rPr>
            <w:rFonts w:ascii="Times New Roman" w:eastAsia="KaiTi" w:hAnsi="Times New Roman" w:cs="Times New Roman"/>
            <w:lang w:eastAsia="zh-CN"/>
          </w:rPr>
          <w:t>质</w:t>
        </w:r>
        <w:r w:rsidR="00556876">
          <w:rPr>
            <w:rFonts w:ascii="Times New Roman" w:eastAsia="KaiTi" w:hAnsi="Times New Roman" w:cs="Times New Roman" w:hint="eastAsia"/>
            <w:lang w:eastAsia="zh-CN"/>
          </w:rPr>
          <w:t>和规律</w:t>
        </w:r>
        <w:r w:rsidR="002A5370">
          <w:rPr>
            <w:rFonts w:ascii="Times New Roman" w:eastAsia="KaiTi" w:hAnsi="Times New Roman" w:cs="Times New Roman" w:hint="eastAsia"/>
            <w:lang w:eastAsia="zh-CN"/>
          </w:rPr>
          <w:t>，</w:t>
        </w:r>
        <w:r w:rsidR="00556876">
          <w:rPr>
            <w:rFonts w:ascii="Times New Roman" w:eastAsia="KaiTi" w:hAnsi="Times New Roman" w:cs="Times New Roman" w:hint="eastAsia"/>
            <w:lang w:eastAsia="zh-CN"/>
          </w:rPr>
          <w:t>在此基础上，</w:t>
        </w:r>
        <w:r w:rsidR="00556876" w:rsidRPr="002F27A3">
          <w:rPr>
            <w:rFonts w:ascii="Times New Roman" w:eastAsia="KaiTi" w:hAnsi="Times New Roman" w:cs="Times New Roman"/>
            <w:lang w:eastAsia="zh-CN"/>
          </w:rPr>
          <w:t>基本粒子</w:t>
        </w:r>
      </w:ins>
      <w:ins w:id="249" w:author="吴敏" w:date="2023-05-10T12:29:00Z">
        <w:r w:rsidR="002A5370">
          <w:rPr>
            <w:rFonts w:ascii="Times New Roman" w:eastAsia="KaiTi" w:hAnsi="Times New Roman" w:cs="Times New Roman" w:hint="eastAsia"/>
            <w:lang w:eastAsia="zh-CN"/>
          </w:rPr>
          <w:t>、</w:t>
        </w:r>
      </w:ins>
      <w:ins w:id="250" w:author="吴敏" w:date="2023-05-10T12:27:00Z">
        <w:r w:rsidR="00556876" w:rsidRPr="002F27A3">
          <w:rPr>
            <w:rFonts w:ascii="Times New Roman" w:eastAsia="KaiTi" w:hAnsi="Times New Roman" w:cs="Times New Roman"/>
            <w:lang w:eastAsia="zh-CN"/>
          </w:rPr>
          <w:t>原子、分子、材料、万物的成因</w:t>
        </w:r>
        <w:r w:rsidR="00556876">
          <w:rPr>
            <w:rFonts w:ascii="Times New Roman" w:eastAsia="KaiTi" w:hAnsi="Times New Roman" w:cs="Times New Roman" w:hint="eastAsia"/>
            <w:lang w:eastAsia="zh-CN"/>
          </w:rPr>
          <w:t>和</w:t>
        </w:r>
        <w:r w:rsidR="00556876" w:rsidRPr="002F27A3">
          <w:rPr>
            <w:rFonts w:ascii="Times New Roman" w:eastAsia="KaiTi" w:hAnsi="Times New Roman" w:cs="Times New Roman"/>
            <w:lang w:eastAsia="zh-CN"/>
          </w:rPr>
          <w:t>性质</w:t>
        </w:r>
      </w:ins>
      <w:ins w:id="251" w:author="吴敏" w:date="2023-05-10T12:29:00Z">
        <w:r w:rsidR="002A5370">
          <w:rPr>
            <w:rFonts w:ascii="Times New Roman" w:eastAsia="KaiTi" w:hAnsi="Times New Roman" w:cs="Times New Roman" w:hint="eastAsia"/>
            <w:lang w:eastAsia="zh-CN"/>
          </w:rPr>
          <w:t>才可以进一步得以分析</w:t>
        </w:r>
      </w:ins>
      <w:ins w:id="252" w:author="吴敏" w:date="2023-05-10T12:27:00Z">
        <w:r w:rsidR="00556876" w:rsidRPr="002F27A3">
          <w:rPr>
            <w:rFonts w:ascii="Times New Roman" w:eastAsia="KaiTi" w:hAnsi="Times New Roman" w:cs="Times New Roman" w:hint="eastAsia"/>
            <w:lang w:eastAsia="zh-CN"/>
          </w:rPr>
          <w:t>。</w:t>
        </w:r>
      </w:ins>
    </w:p>
    <w:p w14:paraId="4C124C70" w14:textId="4AF6DB42" w:rsidR="00556876" w:rsidDel="00556876" w:rsidRDefault="002A5370">
      <w:pPr>
        <w:ind w:firstLineChars="200" w:firstLine="480"/>
        <w:jc w:val="both"/>
        <w:rPr>
          <w:del w:id="253" w:author="吴敏" w:date="2023-05-10T12:25:00Z"/>
          <w:rFonts w:ascii="Times New Roman" w:eastAsia="KaiTi" w:hAnsi="Times New Roman" w:cs="Times New Roman"/>
          <w:lang w:eastAsia="zh-CN"/>
        </w:rPr>
      </w:pPr>
      <w:ins w:id="254" w:author="吴敏" w:date="2023-05-10T12:29:00Z">
        <w:r>
          <w:rPr>
            <w:rFonts w:ascii="Times New Roman" w:eastAsia="KaiTi" w:hAnsi="Times New Roman" w:cs="Times New Roman" w:hint="eastAsia"/>
            <w:lang w:eastAsia="zh-CN"/>
          </w:rPr>
          <w:t>为此，</w:t>
        </w:r>
      </w:ins>
      <w:del w:id="255" w:author="吴敏" w:date="2023-05-10T12:23:00Z">
        <w:r w:rsidR="00784DAB" w:rsidRPr="00784DAB" w:rsidDel="00556876">
          <w:rPr>
            <w:rFonts w:ascii="Times New Roman" w:eastAsia="KaiTi" w:hAnsi="Times New Roman" w:cs="Times New Roman"/>
            <w:lang w:eastAsia="zh-CN"/>
          </w:rPr>
          <w:delText xml:space="preserve"> </w:delText>
        </w:r>
      </w:del>
      <w:moveToRangeStart w:id="256" w:author="吴敏" w:date="2023-05-10T12:21:00Z" w:name="move134613728"/>
      <w:moveTo w:id="257" w:author="吴敏" w:date="2023-05-10T12:21:00Z">
        <w:del w:id="258" w:author="吴敏" w:date="2023-05-10T12:23:00Z">
          <w:r w:rsidR="00556876" w:rsidRPr="00BA1D00" w:rsidDel="00556876">
            <w:rPr>
              <w:rFonts w:ascii="Times New Roman" w:eastAsia="KaiTi" w:hAnsi="Times New Roman" w:cs="Times New Roman" w:hint="eastAsia"/>
              <w:highlight w:val="yellow"/>
              <w:lang w:eastAsia="zh-CN"/>
            </w:rPr>
            <w:delText>很多定理其实都是对的，但是因为观察者不同，所以结论不同。</w:delText>
          </w:r>
        </w:del>
      </w:moveTo>
      <w:moveToRangeEnd w:id="256"/>
    </w:p>
    <w:p w14:paraId="6F4730AE" w14:textId="04BC5865" w:rsidR="002F27A3" w:rsidRPr="002F27A3" w:rsidDel="002A5370" w:rsidRDefault="00191C5D">
      <w:pPr>
        <w:ind w:firstLineChars="200" w:firstLine="480"/>
        <w:jc w:val="both"/>
        <w:rPr>
          <w:del w:id="259" w:author="吴敏" w:date="2023-05-10T12:28:00Z"/>
          <w:rFonts w:ascii="Times New Roman" w:eastAsia="KaiTi" w:hAnsi="Times New Roman" w:cs="Times New Roman"/>
          <w:lang w:eastAsia="zh-CN"/>
        </w:rPr>
      </w:pPr>
      <w:del w:id="260" w:author="吴敏" w:date="2023-05-10T12:25:00Z">
        <w:r w:rsidRPr="009F44E7" w:rsidDel="00556876">
          <w:rPr>
            <w:rFonts w:ascii="Times New Roman" w:eastAsia="KaiTi" w:hAnsi="Times New Roman" w:cs="Times New Roman"/>
            <w:lang w:eastAsia="zh-CN"/>
          </w:rPr>
          <w:delText>理论上</w:delText>
        </w:r>
        <w:r w:rsidDel="00556876">
          <w:rPr>
            <w:rFonts w:ascii="Times New Roman" w:eastAsia="KaiTi" w:hAnsi="Times New Roman" w:cs="Times New Roman" w:hint="eastAsia"/>
            <w:lang w:eastAsia="zh-CN"/>
          </w:rPr>
          <w:delText>，</w:delText>
        </w:r>
        <w:r w:rsidRPr="009F44E7" w:rsidDel="00556876">
          <w:rPr>
            <w:rFonts w:ascii="Times New Roman" w:eastAsia="KaiTi" w:hAnsi="Times New Roman" w:cs="Times New Roman"/>
            <w:lang w:eastAsia="zh-CN"/>
          </w:rPr>
          <w:delText>宇宙间所有现象都可以</w:delText>
        </w:r>
        <w:r w:rsidDel="00556876">
          <w:rPr>
            <w:rFonts w:ascii="Times New Roman" w:eastAsia="KaiTi" w:hAnsi="Times New Roman" w:cs="Times New Roman" w:hint="eastAsia"/>
            <w:lang w:eastAsia="zh-CN"/>
          </w:rPr>
          <w:delText>通过物质之间的</w:delText>
        </w:r>
        <w:r w:rsidRPr="009F44E7" w:rsidDel="00556876">
          <w:rPr>
            <w:rFonts w:ascii="Times New Roman" w:eastAsia="KaiTi" w:hAnsi="Times New Roman" w:cs="Times New Roman"/>
            <w:lang w:eastAsia="zh-CN"/>
          </w:rPr>
          <w:delText>万有引力、电磁力、强核力、弱核力这四种</w:delText>
        </w:r>
        <w:r w:rsidDel="00556876">
          <w:rPr>
            <w:rFonts w:ascii="Times New Roman" w:eastAsia="KaiTi" w:hAnsi="Times New Roman" w:cs="Times New Roman" w:hint="eastAsia"/>
            <w:lang w:eastAsia="zh-CN"/>
          </w:rPr>
          <w:delText>基本</w:delText>
        </w:r>
        <w:r w:rsidRPr="009F44E7" w:rsidDel="00556876">
          <w:rPr>
            <w:rFonts w:ascii="Times New Roman" w:eastAsia="KaiTi" w:hAnsi="Times New Roman" w:cs="Times New Roman"/>
            <w:lang w:eastAsia="zh-CN"/>
          </w:rPr>
          <w:delText>作用力来解释。</w:delText>
        </w:r>
        <w:r w:rsidDel="00556876">
          <w:rPr>
            <w:rFonts w:ascii="Times New Roman" w:eastAsia="KaiTi" w:hAnsi="Times New Roman" w:cs="Times New Roman" w:hint="eastAsia"/>
            <w:lang w:eastAsia="zh-CN"/>
          </w:rPr>
          <w:delText>因此，</w:delText>
        </w:r>
        <w:r w:rsidR="009F44E7" w:rsidRPr="009F44E7" w:rsidDel="00556876">
          <w:rPr>
            <w:rFonts w:ascii="Times New Roman" w:eastAsia="KaiTi" w:hAnsi="Times New Roman" w:cs="Times New Roman"/>
            <w:lang w:eastAsia="zh-CN"/>
          </w:rPr>
          <w:delText>构建</w:delText>
        </w:r>
        <w:r w:rsidR="009F44E7" w:rsidRPr="009F44E7" w:rsidDel="00556876">
          <w:rPr>
            <w:rFonts w:ascii="Times New Roman" w:eastAsia="KaiTi" w:hAnsi="Times New Roman" w:cs="Times New Roman"/>
            <w:lang w:eastAsia="zh-CN"/>
          </w:rPr>
          <w:delText>“</w:delText>
        </w:r>
        <w:r w:rsidR="009F44E7" w:rsidRPr="009F44E7" w:rsidDel="00556876">
          <w:rPr>
            <w:rFonts w:ascii="Times New Roman" w:eastAsia="KaiTi" w:hAnsi="Times New Roman" w:cs="Times New Roman"/>
            <w:lang w:eastAsia="zh-CN"/>
          </w:rPr>
          <w:delText>大统一理论</w:delText>
        </w:r>
        <w:r w:rsidR="009F44E7" w:rsidRPr="009F44E7" w:rsidDel="00556876">
          <w:rPr>
            <w:rFonts w:ascii="Times New Roman" w:eastAsia="KaiTi" w:hAnsi="Times New Roman" w:cs="Times New Roman"/>
            <w:lang w:eastAsia="zh-CN"/>
          </w:rPr>
          <w:delText>”</w:delText>
        </w:r>
        <w:r w:rsidDel="00556876">
          <w:rPr>
            <w:rFonts w:ascii="Times New Roman" w:eastAsia="KaiTi" w:hAnsi="Times New Roman" w:cs="Times New Roman" w:hint="eastAsia"/>
            <w:lang w:eastAsia="zh-CN"/>
          </w:rPr>
          <w:delText>的</w:delText>
        </w:r>
      </w:del>
      <w:del w:id="261" w:author="吴敏" w:date="2023-05-10T12:29:00Z">
        <w:r w:rsidR="009F44E7" w:rsidRPr="009F44E7" w:rsidDel="002A5370">
          <w:rPr>
            <w:rFonts w:ascii="Times New Roman" w:eastAsia="KaiTi" w:hAnsi="Times New Roman" w:cs="Times New Roman"/>
            <w:lang w:eastAsia="zh-CN"/>
          </w:rPr>
          <w:delText>着手点是从</w:delText>
        </w:r>
      </w:del>
      <w:del w:id="262" w:author="吴敏" w:date="2023-05-10T12:25:00Z">
        <w:r w:rsidR="009F44E7" w:rsidRPr="009F44E7" w:rsidDel="00556876">
          <w:rPr>
            <w:rFonts w:ascii="Times New Roman" w:eastAsia="KaiTi" w:hAnsi="Times New Roman" w:cs="Times New Roman"/>
            <w:lang w:eastAsia="zh-CN"/>
          </w:rPr>
          <w:delText>最基础的粒子作用</w:delText>
        </w:r>
      </w:del>
      <w:del w:id="263" w:author="吴敏" w:date="2023-05-10T12:29:00Z">
        <w:r w:rsidR="009F44E7" w:rsidRPr="009F44E7" w:rsidDel="002A5370">
          <w:rPr>
            <w:rFonts w:ascii="Times New Roman" w:eastAsia="KaiTi" w:hAnsi="Times New Roman" w:cs="Times New Roman"/>
            <w:lang w:eastAsia="zh-CN"/>
          </w:rPr>
          <w:delText>开始研究</w:delText>
        </w:r>
        <w:r w:rsidDel="002A5370">
          <w:rPr>
            <w:rFonts w:ascii="Times New Roman" w:eastAsia="KaiTi" w:hAnsi="Times New Roman" w:cs="Times New Roman" w:hint="eastAsia"/>
            <w:lang w:eastAsia="zh-CN"/>
          </w:rPr>
          <w:delText>。</w:delText>
        </w:r>
      </w:del>
    </w:p>
    <w:p w14:paraId="3159A7C0" w14:textId="06510B36" w:rsidR="00144D4F" w:rsidRDefault="00144D4F" w:rsidP="00E4298D">
      <w:pPr>
        <w:ind w:firstLineChars="200" w:firstLine="480"/>
        <w:jc w:val="both"/>
        <w:rPr>
          <w:ins w:id="264" w:author="吴敏" w:date="2023-05-14T00:48:00Z"/>
          <w:rFonts w:ascii="Times New Roman" w:eastAsia="KaiTi" w:hAnsi="Times New Roman" w:cs="Times New Roman"/>
          <w:lang w:eastAsia="zh-CN"/>
        </w:rPr>
      </w:pPr>
      <w:r>
        <w:rPr>
          <w:rFonts w:ascii="Times New Roman" w:eastAsia="KaiTi" w:hAnsi="Times New Roman" w:cs="Times New Roman" w:hint="eastAsia"/>
          <w:lang w:eastAsia="zh-CN"/>
        </w:rPr>
        <w:t>让我们从宇宙的最小</w:t>
      </w:r>
      <w:ins w:id="265" w:author="吴敏" w:date="2023-05-10T12:28:00Z">
        <w:r w:rsidR="002A5370">
          <w:rPr>
            <w:rFonts w:ascii="Times New Roman" w:eastAsia="KaiTi" w:hAnsi="Times New Roman" w:cs="Times New Roman" w:hint="eastAsia"/>
            <w:lang w:eastAsia="zh-CN"/>
          </w:rPr>
          <w:t>存在</w:t>
        </w:r>
      </w:ins>
      <w:del w:id="266" w:author="吴敏" w:date="2023-05-10T12:28:00Z">
        <w:r w:rsidDel="002A5370">
          <w:rPr>
            <w:rFonts w:ascii="Times New Roman" w:eastAsia="KaiTi" w:hAnsi="Times New Roman" w:cs="Times New Roman" w:hint="eastAsia"/>
            <w:lang w:eastAsia="zh-CN"/>
          </w:rPr>
          <w:delText>组成单位</w:delText>
        </w:r>
      </w:del>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51DA657" w14:textId="77777777" w:rsidR="00B966A7" w:rsidRDefault="00B966A7" w:rsidP="00B966A7">
      <w:pPr>
        <w:ind w:firstLine="200"/>
        <w:rPr>
          <w:ins w:id="267" w:author="吴敏" w:date="2023-05-14T00:49:00Z"/>
          <w:rFonts w:ascii="Times New Roman" w:eastAsia="KaiTi" w:hAnsi="Times New Roman" w:cs="Times New Roman"/>
          <w:lang w:eastAsia="zh-CN"/>
        </w:rPr>
      </w:pPr>
      <w:ins w:id="268" w:author="吴敏" w:date="2023-05-14T00:49:00Z">
        <w:r w:rsidRPr="00DA5439">
          <w:rPr>
            <w:rFonts w:ascii="Times New Roman" w:eastAsia="KaiTi" w:hAnsi="Times New Roman" w:cs="Times New Roman" w:hint="eastAsia"/>
            <w:lang w:eastAsia="zh-CN"/>
          </w:rPr>
          <w:t>两千多年的科学史，最早都是由还原论思想主导的，即大的是由小的组成的，小的是由更小的组成的，找到最基本的粒子就知道最大的构造。这种思想不仅影响了物理学，也深刻影响了数学、化学、生物学的发展。</w:t>
        </w:r>
      </w:ins>
    </w:p>
    <w:p w14:paraId="6E27BE2D" w14:textId="77777777" w:rsidR="00B966A7" w:rsidRPr="00B966A7" w:rsidRDefault="00B966A7">
      <w:pPr>
        <w:ind w:firstLineChars="200" w:firstLine="480"/>
        <w:jc w:val="both"/>
        <w:rPr>
          <w:rFonts w:ascii="Times New Roman" w:eastAsia="KaiTi" w:hAnsi="Times New Roman" w:cs="Times New Roman"/>
          <w:lang w:eastAsia="zh-CN"/>
        </w:rPr>
      </w:pPr>
    </w:p>
    <w:p w14:paraId="34B0700B" w14:textId="2B693AA5" w:rsidR="00B45500" w:rsidRPr="007354A6" w:rsidRDefault="00863824">
      <w:pPr>
        <w:pStyle w:val="5"/>
        <w:numPr>
          <w:ilvl w:val="0"/>
          <w:numId w:val="17"/>
        </w:numPr>
        <w:spacing w:line="240" w:lineRule="auto"/>
        <w:ind w:firstLine="200"/>
        <w:jc w:val="both"/>
        <w:rPr>
          <w:rFonts w:ascii="Times New Roman" w:eastAsia="KaiTi" w:hAnsi="Times New Roman" w:cs="Times New Roman"/>
          <w:lang w:eastAsia="zh-CN"/>
          <w:rPrChange w:id="269" w:author="吴敏" w:date="2023-04-22T16:42:00Z">
            <w:rPr>
              <w:rFonts w:ascii="Times New Roman" w:eastAsia="KaiTi" w:hAnsi="Times New Roman" w:cs="Times New Roman"/>
              <w:highlight w:val="yellow"/>
              <w:lang w:eastAsia="zh-CN"/>
            </w:rPr>
          </w:rPrChange>
        </w:rPr>
      </w:pPr>
      <w:del w:id="270" w:author="吴敏" w:date="2023-05-10T12:16:00Z">
        <w:r w:rsidRPr="007354A6" w:rsidDel="0080529C">
          <w:rPr>
            <w:rFonts w:ascii="Times New Roman" w:eastAsia="KaiTi" w:hAnsi="Times New Roman" w:cs="Times New Roman"/>
            <w:lang w:eastAsia="zh-CN"/>
            <w:rPrChange w:id="271" w:author="吴敏" w:date="2023-04-22T16:42:00Z">
              <w:rPr>
                <w:rFonts w:ascii="Times New Roman" w:eastAsia="KaiTi" w:hAnsi="Times New Roman" w:cs="Times New Roman"/>
                <w:highlight w:val="yellow"/>
                <w:lang w:eastAsia="zh-CN"/>
              </w:rPr>
            </w:rPrChange>
          </w:rPr>
          <w:lastRenderedPageBreak/>
          <w:delText>THE ONE</w:delText>
        </w:r>
      </w:del>
      <w:ins w:id="272" w:author="吴敏" w:date="2023-05-10T12:16:00Z">
        <w:r w:rsidR="0080529C">
          <w:rPr>
            <w:rFonts w:ascii="Times New Roman" w:eastAsia="KaiTi" w:hAnsi="Times New Roman" w:cs="Times New Roman"/>
            <w:lang w:eastAsia="zh-CN"/>
          </w:rPr>
          <w:t>The one</w:t>
        </w:r>
      </w:ins>
      <w:r w:rsidRPr="007354A6">
        <w:rPr>
          <w:rFonts w:ascii="Times New Roman" w:eastAsia="KaiTi" w:hAnsi="Times New Roman" w:cs="Times New Roman" w:hint="eastAsia"/>
          <w:lang w:eastAsia="zh-CN"/>
          <w:rPrChange w:id="273" w:author="吴敏" w:date="2023-04-22T16:42:00Z">
            <w:rPr>
              <w:rFonts w:ascii="Times New Roman" w:eastAsia="KaiTi" w:hAnsi="Times New Roman" w:cs="Times New Roman" w:hint="eastAsia"/>
              <w:highlight w:val="yellow"/>
              <w:lang w:eastAsia="zh-CN"/>
            </w:rPr>
          </w:rPrChange>
        </w:rPr>
        <w:t>特性</w:t>
      </w:r>
      <w:r w:rsidR="00F54848" w:rsidRPr="007354A6">
        <w:rPr>
          <w:rFonts w:ascii="Times New Roman" w:eastAsia="KaiTi" w:hAnsi="Times New Roman" w:cs="Times New Roman"/>
          <w:lang w:eastAsia="zh-CN"/>
          <w:rPrChange w:id="274" w:author="吴敏" w:date="2023-04-22T16:42:00Z">
            <w:rPr>
              <w:rFonts w:ascii="Times New Roman" w:eastAsia="KaiTi" w:hAnsi="Times New Roman" w:cs="Times New Roman"/>
              <w:highlight w:val="yellow"/>
              <w:lang w:eastAsia="zh-CN"/>
            </w:rPr>
          </w:rPrChange>
        </w:rPr>
        <w:t xml:space="preserve"> </w:t>
      </w:r>
      <w:del w:id="275" w:author="吴敏" w:date="2023-04-22T16:42:00Z">
        <w:r w:rsidR="00F54848" w:rsidRPr="007354A6" w:rsidDel="007354A6">
          <w:rPr>
            <w:rFonts w:ascii="Times New Roman" w:eastAsia="KaiTi" w:hAnsi="Times New Roman" w:cs="Times New Roman" w:hint="eastAsia"/>
            <w:lang w:eastAsia="zh-CN"/>
            <w:rPrChange w:id="276" w:author="吴敏" w:date="2023-04-22T16:42:00Z">
              <w:rPr>
                <w:rFonts w:ascii="Times New Roman" w:eastAsia="KaiTi" w:hAnsi="Times New Roman" w:cs="Times New Roman" w:hint="eastAsia"/>
                <w:highlight w:val="yellow"/>
                <w:lang w:eastAsia="zh-CN"/>
              </w:rPr>
            </w:rPrChange>
          </w:rPr>
          <w:delText>（刚刚开始修改）</w:delText>
        </w:r>
      </w:del>
    </w:p>
    <w:p w14:paraId="16A3E244" w14:textId="54D6972D" w:rsidR="002B5944" w:rsidRPr="001B6A63" w:rsidRDefault="004738A2">
      <w:pPr>
        <w:widowControl/>
        <w:ind w:firstLineChars="200" w:firstLine="480"/>
        <w:jc w:val="both"/>
        <w:rPr>
          <w:ins w:id="277" w:author="吴敏" w:date="2023-05-09T23:32:00Z"/>
          <w:rFonts w:ascii="楷体" w:eastAsia="楷体" w:hAnsi="楷体" w:cs="Times New Roman"/>
          <w:rPrChange w:id="278" w:author="吴敏" w:date="2023-05-14T00:28:00Z">
            <w:rPr>
              <w:ins w:id="279" w:author="吴敏" w:date="2023-05-09T23:32:00Z"/>
              <w:rFonts w:ascii="Microsoft JhengHei" w:eastAsia="Microsoft JhengHei" w:hAnsi="Microsoft JhengHei" w:cs="Times New Roman"/>
            </w:rPr>
          </w:rPrChange>
        </w:rPr>
      </w:pPr>
      <w:r w:rsidRPr="001B6A63">
        <w:rPr>
          <w:rFonts w:ascii="楷体" w:eastAsia="楷体" w:hAnsi="楷体" w:cs="Times New Roman" w:hint="eastAsia"/>
          <w:lang w:eastAsia="zh-CN"/>
          <w:rPrChange w:id="280" w:author="吴敏" w:date="2023-05-14T00:28:00Z">
            <w:rPr>
              <w:rFonts w:ascii="Times New Roman" w:eastAsia="KaiTi" w:hAnsi="Times New Roman" w:cs="Times New Roman" w:hint="eastAsia"/>
              <w:lang w:eastAsia="zh-CN"/>
            </w:rPr>
          </w:rPrChange>
        </w:rPr>
        <w:t>“</w:t>
      </w:r>
      <w:r w:rsidRPr="001B6A63">
        <w:rPr>
          <w:rFonts w:ascii="楷体" w:eastAsia="楷体" w:hAnsi="楷体" w:cs="Times New Roman"/>
          <w:lang w:eastAsia="zh-CN"/>
          <w:rPrChange w:id="281" w:author="吴敏" w:date="2023-05-14T00:28:00Z">
            <w:rPr>
              <w:rFonts w:ascii="Times New Roman" w:eastAsia="KaiTi" w:hAnsi="Times New Roman" w:cs="Times New Roman"/>
              <w:lang w:eastAsia="zh-CN"/>
            </w:rPr>
          </w:rPrChange>
        </w:rPr>
        <w:t>The one</w:t>
      </w:r>
      <w:r w:rsidRPr="001B6A63">
        <w:rPr>
          <w:rFonts w:ascii="楷体" w:eastAsia="楷体" w:hAnsi="楷体" w:cs="Times New Roman" w:hint="eastAsia"/>
          <w:lang w:eastAsia="zh-CN"/>
          <w:rPrChange w:id="282" w:author="吴敏" w:date="2023-05-14T00:28:00Z">
            <w:rPr>
              <w:rFonts w:ascii="Times New Roman" w:eastAsia="KaiTi" w:hAnsi="Times New Roman" w:cs="Times New Roman" w:hint="eastAsia"/>
              <w:lang w:eastAsia="zh-CN"/>
            </w:rPr>
          </w:rPrChange>
        </w:rPr>
        <w:t>”是宇宙的最小组成单位</w:t>
      </w:r>
      <w:ins w:id="283" w:author="吴敏" w:date="2023-05-10T10:36:00Z">
        <w:r w:rsidR="005B3F56" w:rsidRPr="001B6A63">
          <w:rPr>
            <w:rFonts w:ascii="楷体" w:eastAsia="楷体" w:hAnsi="楷体" w:cs="Times New Roman" w:hint="eastAsia"/>
            <w:lang w:eastAsia="zh-CN"/>
            <w:rPrChange w:id="284" w:author="吴敏" w:date="2023-05-14T00:28:00Z">
              <w:rPr>
                <w:rFonts w:ascii="Times New Roman" w:eastAsia="KaiTi" w:hAnsi="Times New Roman" w:cs="Times New Roman" w:hint="eastAsia"/>
                <w:lang w:eastAsia="zh-CN"/>
              </w:rPr>
            </w:rPrChange>
          </w:rPr>
          <w:t>，是宇宙的</w:t>
        </w:r>
      </w:ins>
      <w:ins w:id="285" w:author="吴敏" w:date="2023-05-10T10:37:00Z">
        <w:r w:rsidR="005B3F56" w:rsidRPr="001B6A63">
          <w:rPr>
            <w:rFonts w:ascii="楷体" w:eastAsia="楷体" w:hAnsi="楷体" w:cs="Times New Roman" w:hint="eastAsia"/>
            <w:lang w:eastAsia="zh-CN"/>
            <w:rPrChange w:id="286" w:author="吴敏" w:date="2023-05-14T00:28:00Z">
              <w:rPr>
                <w:rFonts w:ascii="Times New Roman" w:eastAsia="KaiTi" w:hAnsi="Times New Roman" w:cs="Times New Roman" w:hint="eastAsia"/>
                <w:lang w:eastAsia="zh-CN"/>
              </w:rPr>
            </w:rPrChange>
          </w:rPr>
          <w:t>原始能量</w:t>
        </w:r>
      </w:ins>
      <w:r w:rsidRPr="001B6A63">
        <w:rPr>
          <w:rFonts w:ascii="楷体" w:eastAsia="楷体" w:hAnsi="楷体" w:cs="Times New Roman" w:hint="eastAsia"/>
          <w:lang w:eastAsia="zh-CN"/>
          <w:rPrChange w:id="287" w:author="吴敏" w:date="2023-05-14T00:28:00Z">
            <w:rPr>
              <w:rFonts w:ascii="Times New Roman" w:eastAsia="KaiTi" w:hAnsi="Times New Roman" w:cs="Times New Roman" w:hint="eastAsia"/>
              <w:lang w:eastAsia="zh-CN"/>
            </w:rPr>
          </w:rPrChange>
        </w:rPr>
        <w:t>，</w:t>
      </w:r>
      <w:r w:rsidR="007177A8" w:rsidRPr="001B6A63">
        <w:rPr>
          <w:rFonts w:ascii="楷体" w:eastAsia="楷体" w:hAnsi="楷体" w:cs="Times New Roman" w:hint="eastAsia"/>
          <w:lang w:eastAsia="zh-CN"/>
          <w:rPrChange w:id="288" w:author="吴敏" w:date="2023-05-14T00:28:00Z">
            <w:rPr>
              <w:rFonts w:ascii="Times New Roman" w:eastAsia="KaiTi" w:hAnsi="Times New Roman" w:cs="Times New Roman" w:hint="eastAsia"/>
              <w:lang w:eastAsia="zh-CN"/>
            </w:rPr>
          </w:rPrChange>
        </w:rPr>
        <w:t>宇宙的每一个角落都存在着</w:t>
      </w:r>
      <w:r w:rsidR="007177A8" w:rsidRPr="001B6A63">
        <w:rPr>
          <w:rFonts w:ascii="楷体" w:eastAsia="楷体" w:hAnsi="楷体" w:cs="Times New Roman"/>
          <w:lang w:eastAsia="zh-CN"/>
          <w:rPrChange w:id="289" w:author="吴敏" w:date="2023-05-14T00:28:00Z">
            <w:rPr>
              <w:rFonts w:ascii="Times New Roman" w:eastAsia="KaiTi" w:hAnsi="Times New Roman" w:cs="Times New Roman"/>
              <w:lang w:eastAsia="zh-CN"/>
            </w:rPr>
          </w:rPrChange>
        </w:rPr>
        <w:t>The one</w:t>
      </w:r>
      <w:r w:rsidR="007177A8" w:rsidRPr="001B6A63">
        <w:rPr>
          <w:rFonts w:ascii="楷体" w:eastAsia="楷体" w:hAnsi="楷体" w:cs="Times New Roman" w:hint="eastAsia"/>
          <w:lang w:eastAsia="zh-CN"/>
          <w:rPrChange w:id="290" w:author="吴敏" w:date="2023-05-14T00:28:00Z">
            <w:rPr>
              <w:rFonts w:ascii="Times New Roman" w:eastAsia="KaiTi" w:hAnsi="Times New Roman" w:cs="Times New Roman" w:hint="eastAsia"/>
              <w:lang w:eastAsia="zh-CN"/>
            </w:rPr>
          </w:rPrChange>
        </w:rPr>
        <w:t>。</w:t>
      </w:r>
      <w:del w:id="291" w:author="吴敏" w:date="2023-05-10T12:13:00Z">
        <w:r w:rsidR="005E05CB" w:rsidRPr="001B6A63" w:rsidDel="0080529C">
          <w:rPr>
            <w:rFonts w:ascii="楷体" w:eastAsia="楷体" w:hAnsi="楷体" w:cs="Times New Roman" w:hint="eastAsia"/>
            <w:lang w:eastAsia="zh-CN"/>
            <w:rPrChange w:id="292" w:author="吴敏" w:date="2023-05-14T00:28:00Z">
              <w:rPr>
                <w:rFonts w:ascii="Times New Roman" w:eastAsia="KaiTi" w:hAnsi="Times New Roman" w:cs="Times New Roman" w:hint="eastAsia"/>
                <w:lang w:eastAsia="zh-CN"/>
              </w:rPr>
            </w:rPrChange>
          </w:rPr>
          <w:delText>“</w:delText>
        </w:r>
      </w:del>
      <w:r w:rsidR="005E05CB" w:rsidRPr="001B6A63">
        <w:rPr>
          <w:rFonts w:ascii="楷体" w:eastAsia="楷体" w:hAnsi="楷体" w:cs="Times New Roman"/>
          <w:lang w:eastAsia="zh-CN"/>
          <w:rPrChange w:id="293" w:author="吴敏" w:date="2023-05-14T00:28:00Z">
            <w:rPr>
              <w:rFonts w:ascii="Times New Roman" w:eastAsia="KaiTi" w:hAnsi="Times New Roman" w:cs="Times New Roman"/>
              <w:lang w:eastAsia="zh-CN"/>
            </w:rPr>
          </w:rPrChange>
        </w:rPr>
        <w:t>The one</w:t>
      </w:r>
      <w:del w:id="294" w:author="吴敏" w:date="2023-05-10T12:13:00Z">
        <w:r w:rsidR="005E05CB" w:rsidRPr="001B6A63" w:rsidDel="0080529C">
          <w:rPr>
            <w:rFonts w:ascii="楷体" w:eastAsia="楷体" w:hAnsi="楷体" w:cs="Times New Roman" w:hint="eastAsia"/>
            <w:lang w:eastAsia="zh-CN"/>
            <w:rPrChange w:id="295" w:author="吴敏" w:date="2023-05-14T00:28:00Z">
              <w:rPr>
                <w:rFonts w:ascii="Times New Roman" w:eastAsia="KaiTi" w:hAnsi="Times New Roman" w:cs="Times New Roman" w:hint="eastAsia"/>
                <w:lang w:eastAsia="zh-CN"/>
              </w:rPr>
            </w:rPrChange>
          </w:rPr>
          <w:delText>”</w:delText>
        </w:r>
      </w:del>
      <w:r w:rsidR="005E05CB" w:rsidRPr="001B6A63">
        <w:rPr>
          <w:rFonts w:ascii="楷体" w:eastAsia="楷体" w:hAnsi="楷体" w:cs="Times New Roman" w:hint="eastAsia"/>
          <w:lang w:eastAsia="zh-CN"/>
          <w:rPrChange w:id="296" w:author="吴敏" w:date="2023-05-14T00:28:00Z">
            <w:rPr>
              <w:rFonts w:ascii="Times New Roman" w:eastAsia="KaiTi" w:hAnsi="Times New Roman" w:cs="Times New Roman" w:hint="eastAsia"/>
              <w:lang w:eastAsia="zh-CN"/>
            </w:rPr>
          </w:rPrChange>
        </w:rPr>
        <w:t>具有能量</w:t>
      </w:r>
      <w:ins w:id="297" w:author="吴敏" w:date="2023-05-14T00:29:00Z">
        <w:r w:rsidR="001B6A63">
          <w:rPr>
            <w:rFonts w:ascii="楷体" w:eastAsia="楷体" w:hAnsi="楷体" w:cs="Times New Roman" w:hint="eastAsia"/>
            <w:lang w:eastAsia="zh-CN"/>
          </w:rPr>
          <w:t>，</w:t>
        </w:r>
      </w:ins>
      <w:del w:id="298" w:author="吴敏" w:date="2023-05-14T00:29:00Z">
        <w:r w:rsidR="005E05CB" w:rsidRPr="001B6A63" w:rsidDel="001B6A63">
          <w:rPr>
            <w:rFonts w:ascii="楷体" w:eastAsia="楷体" w:hAnsi="楷体" w:cs="Times New Roman" w:hint="eastAsia"/>
            <w:lang w:eastAsia="zh-CN"/>
            <w:rPrChange w:id="299" w:author="吴敏" w:date="2023-05-14T00:28:00Z">
              <w:rPr>
                <w:rFonts w:ascii="Times New Roman" w:eastAsia="KaiTi" w:hAnsi="Times New Roman" w:cs="Times New Roman" w:hint="eastAsia"/>
                <w:lang w:eastAsia="zh-CN"/>
              </w:rPr>
            </w:rPrChange>
          </w:rPr>
          <w:delText>，</w:delText>
        </w:r>
        <w:r w:rsidR="007177A8" w:rsidRPr="001B6A63" w:rsidDel="001B6A63">
          <w:rPr>
            <w:rFonts w:ascii="楷体" w:eastAsia="楷体" w:hAnsi="楷体" w:cs="Times New Roman" w:hint="eastAsia"/>
            <w:lang w:eastAsia="zh-CN"/>
            <w:rPrChange w:id="300" w:author="吴敏" w:date="2023-05-14T00:28:00Z">
              <w:rPr>
                <w:rFonts w:ascii="Times New Roman" w:eastAsia="KaiTi" w:hAnsi="Times New Roman" w:cs="Times New Roman" w:hint="eastAsia"/>
                <w:lang w:eastAsia="zh-CN"/>
              </w:rPr>
            </w:rPrChange>
          </w:rPr>
          <w:delText>物质是</w:delText>
        </w:r>
      </w:del>
      <w:del w:id="301" w:author="吴敏" w:date="2023-05-10T10:37:00Z">
        <w:r w:rsidR="007177A8" w:rsidRPr="001B6A63" w:rsidDel="005B3F56">
          <w:rPr>
            <w:rFonts w:ascii="楷体" w:eastAsia="楷体" w:hAnsi="楷体" w:cs="Times New Roman" w:hint="eastAsia"/>
            <w:lang w:eastAsia="zh-CN"/>
            <w:rPrChange w:id="302" w:author="吴敏" w:date="2023-05-14T00:28:00Z">
              <w:rPr>
                <w:rFonts w:ascii="Times New Roman" w:eastAsia="KaiTi" w:hAnsi="Times New Roman" w:cs="Times New Roman" w:hint="eastAsia"/>
                <w:lang w:eastAsia="zh-CN"/>
              </w:rPr>
            </w:rPrChange>
          </w:rPr>
          <w:delText>“原始能量</w:delText>
        </w:r>
        <w:r w:rsidR="007177A8" w:rsidRPr="001B6A63" w:rsidDel="005B3F56">
          <w:rPr>
            <w:rFonts w:ascii="楷体" w:eastAsia="楷体" w:hAnsi="楷体" w:cs="Times New Roman"/>
            <w:lang w:eastAsia="zh-CN"/>
            <w:rPrChange w:id="303" w:author="吴敏" w:date="2023-05-14T00:28:00Z">
              <w:rPr>
                <w:rFonts w:ascii="Times New Roman" w:eastAsia="KaiTi" w:hAnsi="Times New Roman" w:cs="Times New Roman"/>
                <w:lang w:eastAsia="zh-CN"/>
              </w:rPr>
            </w:rPrChange>
          </w:rPr>
          <w:delText>(</w:delText>
        </w:r>
      </w:del>
      <w:del w:id="304" w:author="吴敏" w:date="2023-05-10T12:13:00Z">
        <w:r w:rsidR="007177A8" w:rsidRPr="001B6A63" w:rsidDel="0080529C">
          <w:rPr>
            <w:rFonts w:ascii="楷体" w:eastAsia="楷体" w:hAnsi="楷体" w:cs="Times New Roman"/>
            <w:lang w:eastAsia="zh-CN"/>
            <w:rPrChange w:id="305" w:author="吴敏" w:date="2023-05-14T00:28:00Z">
              <w:rPr>
                <w:rFonts w:ascii="Times New Roman" w:eastAsia="KaiTi" w:hAnsi="Times New Roman" w:cs="Times New Roman"/>
                <w:lang w:eastAsia="zh-CN"/>
              </w:rPr>
            </w:rPrChange>
          </w:rPr>
          <w:delText>T</w:delText>
        </w:r>
      </w:del>
      <w:del w:id="306" w:author="吴敏" w:date="2023-05-10T12:15:00Z">
        <w:r w:rsidR="007177A8" w:rsidRPr="001B6A63" w:rsidDel="0080529C">
          <w:rPr>
            <w:rFonts w:ascii="楷体" w:eastAsia="楷体" w:hAnsi="楷体" w:cs="Times New Roman"/>
            <w:lang w:eastAsia="zh-CN"/>
            <w:rPrChange w:id="307" w:author="吴敏" w:date="2023-05-14T00:28:00Z">
              <w:rPr>
                <w:rFonts w:ascii="Times New Roman" w:eastAsia="KaiTi" w:hAnsi="Times New Roman" w:cs="Times New Roman"/>
                <w:lang w:eastAsia="zh-CN"/>
              </w:rPr>
            </w:rPrChange>
          </w:rPr>
          <w:delText>he one</w:delText>
        </w:r>
      </w:del>
      <w:del w:id="308" w:author="吴敏" w:date="2023-05-10T10:37:00Z">
        <w:r w:rsidR="007177A8" w:rsidRPr="001B6A63" w:rsidDel="005B3F56">
          <w:rPr>
            <w:rFonts w:ascii="楷体" w:eastAsia="楷体" w:hAnsi="楷体" w:cs="Times New Roman"/>
            <w:lang w:eastAsia="zh-CN"/>
            <w:rPrChange w:id="309" w:author="吴敏" w:date="2023-05-14T00:28:00Z">
              <w:rPr>
                <w:rFonts w:ascii="Times New Roman" w:eastAsia="KaiTi" w:hAnsi="Times New Roman" w:cs="Times New Roman"/>
                <w:lang w:eastAsia="zh-CN"/>
              </w:rPr>
            </w:rPrChange>
          </w:rPr>
          <w:delText>)”</w:delText>
        </w:r>
      </w:del>
      <w:del w:id="310" w:author="吴敏" w:date="2023-05-14T00:29:00Z">
        <w:r w:rsidR="007177A8" w:rsidRPr="001B6A63" w:rsidDel="001B6A63">
          <w:rPr>
            <w:rFonts w:ascii="楷体" w:eastAsia="楷体" w:hAnsi="楷体" w:cs="Times New Roman" w:hint="eastAsia"/>
            <w:lang w:eastAsia="zh-CN"/>
            <w:rPrChange w:id="311" w:author="吴敏" w:date="2023-05-14T00:28:00Z">
              <w:rPr>
                <w:rFonts w:ascii="Times New Roman" w:eastAsia="KaiTi" w:hAnsi="Times New Roman" w:cs="Times New Roman" w:hint="eastAsia"/>
                <w:lang w:eastAsia="zh-CN"/>
              </w:rPr>
            </w:rPrChange>
          </w:rPr>
          <w:delText>的无限种表达形式中的其中一种。</w:delText>
        </w:r>
      </w:del>
      <w:ins w:id="312" w:author="吴敏" w:date="2023-05-14T00:26:00Z">
        <w:r w:rsidR="001B6A63" w:rsidRPr="001B6A63">
          <w:rPr>
            <w:rFonts w:ascii="楷体" w:eastAsia="楷体" w:hAnsi="楷体" w:cs="Times New Roman" w:hint="eastAsia"/>
            <w:lang w:eastAsia="zh-CN"/>
            <w:rPrChange w:id="313" w:author="吴敏" w:date="2023-05-14T00:28:00Z">
              <w:rPr>
                <w:rFonts w:ascii="Times New Roman" w:eastAsia="KaiTi" w:hAnsi="Times New Roman" w:cs="Times New Roman" w:hint="eastAsia"/>
                <w:lang w:eastAsia="zh-CN"/>
              </w:rPr>
            </w:rPrChange>
          </w:rPr>
          <w:t>场、波、</w:t>
        </w:r>
      </w:ins>
      <w:ins w:id="314" w:author="顏 秉田" w:date="2023-04-22T00:25:00Z">
        <w:r w:rsidR="003D3CB4" w:rsidRPr="001B6A63">
          <w:rPr>
            <w:rFonts w:ascii="楷体" w:eastAsia="楷体" w:hAnsi="楷体" w:cs="Times New Roman" w:hint="eastAsia"/>
            <w:rPrChange w:id="315" w:author="吴敏" w:date="2023-05-14T00:28:00Z">
              <w:rPr>
                <w:rFonts w:ascii="Times New Roman" w:hAnsi="Times New Roman" w:cs="Times New Roman" w:hint="eastAsia"/>
              </w:rPr>
            </w:rPrChange>
          </w:rPr>
          <w:t>粒子</w:t>
        </w:r>
        <w:del w:id="316" w:author="吴敏" w:date="2023-05-13T23:12:00Z">
          <w:r w:rsidR="003D3CB4" w:rsidRPr="001B6A63" w:rsidDel="00306C45">
            <w:rPr>
              <w:rFonts w:ascii="楷体" w:eastAsia="楷体" w:hAnsi="楷体" w:cs="Times New Roman"/>
              <w:rPrChange w:id="317" w:author="吴敏" w:date="2023-05-14T00:28:00Z">
                <w:rPr>
                  <w:rFonts w:ascii="Times New Roman" w:hAnsi="Times New Roman" w:cs="Times New Roman"/>
                </w:rPr>
              </w:rPrChange>
            </w:rPr>
            <w:delText>,</w:delText>
          </w:r>
        </w:del>
      </w:ins>
      <w:ins w:id="318" w:author="吴敏" w:date="2023-05-14T00:26:00Z">
        <w:r w:rsidR="001B6A63" w:rsidRPr="001B6A63">
          <w:rPr>
            <w:rFonts w:ascii="楷体" w:eastAsia="楷体" w:hAnsi="楷体" w:cs="Times New Roman" w:hint="eastAsia"/>
            <w:lang w:eastAsia="zh-CN"/>
            <w:rPrChange w:id="319" w:author="吴敏" w:date="2023-05-14T00:28:00Z">
              <w:rPr>
                <w:rFonts w:ascii="Times New Roman" w:eastAsia="楷体" w:hAnsi="Times New Roman" w:cs="Times New Roman" w:hint="eastAsia"/>
                <w:lang w:eastAsia="zh-CN"/>
              </w:rPr>
            </w:rPrChange>
          </w:rPr>
          <w:t>、物质、</w:t>
        </w:r>
      </w:ins>
      <w:ins w:id="320" w:author="顏 秉田" w:date="2023-04-22T00:25:00Z">
        <w:del w:id="321" w:author="吴敏" w:date="2023-05-14T00:26:00Z">
          <w:r w:rsidR="003D3CB4" w:rsidRPr="001B6A63" w:rsidDel="001B6A63">
            <w:rPr>
              <w:rFonts w:ascii="楷体" w:eastAsia="楷体" w:hAnsi="楷体" w:cs="Times New Roman" w:hint="eastAsia"/>
              <w:rPrChange w:id="322" w:author="吴敏" w:date="2023-05-14T00:28:00Z">
                <w:rPr>
                  <w:rFonts w:ascii="Times New Roman" w:hAnsi="Times New Roman" w:cs="Times New Roman" w:hint="eastAsia"/>
                </w:rPr>
              </w:rPrChange>
            </w:rPr>
            <w:delText>能量</w:delText>
          </w:r>
        </w:del>
        <w:del w:id="323" w:author="吴敏" w:date="2023-05-13T23:12:00Z">
          <w:r w:rsidR="003D3CB4" w:rsidRPr="001B6A63" w:rsidDel="00306C45">
            <w:rPr>
              <w:rFonts w:ascii="楷体" w:eastAsia="楷体" w:hAnsi="楷体" w:cs="Times New Roman"/>
              <w:rPrChange w:id="324" w:author="吴敏" w:date="2023-05-14T00:28:00Z">
                <w:rPr>
                  <w:rFonts w:ascii="Times New Roman" w:hAnsi="Times New Roman" w:cs="Times New Roman"/>
                </w:rPr>
              </w:rPrChange>
            </w:rPr>
            <w:delText>,</w:delText>
          </w:r>
        </w:del>
        <w:del w:id="325" w:author="吴敏" w:date="2023-05-14T00:26:00Z">
          <w:r w:rsidR="003D3CB4" w:rsidRPr="001B6A63" w:rsidDel="001B6A63">
            <w:rPr>
              <w:rFonts w:ascii="楷体" w:eastAsia="楷体" w:hAnsi="楷体" w:cs="Times New Roman" w:hint="eastAsia"/>
              <w:rPrChange w:id="326" w:author="吴敏" w:date="2023-05-14T00:28:00Z">
                <w:rPr>
                  <w:rFonts w:ascii="Times New Roman" w:hAnsi="Times New Roman" w:cs="Times New Roman" w:hint="eastAsia"/>
                </w:rPr>
              </w:rPrChange>
            </w:rPr>
            <w:delText>场</w:delText>
          </w:r>
        </w:del>
        <w:del w:id="327" w:author="吴敏" w:date="2023-05-13T23:12:00Z">
          <w:r w:rsidR="003D3CB4" w:rsidRPr="001B6A63" w:rsidDel="00306C45">
            <w:rPr>
              <w:rFonts w:ascii="楷体" w:eastAsia="楷体" w:hAnsi="楷体" w:cs="Times New Roman"/>
              <w:rPrChange w:id="328" w:author="吴敏" w:date="2023-05-14T00:28:00Z">
                <w:rPr>
                  <w:rFonts w:ascii="Times New Roman" w:hAnsi="Times New Roman" w:cs="Times New Roman"/>
                </w:rPr>
              </w:rPrChange>
            </w:rPr>
            <w:delText>,</w:delText>
          </w:r>
        </w:del>
        <w:del w:id="329" w:author="吴敏" w:date="2023-05-14T00:26:00Z">
          <w:r w:rsidR="003D3CB4" w:rsidRPr="001B6A63" w:rsidDel="001B6A63">
            <w:rPr>
              <w:rFonts w:ascii="楷体" w:eastAsia="楷体" w:hAnsi="楷体" w:cs="Times New Roman" w:hint="eastAsia"/>
              <w:rPrChange w:id="330" w:author="吴敏" w:date="2023-05-14T00:28:00Z">
                <w:rPr>
                  <w:rFonts w:ascii="Times New Roman" w:hAnsi="Times New Roman" w:cs="Times New Roman" w:hint="eastAsia"/>
                </w:rPr>
              </w:rPrChange>
            </w:rPr>
            <w:delText>波</w:delText>
          </w:r>
        </w:del>
      </w:ins>
      <w:ins w:id="331" w:author="吴敏" w:date="2023-05-14T00:25:00Z">
        <w:r w:rsidR="00292512" w:rsidRPr="001B6A63">
          <w:rPr>
            <w:rFonts w:ascii="楷体" w:eastAsia="楷体" w:hAnsi="楷体" w:cs="Times New Roman" w:hint="eastAsia"/>
            <w:lang w:eastAsia="zh-CN"/>
            <w:rPrChange w:id="332" w:author="吴敏" w:date="2023-05-14T00:28:00Z">
              <w:rPr>
                <w:rFonts w:ascii="Times New Roman" w:eastAsia="楷体" w:hAnsi="Times New Roman" w:cs="Times New Roman" w:hint="eastAsia"/>
                <w:lang w:eastAsia="zh-CN"/>
              </w:rPr>
            </w:rPrChange>
          </w:rPr>
          <w:t>各种作用力</w:t>
        </w:r>
      </w:ins>
      <w:ins w:id="333" w:author="顏 秉田" w:date="2023-04-22T00:25:00Z">
        <w:r w:rsidR="003D3CB4" w:rsidRPr="001B6A63">
          <w:rPr>
            <w:rFonts w:ascii="楷体" w:eastAsia="楷体" w:hAnsi="楷体" w:cs="Times New Roman" w:hint="eastAsia"/>
            <w:rPrChange w:id="334" w:author="吴敏" w:date="2023-05-14T00:28:00Z">
              <w:rPr>
                <w:rFonts w:ascii="Times New Roman" w:hAnsi="Times New Roman" w:cs="Times New Roman" w:hint="eastAsia"/>
              </w:rPr>
            </w:rPrChange>
          </w:rPr>
          <w:t>等</w:t>
        </w:r>
        <w:del w:id="335" w:author="吴敏" w:date="2023-05-14T00:26:00Z">
          <w:r w:rsidR="003D3CB4" w:rsidRPr="001B6A63" w:rsidDel="001B6A63">
            <w:rPr>
              <w:rFonts w:ascii="楷体" w:eastAsia="楷体" w:hAnsi="楷体" w:cs="Times New Roman"/>
              <w:rPrChange w:id="336" w:author="吴敏" w:date="2023-05-14T00:28:00Z">
                <w:rPr>
                  <w:rFonts w:ascii="Times New Roman" w:hAnsi="Times New Roman" w:cs="Times New Roman"/>
                </w:rPr>
              </w:rPrChange>
            </w:rPr>
            <w:delText>…</w:delText>
          </w:r>
        </w:del>
      </w:ins>
      <w:ins w:id="337" w:author="吴敏" w:date="2023-05-14T00:26:00Z">
        <w:r w:rsidR="001B6A63" w:rsidRPr="001B6A63">
          <w:rPr>
            <w:rFonts w:ascii="楷体" w:eastAsia="楷体" w:hAnsi="楷体" w:cs="Times New Roman" w:hint="eastAsia"/>
            <w:lang w:eastAsia="zh-CN"/>
            <w:rPrChange w:id="338" w:author="吴敏" w:date="2023-05-14T00:28:00Z">
              <w:rPr>
                <w:rFonts w:ascii="Times New Roman" w:eastAsia="楷体" w:hAnsi="Times New Roman" w:cs="Times New Roman" w:hint="eastAsia"/>
                <w:lang w:eastAsia="zh-CN"/>
              </w:rPr>
            </w:rPrChange>
          </w:rPr>
          <w:t>都</w:t>
        </w:r>
      </w:ins>
      <w:ins w:id="339" w:author="顏 秉田" w:date="2023-04-22T00:25:00Z">
        <w:del w:id="340" w:author="吴敏" w:date="2023-05-14T00:26:00Z">
          <w:r w:rsidR="003D3CB4" w:rsidRPr="001B6A63" w:rsidDel="001B6A63">
            <w:rPr>
              <w:rFonts w:ascii="楷体" w:eastAsia="楷体" w:hAnsi="楷体" w:cs="Times New Roman" w:hint="eastAsia"/>
              <w:rPrChange w:id="341" w:author="吴敏" w:date="2023-05-14T00:28:00Z">
                <w:rPr>
                  <w:rFonts w:ascii="Times New Roman" w:hAnsi="Times New Roman" w:cs="Times New Roman" w:hint="eastAsia"/>
                </w:rPr>
              </w:rPrChange>
            </w:rPr>
            <w:delText>均</w:delText>
          </w:r>
        </w:del>
        <w:r w:rsidR="003D3CB4" w:rsidRPr="001B6A63">
          <w:rPr>
            <w:rFonts w:ascii="楷体" w:eastAsia="楷体" w:hAnsi="楷体" w:cs="Times New Roman" w:hint="eastAsia"/>
            <w:rPrChange w:id="342" w:author="吴敏" w:date="2023-05-14T00:28:00Z">
              <w:rPr>
                <w:rFonts w:ascii="Times New Roman" w:hAnsi="Times New Roman" w:cs="Times New Roman" w:hint="eastAsia"/>
              </w:rPr>
            </w:rPrChange>
          </w:rPr>
          <w:t>是</w:t>
        </w:r>
      </w:ins>
      <w:ins w:id="343" w:author="吴敏" w:date="2023-05-14T00:28:00Z">
        <w:r w:rsidR="001B6A63" w:rsidRPr="001B6A63">
          <w:rPr>
            <w:rFonts w:ascii="楷体" w:eastAsia="楷体" w:hAnsi="楷体" w:cs="Times New Roman"/>
            <w:lang w:eastAsia="zh-CN"/>
            <w:rPrChange w:id="344" w:author="吴敏" w:date="2023-05-14T00:28:00Z">
              <w:rPr>
                <w:rFonts w:ascii="Times New Roman" w:eastAsia="楷体" w:hAnsi="Times New Roman" w:cs="Times New Roman"/>
                <w:lang w:eastAsia="zh-CN"/>
              </w:rPr>
            </w:rPrChange>
          </w:rPr>
          <w:t>The one</w:t>
        </w:r>
      </w:ins>
      <w:ins w:id="345" w:author="吴敏" w:date="2023-05-14T00:29:00Z">
        <w:r w:rsidR="001B6A63" w:rsidRPr="0071503D">
          <w:rPr>
            <w:rFonts w:ascii="楷体" w:eastAsia="楷体" w:hAnsi="楷体" w:cs="Times New Roman"/>
            <w:lang w:eastAsia="zh-CN"/>
          </w:rPr>
          <w:t>的无限种表达形式中的一种</w:t>
        </w:r>
        <w:r w:rsidR="001B6A63">
          <w:rPr>
            <w:rFonts w:ascii="楷体" w:eastAsia="楷体" w:hAnsi="楷体" w:cs="Times New Roman" w:hint="eastAsia"/>
            <w:lang w:eastAsia="zh-CN"/>
          </w:rPr>
          <w:t>，是</w:t>
        </w:r>
        <w:r w:rsidR="001B6A63" w:rsidRPr="0071503D">
          <w:rPr>
            <w:rFonts w:ascii="楷体" w:eastAsia="楷体" w:hAnsi="楷体" w:cs="Times New Roman"/>
            <w:lang w:eastAsia="zh-CN"/>
          </w:rPr>
          <w:t>The one</w:t>
        </w:r>
      </w:ins>
      <w:ins w:id="346" w:author="吴敏" w:date="2023-05-14T00:28:00Z">
        <w:r w:rsidR="001B6A63" w:rsidRPr="001B6A63">
          <w:rPr>
            <w:rFonts w:ascii="楷体" w:eastAsia="楷体" w:hAnsi="楷体" w:cs="Times New Roman" w:hint="eastAsia"/>
            <w:lang w:eastAsia="zh-CN"/>
            <w:rPrChange w:id="347" w:author="吴敏" w:date="2023-05-14T00:28:00Z">
              <w:rPr>
                <w:rFonts w:ascii="Times New Roman" w:eastAsia="楷体" w:hAnsi="Times New Roman" w:cs="Times New Roman" w:hint="eastAsia"/>
                <w:lang w:eastAsia="zh-CN"/>
              </w:rPr>
            </w:rPrChange>
          </w:rPr>
          <w:t>这种终极介质</w:t>
        </w:r>
      </w:ins>
      <w:ins w:id="348" w:author="吴敏" w:date="2023-05-14T00:27:00Z">
        <w:r w:rsidR="001B6A63" w:rsidRPr="001B6A63">
          <w:rPr>
            <w:rFonts w:ascii="楷体" w:eastAsia="楷体" w:hAnsi="楷体" w:cs="Times New Roman" w:hint="eastAsia"/>
            <w:lang w:eastAsia="zh-CN"/>
            <w:rPrChange w:id="349" w:author="吴敏" w:date="2023-05-14T00:28:00Z">
              <w:rPr>
                <w:rFonts w:ascii="Times New Roman" w:eastAsia="楷体" w:hAnsi="Times New Roman" w:cs="Times New Roman" w:hint="eastAsia"/>
                <w:lang w:eastAsia="zh-CN"/>
              </w:rPr>
            </w:rPrChange>
          </w:rPr>
          <w:t>受到扰动</w:t>
        </w:r>
      </w:ins>
      <w:ins w:id="350" w:author="吴敏" w:date="2023-05-14T00:28:00Z">
        <w:r w:rsidR="001B6A63" w:rsidRPr="001B6A63">
          <w:rPr>
            <w:rFonts w:ascii="楷体" w:eastAsia="楷体" w:hAnsi="楷体" w:cs="Times New Roman" w:hint="eastAsia"/>
            <w:lang w:eastAsia="zh-CN"/>
            <w:rPrChange w:id="351" w:author="吴敏" w:date="2023-05-14T00:28:00Z">
              <w:rPr>
                <w:rFonts w:ascii="Times New Roman" w:eastAsia="楷体" w:hAnsi="Times New Roman" w:cs="Times New Roman" w:hint="eastAsia"/>
                <w:lang w:eastAsia="zh-CN"/>
              </w:rPr>
            </w:rPrChange>
          </w:rPr>
          <w:t>后</w:t>
        </w:r>
      </w:ins>
      <w:ins w:id="352" w:author="吴敏" w:date="2023-05-14T00:27:00Z">
        <w:r w:rsidR="001B6A63" w:rsidRPr="001B6A63">
          <w:rPr>
            <w:rFonts w:ascii="楷体" w:eastAsia="楷体" w:hAnsi="楷体" w:cs="Times New Roman" w:hint="eastAsia"/>
            <w:lang w:eastAsia="zh-CN"/>
            <w:rPrChange w:id="353" w:author="吴敏" w:date="2023-05-14T00:28:00Z">
              <w:rPr>
                <w:rFonts w:ascii="Times New Roman" w:eastAsia="楷体" w:hAnsi="Times New Roman" w:cs="Times New Roman" w:hint="eastAsia"/>
                <w:lang w:eastAsia="zh-CN"/>
              </w:rPr>
            </w:rPrChange>
          </w:rPr>
          <w:t>所</w:t>
        </w:r>
      </w:ins>
      <w:ins w:id="354" w:author="吴敏" w:date="2023-05-14T00:26:00Z">
        <w:r w:rsidR="001B6A63" w:rsidRPr="001B6A63">
          <w:rPr>
            <w:rFonts w:ascii="楷体" w:eastAsia="楷体" w:hAnsi="楷体" w:cs="Times New Roman" w:hint="eastAsia"/>
            <w:lang w:eastAsia="zh-CN"/>
            <w:rPrChange w:id="355" w:author="吴敏" w:date="2023-05-14T00:28:00Z">
              <w:rPr>
                <w:rFonts w:ascii="Times New Roman" w:eastAsia="楷体" w:hAnsi="Times New Roman" w:cs="Times New Roman" w:hint="eastAsia"/>
                <w:lang w:eastAsia="zh-CN"/>
              </w:rPr>
            </w:rPrChange>
          </w:rPr>
          <w:t>显化</w:t>
        </w:r>
      </w:ins>
      <w:ins w:id="356" w:author="吴敏" w:date="2023-05-14T00:27:00Z">
        <w:r w:rsidR="001B6A63" w:rsidRPr="001B6A63">
          <w:rPr>
            <w:rFonts w:ascii="楷体" w:eastAsia="楷体" w:hAnsi="楷体" w:cs="Times New Roman" w:hint="eastAsia"/>
            <w:lang w:eastAsia="zh-CN"/>
            <w:rPrChange w:id="357" w:author="吴敏" w:date="2023-05-14T00:28:00Z">
              <w:rPr>
                <w:rFonts w:ascii="Times New Roman" w:eastAsia="楷体" w:hAnsi="Times New Roman" w:cs="Times New Roman" w:hint="eastAsia"/>
                <w:lang w:eastAsia="zh-CN"/>
              </w:rPr>
            </w:rPrChange>
          </w:rPr>
          <w:t>的不同</w:t>
        </w:r>
      </w:ins>
      <w:ins w:id="358" w:author="顏 秉田" w:date="2023-04-22T00:25:00Z">
        <w:del w:id="359" w:author="吴敏" w:date="2023-05-10T12:14:00Z">
          <w:r w:rsidR="003D3CB4" w:rsidRPr="001B6A63" w:rsidDel="0080529C">
            <w:rPr>
              <w:rFonts w:ascii="楷体" w:eastAsia="楷体" w:hAnsi="楷体" w:cs="Times New Roman"/>
              <w:lang w:eastAsia="zh-CN"/>
              <w:rPrChange w:id="360" w:author="吴敏" w:date="2023-05-14T00:28:00Z">
                <w:rPr>
                  <w:rFonts w:ascii="Times New Roman" w:hAnsi="Times New Roman" w:cs="Times New Roman"/>
                </w:rPr>
              </w:rPrChange>
            </w:rPr>
            <w:delText>The one</w:delText>
          </w:r>
        </w:del>
        <w:del w:id="361" w:author="吴敏" w:date="2023-05-14T00:27:00Z">
          <w:r w:rsidR="003D3CB4" w:rsidRPr="001B6A63" w:rsidDel="001B6A63">
            <w:rPr>
              <w:rFonts w:ascii="楷体" w:eastAsia="楷体" w:hAnsi="楷体" w:cs="Times New Roman" w:hint="eastAsia"/>
              <w:lang w:eastAsia="zh-CN"/>
              <w:rPrChange w:id="362" w:author="吴敏" w:date="2023-05-14T00:28:00Z">
                <w:rPr>
                  <w:rFonts w:ascii="Times New Roman" w:hAnsi="Times New Roman" w:cs="Times New Roman" w:hint="eastAsia"/>
                </w:rPr>
              </w:rPrChange>
            </w:rPr>
            <w:delText>可表现</w:delText>
          </w:r>
        </w:del>
        <w:r w:rsidR="003D3CB4" w:rsidRPr="001B6A63">
          <w:rPr>
            <w:rFonts w:ascii="楷体" w:eastAsia="楷体" w:hAnsi="楷体" w:cs="Times New Roman" w:hint="eastAsia"/>
            <w:lang w:eastAsia="zh-CN"/>
            <w:rPrChange w:id="363" w:author="吴敏" w:date="2023-05-14T00:28:00Z">
              <w:rPr>
                <w:rFonts w:ascii="Times New Roman" w:hAnsi="Times New Roman" w:cs="Times New Roman" w:hint="eastAsia"/>
              </w:rPr>
            </w:rPrChange>
          </w:rPr>
          <w:t>形式</w:t>
        </w:r>
      </w:ins>
      <w:ins w:id="364" w:author="吴敏" w:date="2023-05-14T00:28:00Z">
        <w:r w:rsidR="001B6A63">
          <w:rPr>
            <w:rFonts w:ascii="楷体" w:eastAsia="楷体" w:hAnsi="楷体" w:cs="微软雅黑" w:hint="eastAsia"/>
            <w:lang w:eastAsia="zh-CN"/>
          </w:rPr>
          <w:t>。</w:t>
        </w:r>
      </w:ins>
      <w:ins w:id="365" w:author="顏 秉田" w:date="2023-04-22T00:25:00Z">
        <w:del w:id="366" w:author="吴敏" w:date="2023-05-14T00:28:00Z">
          <w:r w:rsidR="003D3CB4" w:rsidRPr="001B6A63" w:rsidDel="001B6A63">
            <w:rPr>
              <w:rFonts w:ascii="微软雅黑" w:eastAsia="微软雅黑" w:hAnsi="微软雅黑" w:cs="微软雅黑" w:hint="eastAsia"/>
              <w:lang w:eastAsia="zh-CN"/>
              <w:rPrChange w:id="367" w:author="吴敏" w:date="2023-05-14T00:28:00Z">
                <w:rPr>
                  <w:rFonts w:ascii="Microsoft JhengHei" w:eastAsia="Microsoft JhengHei" w:hAnsi="Microsoft JhengHei" w:cs="Times New Roman" w:hint="eastAsia"/>
                </w:rPr>
              </w:rPrChange>
            </w:rPr>
            <w:delText>〭</w:delText>
          </w:r>
        </w:del>
      </w:ins>
      <w:ins w:id="368" w:author="吴敏" w:date="2023-05-09T23:32:00Z">
        <w:r w:rsidR="002B5944" w:rsidRPr="001B6A63">
          <w:rPr>
            <w:rFonts w:ascii="Calibri" w:eastAsia="楷体" w:hAnsi="Calibri" w:cs="Calibri"/>
            <w:lang w:eastAsia="zh-CN"/>
            <w:rPrChange w:id="369" w:author="吴敏" w:date="2023-05-14T00:28:00Z">
              <w:rPr>
                <w:rFonts w:ascii="Microsoft JhengHei" w:eastAsia="Microsoft JhengHei" w:hAnsi="Microsoft JhengHei" w:cs="Times New Roman"/>
              </w:rPr>
            </w:rPrChange>
          </w:rPr>
          <w:t>  </w:t>
        </w:r>
      </w:ins>
    </w:p>
    <w:p w14:paraId="714CD179" w14:textId="3AD1E57F" w:rsidR="00742B63" w:rsidRPr="00855A81" w:rsidRDefault="00855A81">
      <w:pPr>
        <w:widowControl/>
        <w:ind w:firstLineChars="200" w:firstLine="480"/>
        <w:jc w:val="both"/>
        <w:rPr>
          <w:rFonts w:ascii="Times New Roman" w:eastAsia="KaiTi" w:hAnsi="Times New Roman" w:cs="Times New Roman"/>
          <w:lang w:eastAsia="zh-CN"/>
        </w:rPr>
      </w:pPr>
      <w:ins w:id="370" w:author="吴敏" w:date="2023-05-09T21:35:00Z">
        <w:r>
          <w:rPr>
            <w:rFonts w:ascii="Times New Roman" w:eastAsia="KaiTi" w:hAnsi="Times New Roman" w:cs="Times New Roman" w:hint="eastAsia"/>
            <w:lang w:eastAsia="zh-CN"/>
          </w:rPr>
          <w:t>为了研究</w:t>
        </w:r>
      </w:ins>
      <w:ins w:id="371" w:author="吴敏" w:date="2023-05-10T12:14:00Z">
        <w:r w:rsidR="0080529C">
          <w:rPr>
            <w:rFonts w:ascii="Times New Roman" w:eastAsia="KaiTi" w:hAnsi="Times New Roman" w:cs="Times New Roman" w:hint="eastAsia"/>
            <w:lang w:eastAsia="zh-CN"/>
          </w:rPr>
          <w:t>The one</w:t>
        </w:r>
      </w:ins>
      <w:ins w:id="372" w:author="吴敏" w:date="2023-05-09T21:35:00Z">
        <w:r>
          <w:rPr>
            <w:rFonts w:ascii="Times New Roman" w:eastAsia="KaiTi" w:hAnsi="Times New Roman" w:cs="Times New Roman" w:hint="eastAsia"/>
            <w:lang w:eastAsia="zh-CN"/>
          </w:rPr>
          <w:t>，需要</w:t>
        </w:r>
        <w:r w:rsidRPr="00DA5439">
          <w:rPr>
            <w:rFonts w:ascii="Times New Roman" w:eastAsia="KaiTi" w:hAnsi="Times New Roman" w:cs="Times New Roman" w:hint="eastAsia"/>
            <w:lang w:eastAsia="zh-CN"/>
          </w:rPr>
          <w:t>微观与宏观</w:t>
        </w:r>
        <w:r>
          <w:rPr>
            <w:rFonts w:ascii="Times New Roman" w:eastAsia="KaiTi" w:hAnsi="Times New Roman" w:cs="Times New Roman" w:hint="eastAsia"/>
            <w:lang w:eastAsia="zh-CN"/>
          </w:rPr>
          <w:t>相</w:t>
        </w:r>
        <w:r w:rsidRPr="00DA5439">
          <w:rPr>
            <w:rFonts w:ascii="Times New Roman" w:eastAsia="KaiTi" w:hAnsi="Times New Roman" w:cs="Times New Roman" w:hint="eastAsia"/>
            <w:lang w:eastAsia="zh-CN"/>
          </w:rPr>
          <w:t>结合。自包含体现微观，而自生性</w:t>
        </w:r>
      </w:ins>
      <w:ins w:id="373" w:author="吴敏" w:date="2023-05-09T21:36:00Z">
        <w:r>
          <w:rPr>
            <w:rFonts w:ascii="Times New Roman" w:eastAsia="KaiTi" w:hAnsi="Times New Roman" w:cs="Times New Roman" w:hint="eastAsia"/>
            <w:lang w:eastAsia="zh-CN"/>
          </w:rPr>
          <w:t>、共时性、则</w:t>
        </w:r>
      </w:ins>
      <w:ins w:id="374" w:author="吴敏" w:date="2023-05-09T21:35:00Z">
        <w:r w:rsidRPr="00DA5439">
          <w:rPr>
            <w:rFonts w:ascii="Times New Roman" w:eastAsia="KaiTi" w:hAnsi="Times New Roman" w:cs="Times New Roman" w:hint="eastAsia"/>
            <w:lang w:eastAsia="zh-CN"/>
          </w:rPr>
          <w:t>体现宏观。</w:t>
        </w:r>
      </w:ins>
    </w:p>
    <w:p w14:paraId="5BFD45E2" w14:textId="140449FE" w:rsidR="004B5CD3" w:rsidRPr="005E05CB" w:rsidRDefault="004B5CD3">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del w:id="375" w:author="吴敏" w:date="2023-05-10T12:14:00Z">
        <w:r w:rsidRPr="0045193C" w:rsidDel="0080529C">
          <w:rPr>
            <w:rFonts w:ascii="Times New Roman" w:eastAsia="KaiTi" w:hAnsi="Times New Roman" w:cs="Times New Roman" w:hint="eastAsia"/>
            <w:lang w:eastAsia="zh-CN"/>
          </w:rPr>
          <w:delText>The</w:delText>
        </w:r>
        <w:r w:rsidRPr="0045193C" w:rsidDel="0080529C">
          <w:rPr>
            <w:rFonts w:ascii="Times New Roman" w:eastAsia="KaiTi" w:hAnsi="Times New Roman" w:cs="Times New Roman"/>
            <w:lang w:eastAsia="zh-CN"/>
          </w:rPr>
          <w:delText xml:space="preserve"> one</w:delText>
        </w:r>
      </w:del>
      <w:ins w:id="376" w:author="吴敏" w:date="2023-05-10T12:14:00Z">
        <w:r w:rsidR="0080529C">
          <w:rPr>
            <w:rFonts w:ascii="Times New Roman" w:eastAsia="KaiTi" w:hAnsi="Times New Roman" w:cs="Times New Roman" w:hint="eastAsia"/>
            <w:lang w:eastAsia="zh-CN"/>
          </w:rPr>
          <w:t>The one</w:t>
        </w:r>
      </w:ins>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01939CE4" w14:textId="4059A2B2" w:rsidR="00BA7753" w:rsidRPr="00DA4385" w:rsidRDefault="00F6463A">
      <w:pPr>
        <w:pStyle w:val="a3"/>
        <w:numPr>
          <w:ilvl w:val="0"/>
          <w:numId w:val="7"/>
        </w:numPr>
        <w:ind w:left="480" w:firstLine="200"/>
        <w:jc w:val="both"/>
        <w:rPr>
          <w:ins w:id="377" w:author="吴敏" w:date="2023-05-10T14:22:00Z"/>
          <w:rFonts w:ascii="Times New Roman" w:eastAsia="KaiTi" w:hAnsi="Times New Roman" w:cs="Times New Roman"/>
          <w:b/>
          <w:bCs/>
          <w:lang w:eastAsia="zh-CN"/>
          <w:rPrChange w:id="378" w:author="吴敏" w:date="2023-05-10T14:25:00Z">
            <w:rPr>
              <w:ins w:id="379" w:author="吴敏" w:date="2023-05-10T14:22:00Z"/>
              <w:rFonts w:ascii="Times New Roman" w:hAnsi="Times New Roman" w:cs="Times New Roman"/>
              <w:highlight w:val="yellow"/>
              <w:lang w:val="en-GB" w:eastAsia="zh-CN"/>
            </w:rPr>
          </w:rPrChange>
        </w:rPr>
        <w:pPrChange w:id="380" w:author="吴敏" w:date="2023-05-13T22:23:00Z">
          <w:pPr>
            <w:pStyle w:val="a3"/>
            <w:ind w:leftChars="0" w:left="680"/>
            <w:jc w:val="both"/>
          </w:pPr>
        </w:pPrChange>
      </w:pPr>
      <w:r w:rsidRPr="00DA4385">
        <w:rPr>
          <w:rFonts w:ascii="Times New Roman" w:eastAsia="KaiTi" w:hAnsi="Times New Roman" w:cs="Times New Roman" w:hint="eastAsia"/>
          <w:b/>
          <w:bCs/>
          <w:lang w:eastAsia="zh-CN"/>
          <w:rPrChange w:id="381" w:author="吴敏" w:date="2023-05-10T14:25:00Z">
            <w:rPr>
              <w:rFonts w:ascii="Times New Roman" w:eastAsia="KaiTi" w:hAnsi="Times New Roman" w:cs="Times New Roman" w:hint="eastAsia"/>
              <w:lang w:eastAsia="zh-CN"/>
            </w:rPr>
          </w:rPrChange>
        </w:rPr>
        <w:t>自包含：</w:t>
      </w:r>
      <w:del w:id="382" w:author="吴敏" w:date="2023-05-10T14:22:00Z">
        <w:r w:rsidRPr="00DA4385" w:rsidDel="00BA7753">
          <w:rPr>
            <w:rFonts w:ascii="Times New Roman" w:eastAsia="KaiTi" w:hAnsi="Times New Roman" w:cs="Times New Roman" w:hint="eastAsia"/>
            <w:b/>
            <w:bCs/>
            <w:lang w:eastAsia="zh-CN"/>
            <w:rPrChange w:id="383" w:author="吴敏" w:date="2023-05-10T14:25:00Z">
              <w:rPr>
                <w:rFonts w:ascii="Times New Roman" w:eastAsia="KaiTi" w:hAnsi="Times New Roman" w:cs="Times New Roman" w:hint="eastAsia"/>
                <w:lang w:eastAsia="zh-CN"/>
              </w:rPr>
            </w:rPrChange>
          </w:rPr>
          <w:delText>一个</w:delText>
        </w:r>
      </w:del>
      <w:del w:id="384" w:author="吴敏" w:date="2023-05-10T12:14:00Z">
        <w:r w:rsidRPr="00DA4385" w:rsidDel="0080529C">
          <w:rPr>
            <w:rFonts w:ascii="Times New Roman" w:eastAsia="KaiTi" w:hAnsi="Times New Roman" w:cs="Times New Roman"/>
            <w:b/>
            <w:bCs/>
            <w:lang w:eastAsia="zh-CN"/>
            <w:rPrChange w:id="385" w:author="吴敏" w:date="2023-05-10T14:25:00Z">
              <w:rPr>
                <w:rFonts w:ascii="Times New Roman" w:eastAsia="KaiTi" w:hAnsi="Times New Roman" w:cs="Times New Roman"/>
                <w:lang w:eastAsia="zh-CN"/>
              </w:rPr>
            </w:rPrChange>
          </w:rPr>
          <w:delText>the one</w:delText>
        </w:r>
      </w:del>
      <w:del w:id="386" w:author="吴敏" w:date="2023-05-10T14:22:00Z">
        <w:r w:rsidR="0095785C" w:rsidRPr="00DA4385" w:rsidDel="00BA7753">
          <w:rPr>
            <w:rFonts w:ascii="Times New Roman" w:eastAsia="KaiTi" w:hAnsi="Times New Roman" w:cs="Times New Roman" w:hint="eastAsia"/>
            <w:b/>
            <w:bCs/>
            <w:lang w:eastAsia="zh-CN"/>
            <w:rPrChange w:id="387" w:author="吴敏" w:date="2023-05-10T14:25:00Z">
              <w:rPr>
                <w:rFonts w:ascii="Times New Roman" w:eastAsia="KaiTi" w:hAnsi="Times New Roman" w:cs="Times New Roman" w:hint="eastAsia"/>
                <w:lang w:eastAsia="zh-CN"/>
              </w:rPr>
            </w:rPrChange>
          </w:rPr>
          <w:delText>中</w:delText>
        </w:r>
      </w:del>
      <w:ins w:id="388" w:author="顏 秉田" w:date="2023-04-22T00:22:00Z">
        <w:del w:id="389" w:author="吴敏" w:date="2023-05-10T14:22:00Z">
          <w:r w:rsidR="003D3CB4" w:rsidRPr="00DA4385" w:rsidDel="00BA7753">
            <w:rPr>
              <w:rFonts w:ascii="Times New Roman" w:eastAsia="KaiTi" w:hAnsi="Times New Roman" w:cs="Times New Roman" w:hint="eastAsia"/>
              <w:b/>
              <w:bCs/>
              <w:lang w:eastAsia="zh-CN"/>
              <w:rPrChange w:id="390" w:author="吴敏" w:date="2023-05-10T14:25:00Z">
                <w:rPr>
                  <w:rFonts w:ascii="Times New Roman" w:hAnsi="Times New Roman" w:cs="Times New Roman" w:hint="eastAsia"/>
                  <w:lang w:eastAsia="zh-CN"/>
                </w:rPr>
              </w:rPrChange>
            </w:rPr>
            <w:delText>包含</w:delText>
          </w:r>
        </w:del>
      </w:ins>
      <w:del w:id="391" w:author="顏 秉田" w:date="2023-04-22T00:22:00Z">
        <w:r w:rsidR="0095785C" w:rsidRPr="00DA4385" w:rsidDel="003D3CB4">
          <w:rPr>
            <w:rFonts w:ascii="Times New Roman" w:eastAsia="KaiTi" w:hAnsi="Times New Roman" w:cs="Times New Roman" w:hint="eastAsia"/>
            <w:b/>
            <w:bCs/>
            <w:lang w:eastAsia="zh-CN"/>
            <w:rPrChange w:id="392" w:author="吴敏" w:date="2023-05-10T14:25:00Z">
              <w:rPr>
                <w:rFonts w:ascii="Times New Roman" w:eastAsia="KaiTi" w:hAnsi="Times New Roman" w:cs="Times New Roman" w:hint="eastAsia"/>
                <w:lang w:eastAsia="zh-CN"/>
              </w:rPr>
            </w:rPrChange>
          </w:rPr>
          <w:delText>承载</w:delText>
        </w:r>
      </w:del>
      <w:del w:id="393" w:author="吴敏" w:date="2023-05-10T14:22:00Z">
        <w:r w:rsidR="0095785C" w:rsidRPr="00DA4385" w:rsidDel="00BA7753">
          <w:rPr>
            <w:rFonts w:ascii="Times New Roman" w:eastAsia="KaiTi" w:hAnsi="Times New Roman" w:cs="Times New Roman" w:hint="eastAsia"/>
            <w:b/>
            <w:bCs/>
            <w:lang w:eastAsia="zh-CN"/>
            <w:rPrChange w:id="394" w:author="吴敏" w:date="2023-05-10T14:25:00Z">
              <w:rPr>
                <w:rFonts w:ascii="Times New Roman" w:eastAsia="KaiTi" w:hAnsi="Times New Roman" w:cs="Times New Roman" w:hint="eastAsia"/>
                <w:lang w:eastAsia="zh-CN"/>
              </w:rPr>
            </w:rPrChange>
          </w:rPr>
          <w:delText>了</w:delText>
        </w:r>
        <w:r w:rsidR="00F73995" w:rsidRPr="00DA4385" w:rsidDel="00BA7753">
          <w:rPr>
            <w:rFonts w:ascii="Times New Roman" w:eastAsia="KaiTi" w:hAnsi="Times New Roman" w:cs="Times New Roman" w:hint="eastAsia"/>
            <w:b/>
            <w:bCs/>
            <w:lang w:eastAsia="zh-CN"/>
            <w:rPrChange w:id="395" w:author="吴敏" w:date="2023-05-10T14:25:00Z">
              <w:rPr>
                <w:rFonts w:ascii="Times New Roman" w:eastAsia="KaiTi" w:hAnsi="Times New Roman" w:cs="Times New Roman" w:hint="eastAsia"/>
                <w:lang w:eastAsia="zh-CN"/>
              </w:rPr>
            </w:rPrChange>
          </w:rPr>
          <w:delText>宇宙的</w:delText>
        </w:r>
        <w:r w:rsidRPr="00DA4385" w:rsidDel="00BA7753">
          <w:rPr>
            <w:rFonts w:ascii="Times New Roman" w:eastAsia="KaiTi" w:hAnsi="Times New Roman" w:cs="Times New Roman" w:hint="eastAsia"/>
            <w:b/>
            <w:bCs/>
            <w:lang w:eastAsia="zh-CN"/>
            <w:rPrChange w:id="396" w:author="吴敏" w:date="2023-05-10T14:25:00Z">
              <w:rPr>
                <w:rFonts w:ascii="Times New Roman" w:eastAsia="KaiTi" w:hAnsi="Times New Roman" w:cs="Times New Roman" w:hint="eastAsia"/>
                <w:lang w:eastAsia="zh-CN"/>
              </w:rPr>
            </w:rPrChange>
          </w:rPr>
          <w:delText>所有信息</w:delText>
        </w:r>
      </w:del>
      <w:ins w:id="397" w:author="顏 秉田" w:date="2023-04-12T19:51:00Z">
        <w:del w:id="398" w:author="吴敏" w:date="2023-05-10T14:22:00Z">
          <w:r w:rsidR="00377156" w:rsidRPr="00DA4385" w:rsidDel="00BA7753">
            <w:rPr>
              <w:rFonts w:ascii="Times New Roman" w:eastAsia="KaiTi" w:hAnsi="Times New Roman" w:cs="Times New Roman" w:hint="eastAsia"/>
              <w:b/>
              <w:bCs/>
              <w:lang w:eastAsia="zh-CN"/>
              <w:rPrChange w:id="399" w:author="吴敏" w:date="2023-05-10T14:25:00Z">
                <w:rPr>
                  <w:rFonts w:ascii="Times New Roman" w:hAnsi="Times New Roman" w:cs="Times New Roman" w:hint="eastAsia"/>
                  <w:lang w:eastAsia="zh-CN"/>
                </w:rPr>
              </w:rPrChange>
            </w:rPr>
            <w:delText>跟状态</w:delText>
          </w:r>
        </w:del>
      </w:ins>
      <w:del w:id="400" w:author="顏 秉田" w:date="2023-04-12T19:51:00Z">
        <w:r w:rsidR="005C6611" w:rsidRPr="00DA4385" w:rsidDel="00377156">
          <w:rPr>
            <w:rFonts w:ascii="Times New Roman" w:eastAsia="KaiTi" w:hAnsi="Times New Roman" w:cs="Times New Roman" w:hint="eastAsia"/>
            <w:b/>
            <w:bCs/>
            <w:lang w:eastAsia="zh-CN"/>
            <w:rPrChange w:id="401" w:author="吴敏" w:date="2023-05-10T14:25:00Z">
              <w:rPr>
                <w:rFonts w:ascii="Times New Roman" w:hAnsi="Times New Roman" w:cs="Times New Roman" w:hint="eastAsia"/>
                <w:shd w:val="clear" w:color="auto" w:fill="F7CAAC" w:themeFill="accent2" w:themeFillTint="66"/>
                <w:lang w:eastAsia="zh-CN"/>
              </w:rPr>
            </w:rPrChange>
          </w:rPr>
          <w:delText>跟状态</w:delText>
        </w:r>
      </w:del>
      <w:del w:id="402" w:author="吴敏" w:date="2023-05-10T14:22:00Z">
        <w:r w:rsidR="00FE2B3E" w:rsidRPr="00DA4385" w:rsidDel="00BA7753">
          <w:rPr>
            <w:rFonts w:ascii="Times New Roman" w:eastAsia="KaiTi" w:hAnsi="Times New Roman" w:cs="Times New Roman" w:hint="eastAsia"/>
            <w:b/>
            <w:bCs/>
            <w:lang w:eastAsia="zh-CN"/>
            <w:rPrChange w:id="403" w:author="吴敏" w:date="2023-05-10T14:25:00Z">
              <w:rPr>
                <w:rFonts w:ascii="Times New Roman" w:eastAsia="KaiTi" w:hAnsi="Times New Roman" w:cs="Times New Roman" w:hint="eastAsia"/>
                <w:lang w:eastAsia="zh-CN"/>
              </w:rPr>
            </w:rPrChange>
          </w:rPr>
          <w:delText>。因为它</w:delText>
        </w:r>
      </w:del>
      <w:ins w:id="404" w:author="顏 秉田" w:date="2023-04-22T00:22:00Z">
        <w:del w:id="405" w:author="吴敏" w:date="2023-05-10T14:22:00Z">
          <w:r w:rsidR="003D3CB4" w:rsidRPr="00DA4385" w:rsidDel="00BA7753">
            <w:rPr>
              <w:rFonts w:ascii="Times New Roman" w:eastAsia="KaiTi" w:hAnsi="Times New Roman" w:cs="Times New Roman" w:hint="eastAsia"/>
              <w:b/>
              <w:bCs/>
              <w:lang w:eastAsia="zh-CN"/>
              <w:rPrChange w:id="406" w:author="吴敏" w:date="2023-05-10T14:25:00Z">
                <w:rPr>
                  <w:rFonts w:ascii="Times New Roman" w:hAnsi="Times New Roman" w:cs="Times New Roman" w:hint="eastAsia"/>
                  <w:lang w:eastAsia="zh-CN"/>
                </w:rPr>
              </w:rPrChange>
            </w:rPr>
            <w:delText>包含</w:delText>
          </w:r>
        </w:del>
      </w:ins>
      <w:del w:id="407" w:author="顏 秉田" w:date="2023-04-22T00:22:00Z">
        <w:r w:rsidR="00FE2B3E" w:rsidRPr="00DA4385" w:rsidDel="003D3CB4">
          <w:rPr>
            <w:rFonts w:ascii="Times New Roman" w:eastAsia="KaiTi" w:hAnsi="Times New Roman" w:cs="Times New Roman" w:hint="eastAsia"/>
            <w:b/>
            <w:bCs/>
            <w:lang w:eastAsia="zh-CN"/>
            <w:rPrChange w:id="408" w:author="吴敏" w:date="2023-05-10T14:25:00Z">
              <w:rPr>
                <w:rFonts w:ascii="Times New Roman" w:eastAsia="KaiTi" w:hAnsi="Times New Roman" w:cs="Times New Roman" w:hint="eastAsia"/>
                <w:lang w:eastAsia="zh-CN"/>
              </w:rPr>
            </w:rPrChange>
          </w:rPr>
          <w:delText>承载</w:delText>
        </w:r>
      </w:del>
      <w:del w:id="409" w:author="吴敏" w:date="2023-05-10T14:22:00Z">
        <w:r w:rsidR="00FE2B3E" w:rsidRPr="00DA4385" w:rsidDel="00BA7753">
          <w:rPr>
            <w:rFonts w:ascii="Times New Roman" w:eastAsia="KaiTi" w:hAnsi="Times New Roman" w:cs="Times New Roman" w:hint="eastAsia"/>
            <w:b/>
            <w:bCs/>
            <w:lang w:eastAsia="zh-CN"/>
            <w:rPrChange w:id="410" w:author="吴敏" w:date="2023-05-10T14:25:00Z">
              <w:rPr>
                <w:rFonts w:ascii="Times New Roman" w:eastAsia="KaiTi" w:hAnsi="Times New Roman" w:cs="Times New Roman" w:hint="eastAsia"/>
                <w:lang w:eastAsia="zh-CN"/>
              </w:rPr>
            </w:rPrChange>
          </w:rPr>
          <w:delText>了所有的信息</w:delText>
        </w:r>
      </w:del>
      <w:ins w:id="411" w:author="顏 秉田" w:date="2023-04-12T19:51:00Z">
        <w:del w:id="412" w:author="吴敏" w:date="2023-05-10T14:22:00Z">
          <w:r w:rsidR="00377156" w:rsidRPr="00DA4385" w:rsidDel="00BA7753">
            <w:rPr>
              <w:rFonts w:ascii="Times New Roman" w:eastAsia="KaiTi" w:hAnsi="Times New Roman" w:cs="Times New Roman" w:hint="eastAsia"/>
              <w:b/>
              <w:bCs/>
              <w:lang w:eastAsia="zh-CN"/>
              <w:rPrChange w:id="413" w:author="吴敏" w:date="2023-05-10T14:25:00Z">
                <w:rPr>
                  <w:rFonts w:ascii="Times New Roman" w:hAnsi="Times New Roman" w:cs="Times New Roman" w:hint="eastAsia"/>
                  <w:shd w:val="clear" w:color="auto" w:fill="F7CAAC" w:themeFill="accent2" w:themeFillTint="66"/>
                  <w:lang w:eastAsia="zh-CN"/>
                </w:rPr>
              </w:rPrChange>
            </w:rPr>
            <w:delText>跟状态</w:delText>
          </w:r>
        </w:del>
      </w:ins>
      <w:del w:id="414" w:author="吴敏" w:date="2023-05-10T14:22:00Z">
        <w:r w:rsidR="005C6611" w:rsidRPr="00DA4385" w:rsidDel="00BA7753">
          <w:rPr>
            <w:rFonts w:ascii="Times New Roman" w:eastAsia="KaiTi" w:hAnsi="Times New Roman" w:cs="Times New Roman" w:hint="eastAsia"/>
            <w:b/>
            <w:bCs/>
            <w:lang w:eastAsia="zh-CN"/>
            <w:rPrChange w:id="415" w:author="吴敏" w:date="2023-05-10T14:25:00Z">
              <w:rPr>
                <w:rFonts w:ascii="Times New Roman" w:hAnsi="Times New Roman" w:cs="Times New Roman" w:hint="eastAsia"/>
                <w:shd w:val="clear" w:color="auto" w:fill="F7CAAC" w:themeFill="accent2" w:themeFillTint="66"/>
                <w:lang w:eastAsia="zh-CN"/>
              </w:rPr>
            </w:rPrChange>
          </w:rPr>
          <w:delText>跟状态</w:delText>
        </w:r>
        <w:r w:rsidR="00FE2B3E" w:rsidRPr="00DA4385" w:rsidDel="00BA7753">
          <w:rPr>
            <w:rFonts w:ascii="Times New Roman" w:eastAsia="KaiTi" w:hAnsi="Times New Roman" w:cs="Times New Roman" w:hint="eastAsia"/>
            <w:b/>
            <w:bCs/>
            <w:lang w:eastAsia="zh-CN"/>
            <w:rPrChange w:id="416" w:author="吴敏" w:date="2023-05-10T14:25:00Z">
              <w:rPr>
                <w:rFonts w:ascii="Times New Roman" w:eastAsia="KaiTi" w:hAnsi="Times New Roman" w:cs="Times New Roman" w:hint="eastAsia"/>
                <w:lang w:eastAsia="zh-CN"/>
              </w:rPr>
            </w:rPrChange>
          </w:rPr>
          <w:delText>，它才可以显化所有的东西</w:delText>
        </w:r>
        <w:r w:rsidR="00F73995" w:rsidRPr="00DA4385" w:rsidDel="00BA7753">
          <w:rPr>
            <w:rFonts w:ascii="Times New Roman" w:eastAsia="KaiTi" w:hAnsi="Times New Roman" w:cs="Times New Roman" w:hint="eastAsia"/>
            <w:b/>
            <w:bCs/>
            <w:lang w:eastAsia="zh-CN"/>
            <w:rPrChange w:id="417" w:author="吴敏" w:date="2023-05-10T14:25:00Z">
              <w:rPr>
                <w:rFonts w:ascii="Times New Roman" w:eastAsia="KaiTi" w:hAnsi="Times New Roman" w:cs="Times New Roman" w:hint="eastAsia"/>
                <w:lang w:eastAsia="zh-CN"/>
              </w:rPr>
            </w:rPrChange>
          </w:rPr>
          <w:delText>，其</w:delText>
        </w:r>
        <w:r w:rsidR="00FE2B3E" w:rsidRPr="00DA4385" w:rsidDel="00BA7753">
          <w:rPr>
            <w:rFonts w:ascii="Times New Roman" w:eastAsia="KaiTi" w:hAnsi="Times New Roman" w:cs="Times New Roman" w:hint="eastAsia"/>
            <w:b/>
            <w:bCs/>
            <w:lang w:eastAsia="zh-CN"/>
            <w:rPrChange w:id="418" w:author="吴敏" w:date="2023-05-10T14:25:00Z">
              <w:rPr>
                <w:rFonts w:ascii="Times New Roman" w:eastAsia="KaiTi" w:hAnsi="Times New Roman" w:cs="Times New Roman" w:hint="eastAsia"/>
                <w:lang w:eastAsia="zh-CN"/>
              </w:rPr>
            </w:rPrChange>
          </w:rPr>
          <w:delText>显化的原则是基于</w:delText>
        </w:r>
      </w:del>
      <w:ins w:id="419" w:author="顏 秉田" w:date="2023-04-22T00:23:00Z">
        <w:del w:id="420" w:author="吴敏" w:date="2023-05-10T14:22:00Z">
          <w:r w:rsidR="003D3CB4" w:rsidRPr="00DA4385" w:rsidDel="00BA7753">
            <w:rPr>
              <w:rFonts w:ascii="Times New Roman" w:eastAsia="KaiTi" w:hAnsi="Times New Roman" w:cs="Times New Roman" w:hint="eastAsia"/>
              <w:b/>
              <w:bCs/>
              <w:lang w:eastAsia="zh-CN"/>
              <w:rPrChange w:id="421" w:author="吴敏" w:date="2023-05-10T14:25:00Z">
                <w:rPr>
                  <w:rFonts w:ascii="Times New Roman" w:hAnsi="Times New Roman" w:cs="Times New Roman" w:hint="eastAsia"/>
                  <w:lang w:eastAsia="zh-CN"/>
                </w:rPr>
              </w:rPrChange>
            </w:rPr>
            <w:delText>意念跟</w:delText>
          </w:r>
        </w:del>
      </w:ins>
      <w:del w:id="422" w:author="吴敏" w:date="2023-05-10T14:22:00Z">
        <w:r w:rsidR="007148A4" w:rsidRPr="00DA4385" w:rsidDel="00BA7753">
          <w:rPr>
            <w:rFonts w:ascii="Times New Roman" w:eastAsia="KaiTi" w:hAnsi="Times New Roman" w:cs="Times New Roman" w:hint="eastAsia"/>
            <w:b/>
            <w:bCs/>
            <w:lang w:eastAsia="zh-CN"/>
            <w:rPrChange w:id="423" w:author="吴敏" w:date="2023-05-10T14:25:00Z">
              <w:rPr>
                <w:rFonts w:ascii="Times New Roman" w:eastAsia="KaiTi" w:hAnsi="Times New Roman" w:cs="Times New Roman" w:hint="eastAsia"/>
                <w:lang w:eastAsia="zh-CN"/>
              </w:rPr>
            </w:rPrChange>
          </w:rPr>
          <w:delText>能量的扰动</w:delText>
        </w:r>
        <w:r w:rsidR="00FE2B3E" w:rsidRPr="00DA4385" w:rsidDel="00BA7753">
          <w:rPr>
            <w:rFonts w:ascii="Times New Roman" w:eastAsia="KaiTi" w:hAnsi="Times New Roman" w:cs="Times New Roman" w:hint="eastAsia"/>
            <w:b/>
            <w:bCs/>
            <w:lang w:eastAsia="zh-CN"/>
            <w:rPrChange w:id="424" w:author="吴敏" w:date="2023-05-10T14:25:00Z">
              <w:rPr>
                <w:rFonts w:ascii="Times New Roman" w:eastAsia="KaiTi" w:hAnsi="Times New Roman" w:cs="Times New Roman" w:hint="eastAsia"/>
                <w:lang w:eastAsia="zh-CN"/>
              </w:rPr>
            </w:rPrChange>
          </w:rPr>
          <w:delText>。</w:delText>
        </w:r>
        <w:r w:rsidR="00FC3222" w:rsidRPr="00DA4385" w:rsidDel="00BA7753">
          <w:rPr>
            <w:rFonts w:ascii="Times New Roman" w:eastAsia="KaiTi" w:hAnsi="Times New Roman" w:cs="Times New Roman" w:hint="eastAsia"/>
            <w:b/>
            <w:bCs/>
            <w:lang w:eastAsia="zh-CN"/>
            <w:rPrChange w:id="425" w:author="吴敏" w:date="2023-05-10T14:25:00Z">
              <w:rPr>
                <w:rFonts w:ascii="Times New Roman" w:eastAsia="KaiTi" w:hAnsi="Times New Roman" w:cs="Times New Roman" w:hint="eastAsia"/>
                <w:lang w:eastAsia="zh-CN"/>
              </w:rPr>
            </w:rPrChange>
          </w:rPr>
          <w:delText>量子场论认为</w:delText>
        </w:r>
        <w:r w:rsidR="004C0FD5" w:rsidRPr="00DA4385" w:rsidDel="00BA7753">
          <w:rPr>
            <w:rFonts w:ascii="Times New Roman" w:eastAsia="KaiTi" w:hAnsi="Times New Roman" w:cs="Times New Roman" w:hint="eastAsia"/>
            <w:b/>
            <w:bCs/>
            <w:lang w:eastAsia="zh-CN"/>
            <w:rPrChange w:id="426" w:author="吴敏" w:date="2023-05-10T14:25:00Z">
              <w:rPr>
                <w:rFonts w:ascii="Times New Roman" w:eastAsia="KaiTi" w:hAnsi="Times New Roman" w:cs="Times New Roman" w:hint="eastAsia"/>
                <w:lang w:eastAsia="zh-CN"/>
              </w:rPr>
            </w:rPrChange>
          </w:rPr>
          <w:delText>，真空中到处充满着称作</w:delText>
        </w:r>
        <w:r w:rsidR="004C0FD5" w:rsidRPr="00DA4385" w:rsidDel="00BA7753">
          <w:rPr>
            <w:rFonts w:ascii="Times New Roman" w:eastAsia="KaiTi" w:hAnsi="Times New Roman" w:cs="Times New Roman"/>
            <w:b/>
            <w:bCs/>
            <w:lang w:eastAsia="zh-CN"/>
            <w:rPrChange w:id="427"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28" w:author="吴敏" w:date="2023-05-10T14:25:00Z">
              <w:rPr>
                <w:rFonts w:ascii="Times New Roman" w:eastAsia="KaiTi" w:hAnsi="Times New Roman" w:cs="Times New Roman" w:hint="eastAsia"/>
                <w:lang w:eastAsia="zh-CN"/>
              </w:rPr>
            </w:rPrChange>
          </w:rPr>
          <w:delText>零点能</w:delText>
        </w:r>
        <w:r w:rsidR="004C0FD5" w:rsidRPr="00DA4385" w:rsidDel="00BA7753">
          <w:rPr>
            <w:rFonts w:ascii="Times New Roman" w:eastAsia="KaiTi" w:hAnsi="Times New Roman" w:cs="Times New Roman"/>
            <w:b/>
            <w:bCs/>
            <w:lang w:eastAsia="zh-CN"/>
            <w:rPrChange w:id="429"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30" w:author="吴敏" w:date="2023-05-10T14:25:00Z">
              <w:rPr>
                <w:rFonts w:ascii="Times New Roman" w:eastAsia="KaiTi" w:hAnsi="Times New Roman" w:cs="Times New Roman" w:hint="eastAsia"/>
                <w:lang w:eastAsia="zh-CN"/>
              </w:rPr>
            </w:rPrChange>
          </w:rPr>
          <w:delText>的电磁能</w:delText>
        </w:r>
        <w:r w:rsidR="00FC3222" w:rsidRPr="00DA4385" w:rsidDel="00BA7753">
          <w:rPr>
            <w:rFonts w:ascii="Times New Roman" w:eastAsia="KaiTi" w:hAnsi="Times New Roman" w:cs="Times New Roman" w:hint="eastAsia"/>
            <w:b/>
            <w:bCs/>
            <w:lang w:eastAsia="zh-CN"/>
            <w:rPrChange w:id="431" w:author="吴敏" w:date="2023-05-10T14:25:00Z">
              <w:rPr>
                <w:rFonts w:ascii="Times New Roman" w:eastAsia="KaiTi" w:hAnsi="Times New Roman" w:cs="Times New Roman" w:hint="eastAsia"/>
                <w:lang w:eastAsia="zh-CN"/>
              </w:rPr>
            </w:rPrChange>
          </w:rPr>
          <w:delText>，</w:delText>
        </w:r>
        <w:r w:rsidR="004C0FD5" w:rsidRPr="00DA4385" w:rsidDel="00BA7753">
          <w:rPr>
            <w:rFonts w:ascii="Times New Roman" w:eastAsia="KaiTi" w:hAnsi="Times New Roman" w:cs="Times New Roman" w:hint="eastAsia"/>
            <w:b/>
            <w:bCs/>
            <w:lang w:eastAsia="zh-CN"/>
            <w:rPrChange w:id="432" w:author="吴敏" w:date="2023-05-10T14:25:00Z">
              <w:rPr>
                <w:rFonts w:ascii="Times New Roman" w:eastAsia="KaiTi" w:hAnsi="Times New Roman" w:cs="Times New Roman" w:hint="eastAsia"/>
                <w:lang w:eastAsia="zh-CN"/>
              </w:rPr>
            </w:rPrChange>
          </w:rPr>
          <w:delText>如果把宇宙温度降至绝对零度（宇宙可能的最低能态），部分能量就可能保留下来。麦克莱</w:delText>
        </w:r>
        <w:r w:rsidR="007148A4" w:rsidRPr="00DA4385" w:rsidDel="00BA7753">
          <w:rPr>
            <w:rFonts w:ascii="Times New Roman" w:eastAsia="KaiTi" w:hAnsi="Times New Roman" w:cs="Times New Roman" w:hint="eastAsia"/>
            <w:b/>
            <w:bCs/>
            <w:lang w:eastAsia="zh-CN"/>
            <w:rPrChange w:id="433" w:author="吴敏" w:date="2023-05-10T14:25:00Z">
              <w:rPr>
                <w:rFonts w:ascii="Times New Roman" w:eastAsia="KaiTi" w:hAnsi="Times New Roman" w:cs="Times New Roman" w:hint="eastAsia"/>
                <w:lang w:eastAsia="zh-CN"/>
              </w:rPr>
            </w:rPrChange>
          </w:rPr>
          <w:delText>曾</w:delText>
        </w:r>
        <w:r w:rsidR="004C0FD5" w:rsidRPr="00DA4385" w:rsidDel="00BA7753">
          <w:rPr>
            <w:rFonts w:ascii="Times New Roman" w:eastAsia="KaiTi" w:hAnsi="Times New Roman" w:cs="Times New Roman" w:hint="eastAsia"/>
            <w:b/>
            <w:bCs/>
            <w:lang w:eastAsia="zh-CN"/>
            <w:rPrChange w:id="434" w:author="吴敏" w:date="2023-05-10T14:25:00Z">
              <w:rPr>
                <w:rFonts w:ascii="Times New Roman" w:eastAsia="KaiTi" w:hAnsi="Times New Roman" w:cs="Times New Roman" w:hint="eastAsia"/>
                <w:lang w:eastAsia="zh-CN"/>
              </w:rPr>
            </w:rPrChange>
          </w:rPr>
          <w:delText>计算出</w:delText>
        </w:r>
        <w:r w:rsidR="007148A4" w:rsidRPr="00DA4385" w:rsidDel="00BA7753">
          <w:rPr>
            <w:rFonts w:ascii="Times New Roman" w:eastAsia="KaiTi" w:hAnsi="Times New Roman" w:cs="Times New Roman"/>
            <w:b/>
            <w:bCs/>
            <w:lang w:eastAsia="zh-CN"/>
            <w:rPrChange w:id="435" w:author="吴敏" w:date="2023-05-10T14:25:00Z">
              <w:rPr>
                <w:rFonts w:ascii="Times New Roman" w:eastAsia="KaiTi" w:hAnsi="Times New Roman" w:cs="Times New Roman"/>
                <w:lang w:eastAsia="zh-CN"/>
              </w:rPr>
            </w:rPrChange>
          </w:rPr>
          <w:delText>[</w:delText>
        </w:r>
        <w:r w:rsidR="007148A4" w:rsidRPr="00DA4385" w:rsidDel="00BA7753">
          <w:rPr>
            <w:rFonts w:ascii="Times New Roman" w:eastAsia="KaiTi" w:hAnsi="Times New Roman" w:cs="Times New Roman" w:hint="eastAsia"/>
            <w:b/>
            <w:bCs/>
            <w:lang w:eastAsia="zh-CN"/>
            <w:rPrChange w:id="436" w:author="吴敏" w:date="2023-05-10T14:25:00Z">
              <w:rPr>
                <w:rFonts w:ascii="Times New Roman" w:eastAsia="KaiTi" w:hAnsi="Times New Roman" w:cs="Times New Roman" w:hint="eastAsia"/>
                <w:lang w:eastAsia="zh-CN"/>
              </w:rPr>
            </w:rPrChange>
          </w:rPr>
          <w:delText>参考文献</w:delText>
        </w:r>
        <w:r w:rsidR="007148A4" w:rsidRPr="00DA4385" w:rsidDel="00BA7753">
          <w:rPr>
            <w:rFonts w:ascii="Times New Roman" w:eastAsia="KaiTi" w:hAnsi="Times New Roman" w:cs="Times New Roman"/>
            <w:b/>
            <w:bCs/>
            <w:lang w:eastAsia="zh-CN"/>
            <w:rPrChange w:id="437" w:author="吴敏" w:date="2023-05-10T14:25:00Z">
              <w:rPr>
                <w:rFonts w:ascii="Times New Roman" w:eastAsia="KaiTi" w:hAnsi="Times New Roman" w:cs="Times New Roman"/>
                <w:lang w:eastAsia="zh-CN"/>
              </w:rPr>
            </w:rPrChange>
          </w:rPr>
          <w:delText>]</w:delText>
        </w:r>
        <w:r w:rsidR="004C0FD5" w:rsidRPr="00DA4385" w:rsidDel="00BA7753">
          <w:rPr>
            <w:rFonts w:ascii="Times New Roman" w:eastAsia="KaiTi" w:hAnsi="Times New Roman" w:cs="Times New Roman" w:hint="eastAsia"/>
            <w:b/>
            <w:bCs/>
            <w:lang w:eastAsia="zh-CN"/>
            <w:rPrChange w:id="438" w:author="吴敏" w:date="2023-05-10T14:25:00Z">
              <w:rPr>
                <w:rFonts w:ascii="Times New Roman" w:eastAsia="KaiTi" w:hAnsi="Times New Roman" w:cs="Times New Roman" w:hint="eastAsia"/>
                <w:lang w:eastAsia="zh-CN"/>
              </w:rPr>
            </w:rPrChange>
          </w:rPr>
          <w:delText>，大小相当于一个质子的真空区所含的能量可能与整个宇宙中所有物质所含的能量一样多。</w:delText>
        </w:r>
        <w:r w:rsidR="0045193C" w:rsidRPr="00DA4385" w:rsidDel="00BA7753">
          <w:rPr>
            <w:rFonts w:ascii="Times New Roman" w:eastAsia="KaiTi" w:hAnsi="Times New Roman" w:cs="Times New Roman" w:hint="eastAsia"/>
            <w:b/>
            <w:bCs/>
            <w:lang w:eastAsia="zh-CN"/>
            <w:rPrChange w:id="439" w:author="吴敏" w:date="2023-05-10T14:25:00Z">
              <w:rPr>
                <w:rFonts w:ascii="Times New Roman" w:eastAsia="KaiTi" w:hAnsi="Times New Roman" w:cs="Times New Roman" w:hint="eastAsia"/>
                <w:highlight w:val="yellow"/>
                <w:lang w:eastAsia="zh-CN"/>
              </w:rPr>
            </w:rPrChange>
          </w:rPr>
          <w:delText>（以数学举例、</w:delText>
        </w:r>
        <w:r w:rsidR="0095785C" w:rsidRPr="00DA4385" w:rsidDel="00BA7753">
          <w:rPr>
            <w:rFonts w:ascii="Times New Roman" w:eastAsia="KaiTi" w:hAnsi="Times New Roman" w:cs="Times New Roman" w:hint="eastAsia"/>
            <w:b/>
            <w:bCs/>
            <w:lang w:eastAsia="zh-CN"/>
            <w:rPrChange w:id="440" w:author="吴敏" w:date="2023-05-10T14:25:00Z">
              <w:rPr>
                <w:rFonts w:ascii="Times New Roman" w:eastAsia="KaiTi" w:hAnsi="Times New Roman" w:cs="Times New Roman" w:hint="eastAsia"/>
                <w:highlight w:val="yellow"/>
                <w:lang w:eastAsia="zh-CN"/>
              </w:rPr>
            </w:rPrChange>
          </w:rPr>
          <w:delText>以芯片举例</w:delText>
        </w:r>
        <w:r w:rsidR="00C20773" w:rsidRPr="00DA4385" w:rsidDel="00BA7753">
          <w:rPr>
            <w:rFonts w:ascii="Times New Roman" w:eastAsia="KaiTi" w:hAnsi="Times New Roman" w:cs="Times New Roman" w:hint="eastAsia"/>
            <w:b/>
            <w:bCs/>
            <w:lang w:eastAsia="zh-CN"/>
            <w:rPrChange w:id="441" w:author="吴敏" w:date="2023-05-10T14:25:00Z">
              <w:rPr>
                <w:rFonts w:ascii="Times New Roman" w:eastAsia="KaiTi" w:hAnsi="Times New Roman" w:cs="Times New Roman" w:hint="eastAsia"/>
                <w:highlight w:val="yellow"/>
                <w:lang w:eastAsia="zh-CN"/>
              </w:rPr>
            </w:rPrChange>
          </w:rPr>
          <w:delText>。</w:delText>
        </w:r>
        <w:r w:rsidR="004B5CD3" w:rsidRPr="00DA4385" w:rsidDel="00BA7753">
          <w:rPr>
            <w:rFonts w:ascii="Times New Roman" w:eastAsia="KaiTi" w:hAnsi="Times New Roman" w:cs="Times New Roman" w:hint="eastAsia"/>
            <w:b/>
            <w:bCs/>
            <w:lang w:eastAsia="zh-CN"/>
            <w:rPrChange w:id="442" w:author="吴敏" w:date="2023-05-10T14:25:00Z">
              <w:rPr>
                <w:rFonts w:ascii="Times New Roman" w:eastAsia="KaiTi" w:hAnsi="Times New Roman" w:cs="Times New Roman" w:hint="eastAsia"/>
                <w:lang w:eastAsia="zh-CN"/>
              </w:rPr>
            </w:rPrChange>
          </w:rPr>
          <w:delText>比如现在的内存芯片越来越小，但是可以承载得越来越多。</w:delText>
        </w:r>
        <w:r w:rsidR="00C20773" w:rsidRPr="00DA4385" w:rsidDel="00BA7753">
          <w:rPr>
            <w:rFonts w:ascii="Times New Roman" w:eastAsia="KaiTi" w:hAnsi="Times New Roman" w:cs="Times New Roman" w:hint="eastAsia"/>
            <w:b/>
            <w:bCs/>
            <w:lang w:eastAsia="zh-CN"/>
            <w:rPrChange w:id="443" w:author="吴敏" w:date="2023-05-10T14:25:00Z">
              <w:rPr>
                <w:rFonts w:ascii="Times New Roman" w:eastAsia="KaiTi" w:hAnsi="Times New Roman" w:cs="Times New Roman" w:hint="eastAsia"/>
                <w:lang w:eastAsia="zh-CN"/>
              </w:rPr>
            </w:rPrChange>
          </w:rPr>
          <w:delText>芯片几乎把近代科学史都囊括了</w:delText>
        </w:r>
        <w:r w:rsidR="0045193C" w:rsidRPr="00DA4385" w:rsidDel="00BA7753">
          <w:rPr>
            <w:rFonts w:ascii="Times New Roman" w:eastAsia="KaiTi" w:hAnsi="Times New Roman" w:cs="Times New Roman" w:hint="eastAsia"/>
            <w:b/>
            <w:bCs/>
            <w:lang w:eastAsia="zh-CN"/>
            <w:rPrChange w:id="444" w:author="吴敏" w:date="2023-05-10T14:25:00Z">
              <w:rPr>
                <w:rFonts w:ascii="Times New Roman" w:eastAsia="KaiTi" w:hAnsi="Times New Roman" w:cs="Times New Roman" w:hint="eastAsia"/>
                <w:highlight w:val="yellow"/>
                <w:lang w:eastAsia="zh-CN"/>
              </w:rPr>
            </w:rPrChange>
          </w:rPr>
          <w:delText>）</w:delText>
        </w:r>
        <w:r w:rsidR="005C6611" w:rsidRPr="00DA4385" w:rsidDel="00BA7753">
          <w:rPr>
            <w:rFonts w:ascii="Times New Roman" w:eastAsia="KaiTi" w:hAnsi="Times New Roman" w:cs="Times New Roman"/>
            <w:b/>
            <w:bCs/>
            <w:lang w:eastAsia="zh-CN"/>
            <w:rPrChange w:id="445" w:author="吴敏" w:date="2023-05-10T14:25:00Z">
              <w:rPr>
                <w:rFonts w:ascii="Times New Roman" w:hAnsi="Times New Roman" w:cs="Times New Roman"/>
                <w:highlight w:val="yellow"/>
                <w:lang w:eastAsia="zh-CN"/>
              </w:rPr>
            </w:rPrChange>
          </w:rPr>
          <w:delText xml:space="preserve"> </w:delText>
        </w:r>
      </w:del>
    </w:p>
    <w:p w14:paraId="7F694B9B" w14:textId="77777777" w:rsidR="00BA7753" w:rsidRPr="009B60BC" w:rsidRDefault="00BA7753">
      <w:pPr>
        <w:pStyle w:val="a3"/>
        <w:ind w:leftChars="0" w:left="0" w:firstLineChars="200" w:firstLine="480"/>
        <w:jc w:val="both"/>
        <w:rPr>
          <w:ins w:id="446" w:author="吴敏" w:date="2023-05-10T14:22:00Z"/>
          <w:rFonts w:ascii="Times New Roman" w:eastAsia="楷体" w:hAnsi="Times New Roman" w:cs="Times New Roman"/>
          <w:szCs w:val="24"/>
          <w:lang w:eastAsia="zh-CN"/>
        </w:rPr>
      </w:pPr>
      <w:ins w:id="447" w:author="吴敏" w:date="2023-05-10T14:22:00Z">
        <w:r w:rsidRPr="00F950F7">
          <w:rPr>
            <w:rFonts w:ascii="Times New Roman" w:eastAsia="楷体" w:hAnsi="Times New Roman" w:cs="Times New Roman"/>
            <w:szCs w:val="24"/>
            <w:lang w:eastAsia="zh-CN"/>
          </w:rPr>
          <w:t>无论是整体的</w:t>
        </w:r>
        <w:r w:rsidRPr="00F950F7">
          <w:rPr>
            <w:rFonts w:ascii="Times New Roman" w:eastAsia="楷体" w:hAnsi="Times New Roman" w:cs="Times New Roman"/>
            <w:szCs w:val="24"/>
            <w:lang w:eastAsia="zh-CN"/>
          </w:rPr>
          <w:t>the one</w:t>
        </w:r>
        <w:r w:rsidRPr="00F950F7">
          <w:rPr>
            <w:rFonts w:ascii="Times New Roman" w:eastAsia="楷体" w:hAnsi="Times New Roman" w:cs="Times New Roman"/>
            <w:szCs w:val="24"/>
            <w:lang w:eastAsia="zh-CN"/>
          </w:rPr>
          <w:t>，</w:t>
        </w:r>
        <w:r w:rsidRPr="00F950F7">
          <w:rPr>
            <w:rFonts w:ascii="Times New Roman" w:eastAsia="楷体" w:hAnsi="Times New Roman" w:cs="Times New Roman"/>
            <w:szCs w:val="24"/>
            <w:lang w:eastAsia="zh-CN"/>
          </w:rPr>
          <w:t xml:space="preserve"> </w:t>
        </w:r>
        <w:r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Pr="00F950F7">
          <w:rPr>
            <w:rFonts w:ascii="Times New Roman" w:eastAsia="楷体" w:hAnsi="Times New Roman" w:cs="Times New Roman"/>
            <w:szCs w:val="24"/>
            <w:lang w:eastAsia="zh-CN"/>
          </w:rPr>
          <w:t>，每一个</w:t>
        </w:r>
        <w:r w:rsidRPr="00F950F7">
          <w:rPr>
            <w:rFonts w:ascii="Times New Roman" w:eastAsia="楷体" w:hAnsi="Times New Roman" w:cs="Times New Roman"/>
            <w:szCs w:val="24"/>
            <w:lang w:eastAsia="zh-CN"/>
          </w:rPr>
          <w:t>the one</w:t>
        </w:r>
        <w:r>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包含了宇宙中所有的信息和状态</w:t>
        </w:r>
        <w:r>
          <w:rPr>
            <w:rFonts w:ascii="Times New Roman" w:eastAsia="楷体" w:hAnsi="Times New Roman" w:cs="Times New Roman" w:hint="eastAsia"/>
            <w:szCs w:val="24"/>
            <w:lang w:eastAsia="zh-CN"/>
          </w:rPr>
          <w:t>。因此，</w:t>
        </w:r>
        <w:r w:rsidRPr="00527E3A">
          <w:rPr>
            <w:rFonts w:ascii="Times New Roman" w:eastAsia="楷体" w:hAnsi="Times New Roman" w:cs="Times New Roman"/>
          </w:rPr>
          <w:t>宇宙中任何一部分</w:t>
        </w:r>
        <w:r>
          <w:rPr>
            <w:rFonts w:ascii="Times New Roman" w:eastAsia="楷体" w:hAnsi="Times New Roman" w:cs="Times New Roman" w:hint="eastAsia"/>
            <w:lang w:eastAsia="zh-CN"/>
          </w:rPr>
          <w:t>实际</w:t>
        </w:r>
        <w:r w:rsidRPr="00527E3A">
          <w:rPr>
            <w:rFonts w:ascii="Times New Roman" w:eastAsia="楷体" w:hAnsi="Times New Roman" w:cs="Times New Roman"/>
          </w:rPr>
          <w:t>包含</w:t>
        </w:r>
        <w:r>
          <w:rPr>
            <w:rFonts w:ascii="Times New Roman" w:eastAsia="楷体" w:hAnsi="Times New Roman" w:cs="Times New Roman" w:hint="eastAsia"/>
            <w:lang w:eastAsia="zh-CN"/>
          </w:rPr>
          <w:t>了</w:t>
        </w:r>
        <w:r w:rsidRPr="00527E3A">
          <w:rPr>
            <w:rFonts w:ascii="Times New Roman" w:eastAsia="楷体" w:hAnsi="Times New Roman" w:cs="Times New Roman"/>
          </w:rPr>
          <w:t>整个</w:t>
        </w:r>
        <w:r w:rsidRPr="00527E3A">
          <w:rPr>
            <w:rFonts w:ascii="Times New Roman" w:eastAsia="楷体" w:hAnsi="Times New Roman" w:cs="Times New Roman" w:hint="eastAsia"/>
            <w:lang w:eastAsia="zh-CN"/>
          </w:rPr>
          <w:t>宇</w:t>
        </w:r>
        <w:r w:rsidRPr="00527E3A">
          <w:rPr>
            <w:rFonts w:ascii="Times New Roman" w:eastAsia="楷体" w:hAnsi="Times New Roman" w:cs="Times New Roman"/>
          </w:rPr>
          <w:t>宙</w:t>
        </w:r>
        <w:r>
          <w:rPr>
            <w:rFonts w:ascii="Times New Roman" w:eastAsia="楷体" w:hAnsi="Times New Roman" w:cs="Times New Roman" w:hint="eastAsia"/>
            <w:lang w:eastAsia="zh-CN"/>
          </w:rPr>
          <w:t>的</w:t>
        </w:r>
        <w:r w:rsidRPr="00527E3A">
          <w:rPr>
            <w:rFonts w:ascii="Times New Roman" w:eastAsia="楷体" w:hAnsi="Times New Roman" w:cs="Times New Roman"/>
          </w:rPr>
          <w:t>信息</w:t>
        </w:r>
        <w:r w:rsidRPr="00527E3A">
          <w:rPr>
            <w:rFonts w:ascii="Times New Roman" w:eastAsia="楷体" w:hAnsi="Times New Roman" w:cs="Times New Roman" w:hint="eastAsia"/>
            <w:lang w:eastAsia="zh-CN"/>
          </w:rPr>
          <w:t>，</w:t>
        </w:r>
        <w:r w:rsidRPr="00527E3A">
          <w:rPr>
            <w:rFonts w:ascii="Times New Roman" w:eastAsia="楷体" w:hAnsi="Times New Roman" w:cs="Times New Roman"/>
          </w:rPr>
          <w:t>我们</w:t>
        </w:r>
        <w:r>
          <w:rPr>
            <w:rFonts w:ascii="Times New Roman" w:eastAsia="楷体" w:hAnsi="Times New Roman" w:cs="Times New Roman" w:hint="eastAsia"/>
            <w:lang w:eastAsia="zh-CN"/>
          </w:rPr>
          <w:t>从中获</w:t>
        </w:r>
        <w:r w:rsidRPr="00527E3A">
          <w:rPr>
            <w:rFonts w:ascii="Times New Roman" w:eastAsia="楷体" w:hAnsi="Times New Roman" w:cs="Times New Roman"/>
          </w:rPr>
          <w:t>得整</w:t>
        </w:r>
        <w:r>
          <w:rPr>
            <w:rFonts w:ascii="Times New Roman" w:eastAsia="楷体" w:hAnsi="Times New Roman" w:cs="Times New Roman" w:hint="eastAsia"/>
            <w:lang w:eastAsia="zh-CN"/>
          </w:rPr>
          <w:t>个</w:t>
        </w:r>
        <w:r w:rsidRPr="00527E3A">
          <w:rPr>
            <w:rFonts w:ascii="Times New Roman" w:eastAsia="楷体" w:hAnsi="Times New Roman" w:cs="Times New Roman"/>
          </w:rPr>
          <w:t>宇宙的全息</w:t>
        </w:r>
        <w:r>
          <w:rPr>
            <w:rFonts w:ascii="Times New Roman" w:eastAsia="楷体" w:hAnsi="Times New Roman" w:cs="Times New Roman" w:hint="eastAsia"/>
            <w:lang w:eastAsia="zh-CN"/>
          </w:rPr>
          <w:t>信息</w:t>
        </w:r>
        <w:r w:rsidRPr="00527E3A">
          <w:rPr>
            <w:rFonts w:ascii="Times New Roman" w:eastAsia="楷体" w:hAnsi="Times New Roman" w:cs="Times New Roman"/>
          </w:rPr>
          <w:t>。</w:t>
        </w:r>
      </w:ins>
    </w:p>
    <w:p w14:paraId="058671DF" w14:textId="77777777" w:rsidR="00BA7753" w:rsidRPr="001E3AE5" w:rsidRDefault="00BA7753">
      <w:pPr>
        <w:pStyle w:val="a3"/>
        <w:ind w:leftChars="0" w:left="0" w:firstLineChars="200" w:firstLine="482"/>
        <w:jc w:val="both"/>
        <w:rPr>
          <w:ins w:id="448" w:author="吴敏" w:date="2023-05-10T14:22:00Z"/>
          <w:rFonts w:ascii="Times New Roman" w:eastAsia="楷体" w:hAnsi="Times New Roman" w:cs="Times New Roman"/>
          <w:szCs w:val="24"/>
          <w:lang w:eastAsia="zh-CN"/>
        </w:rPr>
      </w:pPr>
      <w:ins w:id="449" w:author="吴敏" w:date="2023-05-10T14:22:00Z">
        <w:r>
          <w:rPr>
            <w:rFonts w:ascii="Times New Roman" w:eastAsia="楷体" w:hAnsi="Times New Roman" w:cs="Times New Roman" w:hint="eastAsia"/>
            <w:b/>
            <w:bCs/>
            <w:szCs w:val="24"/>
            <w:lang w:eastAsia="zh-CN"/>
          </w:rPr>
          <w:t>为什么</w:t>
        </w:r>
        <w:r>
          <w:rPr>
            <w:rFonts w:ascii="Times New Roman" w:eastAsia="楷体" w:hAnsi="Times New Roman" w:cs="Times New Roman" w:hint="eastAsia"/>
            <w:b/>
            <w:bCs/>
            <w:szCs w:val="24"/>
            <w:lang w:eastAsia="zh-CN"/>
          </w:rPr>
          <w:t>t</w:t>
        </w:r>
        <w:r>
          <w:rPr>
            <w:rFonts w:ascii="Times New Roman" w:eastAsia="楷体" w:hAnsi="Times New Roman" w:cs="Times New Roman"/>
            <w:b/>
            <w:bCs/>
            <w:szCs w:val="24"/>
            <w:lang w:eastAsia="zh-CN"/>
          </w:rPr>
          <w:t>he one</w:t>
        </w:r>
        <w:r>
          <w:rPr>
            <w:rFonts w:ascii="Times New Roman" w:eastAsia="楷体" w:hAnsi="Times New Roman" w:cs="Times New Roman" w:hint="eastAsia"/>
            <w:b/>
            <w:bCs/>
            <w:szCs w:val="24"/>
            <w:lang w:eastAsia="zh-CN"/>
          </w:rPr>
          <w:t>具有“一即一切”的自包含性？</w:t>
        </w:r>
        <w:r w:rsidRPr="001E3AE5">
          <w:rPr>
            <w:rFonts w:ascii="Times New Roman" w:eastAsia="楷体" w:hAnsi="Times New Roman" w:cs="Times New Roman" w:hint="eastAsia"/>
            <w:szCs w:val="24"/>
            <w:lang w:eastAsia="zh-CN"/>
          </w:rPr>
          <w:t>这</w:t>
        </w:r>
        <w:r>
          <w:rPr>
            <w:rFonts w:ascii="Times New Roman" w:eastAsia="楷体" w:hAnsi="Times New Roman" w:cs="Times New Roman" w:hint="eastAsia"/>
            <w:szCs w:val="24"/>
            <w:lang w:eastAsia="zh-CN"/>
          </w:rPr>
          <w:t>一点</w:t>
        </w:r>
        <w:r w:rsidRPr="001E3AE5">
          <w:rPr>
            <w:rFonts w:ascii="Times New Roman" w:eastAsia="楷体" w:hAnsi="Times New Roman" w:cs="Times New Roman" w:hint="eastAsia"/>
            <w:szCs w:val="24"/>
            <w:lang w:eastAsia="zh-CN"/>
          </w:rPr>
          <w:t>看似难以理解，但</w:t>
        </w:r>
        <w:r>
          <w:rPr>
            <w:rFonts w:ascii="Times New Roman" w:eastAsia="楷体" w:hAnsi="Times New Roman" w:cs="Times New Roman" w:hint="eastAsia"/>
            <w:szCs w:val="24"/>
            <w:lang w:eastAsia="zh-CN"/>
          </w:rPr>
          <w:t>实际上</w:t>
        </w:r>
        <w:r w:rsidRPr="001E3AE5">
          <w:rPr>
            <w:rFonts w:ascii="Times New Roman" w:eastAsia="楷体" w:hAnsi="Times New Roman" w:cs="Times New Roman" w:hint="eastAsia"/>
            <w:szCs w:val="24"/>
            <w:lang w:eastAsia="zh-CN"/>
          </w:rPr>
          <w:t>可以通过数学中的一个结论</w:t>
        </w:r>
        <w:r>
          <w:rPr>
            <w:rFonts w:ascii="Times New Roman" w:eastAsia="楷体" w:hAnsi="Times New Roman" w:cs="Times New Roman" w:hint="eastAsia"/>
            <w:szCs w:val="24"/>
            <w:lang w:eastAsia="zh-CN"/>
          </w:rPr>
          <w:t>加以阐述：</w:t>
        </w:r>
        <w:r w:rsidRPr="001E3AE5">
          <w:rPr>
            <w:rFonts w:ascii="Times New Roman" w:eastAsia="楷体" w:hAnsi="Times New Roman" w:cs="Times New Roman" w:hint="eastAsia"/>
            <w:b/>
            <w:bCs/>
            <w:szCs w:val="24"/>
            <w:lang w:eastAsia="zh-CN"/>
          </w:rPr>
          <w:t>在无穷大的世界里，部分可能等于全部。</w:t>
        </w:r>
      </w:ins>
    </w:p>
    <w:p w14:paraId="11CB3588" w14:textId="77777777" w:rsidR="00BA7753" w:rsidRDefault="00BA7753">
      <w:pPr>
        <w:pStyle w:val="a3"/>
        <w:ind w:leftChars="0" w:left="0" w:firstLineChars="200" w:firstLine="480"/>
        <w:jc w:val="both"/>
        <w:rPr>
          <w:ins w:id="450" w:author="吴敏" w:date="2023-05-10T14:22:00Z"/>
          <w:rFonts w:ascii="Times New Roman" w:eastAsia="楷体" w:hAnsi="Times New Roman" w:cs="Times New Roman"/>
          <w:szCs w:val="24"/>
          <w:lang w:eastAsia="zh-CN"/>
        </w:rPr>
      </w:pPr>
      <w:ins w:id="451" w:author="吴敏" w:date="2023-05-10T14:22:00Z">
        <w:r>
          <w:rPr>
            <w:rFonts w:ascii="Times New Roman" w:eastAsia="楷体" w:hAnsi="Times New Roman" w:cs="Times New Roman" w:hint="eastAsia"/>
            <w:szCs w:val="24"/>
            <w:lang w:eastAsia="zh-CN"/>
          </w:rPr>
          <w:t>在集合论中，无穷集合可通过建立集合间的一一对应来比较大小。根据这一思想，任意两条线段，无论其长度是否相同，它们上的点可以建立一一对应，从而这两条线段所包含的点的数量是相同的。因此，</w:t>
        </w:r>
        <w:r w:rsidRPr="00B05B58">
          <w:rPr>
            <w:rFonts w:ascii="Times New Roman" w:eastAsia="楷体" w:hAnsi="Times New Roman" w:cs="Times New Roman" w:hint="eastAsia"/>
            <w:szCs w:val="24"/>
            <w:lang w:eastAsia="zh-CN"/>
          </w:rPr>
          <w:t>1</w:t>
        </w:r>
        <w:r>
          <w:rPr>
            <w:rFonts w:ascii="Times New Roman" w:eastAsia="楷体" w:hAnsi="Times New Roman" w:cs="Times New Roman" w:hint="eastAsia"/>
            <w:szCs w:val="24"/>
            <w:lang w:eastAsia="zh-CN"/>
          </w:rPr>
          <w:t>毫米</w:t>
        </w:r>
        <w:r w:rsidRPr="00B05B58">
          <w:rPr>
            <w:rFonts w:ascii="Times New Roman" w:eastAsia="楷体" w:hAnsi="Times New Roman" w:cs="Times New Roman" w:hint="eastAsia"/>
            <w:szCs w:val="24"/>
            <w:lang w:eastAsia="zh-CN"/>
          </w:rPr>
          <w:t>长的线段</w:t>
        </w:r>
        <w:r>
          <w:rPr>
            <w:rFonts w:ascii="Times New Roman" w:eastAsia="楷体" w:hAnsi="Times New Roman" w:cs="Times New Roman" w:hint="eastAsia"/>
            <w:szCs w:val="24"/>
            <w:lang w:eastAsia="zh-CN"/>
          </w:rPr>
          <w:t>，和</w:t>
        </w:r>
        <w:r>
          <w:rPr>
            <w:rFonts w:ascii="Times New Roman" w:eastAsia="楷体" w:hAnsi="Times New Roman" w:cs="Times New Roman"/>
            <w:szCs w:val="24"/>
            <w:lang w:eastAsia="zh-CN"/>
          </w:rPr>
          <w:t>1</w:t>
        </w:r>
        <w:r>
          <w:rPr>
            <w:rFonts w:ascii="Times New Roman" w:eastAsia="楷体" w:hAnsi="Times New Roman" w:cs="Times New Roman" w:hint="eastAsia"/>
            <w:szCs w:val="24"/>
            <w:lang w:eastAsia="zh-CN"/>
          </w:rPr>
          <w:t>千米长乃至</w:t>
        </w:r>
        <w:r>
          <w:rPr>
            <w:rFonts w:ascii="Times New Roman" w:eastAsia="楷体" w:hAnsi="Times New Roman" w:cs="Times New Roman" w:hint="eastAsia"/>
            <w:szCs w:val="24"/>
            <w:lang w:eastAsia="zh-CN"/>
          </w:rPr>
          <w:t>1</w:t>
        </w:r>
        <w:r>
          <w:rPr>
            <w:rFonts w:ascii="Times New Roman" w:eastAsia="楷体" w:hAnsi="Times New Roman" w:cs="Times New Roman" w:hint="eastAsia"/>
            <w:szCs w:val="24"/>
            <w:lang w:eastAsia="zh-CN"/>
          </w:rPr>
          <w:t>光年长度的线段，包含了相同的点的数量。</w:t>
        </w:r>
      </w:ins>
    </w:p>
    <w:p w14:paraId="3BD15AC1" w14:textId="77777777" w:rsidR="00BA7753" w:rsidRDefault="00BA7753">
      <w:pPr>
        <w:pStyle w:val="a3"/>
        <w:ind w:leftChars="0" w:left="0" w:firstLineChars="200" w:firstLine="480"/>
        <w:jc w:val="both"/>
        <w:rPr>
          <w:ins w:id="452" w:author="吴敏" w:date="2023-05-10T14:22:00Z"/>
          <w:rFonts w:ascii="Times New Roman" w:eastAsia="楷体" w:hAnsi="Times New Roman" w:cs="Times New Roman"/>
          <w:szCs w:val="24"/>
          <w:lang w:eastAsia="zh-CN"/>
        </w:rPr>
      </w:pPr>
      <w:ins w:id="453" w:author="吴敏" w:date="2023-05-10T14:22:00Z">
        <w:r>
          <w:rPr>
            <w:rFonts w:ascii="Times New Roman" w:eastAsia="楷体" w:hAnsi="Times New Roman" w:cs="Times New Roman" w:hint="eastAsia"/>
            <w:szCs w:val="24"/>
            <w:lang w:eastAsia="zh-C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ins>
    </w:p>
    <w:p w14:paraId="6993685D" w14:textId="77777777" w:rsidR="00BA7753" w:rsidRDefault="00BA7753">
      <w:pPr>
        <w:pStyle w:val="a3"/>
        <w:ind w:leftChars="0" w:left="0" w:firstLineChars="200" w:firstLine="480"/>
        <w:jc w:val="both"/>
        <w:rPr>
          <w:ins w:id="454" w:author="吴敏" w:date="2023-05-10T14:22:00Z"/>
          <w:rFonts w:ascii="Times New Roman" w:eastAsia="楷体" w:hAnsi="Times New Roman" w:cs="Times New Roman"/>
          <w:szCs w:val="24"/>
          <w:lang w:eastAsia="zh-CN"/>
        </w:rPr>
      </w:pPr>
      <w:ins w:id="455" w:author="吴敏" w:date="2023-05-10T14:22:00Z">
        <w:r>
          <w:rPr>
            <w:rFonts w:ascii="Times New Roman" w:eastAsia="楷体" w:hAnsi="Times New Roman" w:cs="Times New Roman" w:hint="eastAsia"/>
            <w:szCs w:val="24"/>
            <w:lang w:eastAsia="zh-CN"/>
          </w:rPr>
          <w:t>作为另一个例子，我们来看看现代科学技术的一个重要显现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Pr>
            <w:rFonts w:ascii="Times New Roman" w:eastAsia="楷体" w:hAnsi="Times New Roman" w:cs="Times New Roman" w:hint="eastAsia"/>
            <w:szCs w:val="24"/>
            <w:lang w:eastAsia="zh-CN"/>
          </w:rPr>
          <w:t>芯片。</w:t>
        </w:r>
      </w:ins>
    </w:p>
    <w:p w14:paraId="5717B836" w14:textId="77777777" w:rsidR="00BA7753" w:rsidRPr="00047510" w:rsidRDefault="00BA7753">
      <w:pPr>
        <w:pStyle w:val="a3"/>
        <w:ind w:leftChars="0" w:left="0" w:firstLineChars="200" w:firstLine="480"/>
        <w:jc w:val="both"/>
        <w:rPr>
          <w:ins w:id="456" w:author="吴敏" w:date="2023-05-10T14:22:00Z"/>
          <w:rFonts w:ascii="Times New Roman" w:eastAsia="楷体" w:hAnsi="Times New Roman" w:cs="Times New Roman"/>
        </w:rPr>
      </w:pPr>
      <w:ins w:id="457" w:author="吴敏" w:date="2023-05-10T14:22:00Z">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ins>
    </w:p>
    <w:p w14:paraId="4402D632" w14:textId="77777777" w:rsidR="00BA7753" w:rsidRPr="00047510" w:rsidRDefault="00BA7753">
      <w:pPr>
        <w:pStyle w:val="a3"/>
        <w:ind w:leftChars="0" w:left="0" w:firstLineChars="200" w:firstLine="480"/>
        <w:jc w:val="both"/>
        <w:rPr>
          <w:ins w:id="458" w:author="吴敏" w:date="2023-05-10T14:22:00Z"/>
          <w:rFonts w:ascii="Times New Roman" w:eastAsia="楷体" w:hAnsi="Times New Roman" w:cs="Times New Roman"/>
          <w:lang w:val="en-GB" w:eastAsia="zh-CN"/>
        </w:rPr>
      </w:pPr>
      <w:ins w:id="459" w:author="吴敏" w:date="2023-05-10T14:22:00Z">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年诞生以来，芯片技术发展历史。</w:t>
        </w:r>
        <w:r w:rsidRPr="003D5273">
          <w:rPr>
            <w:rFonts w:ascii="Times New Roman" w:eastAsia="楷体" w:hAnsi="Times New Roman" w:cs="Times New Roman"/>
          </w:rPr>
          <w:t>芯片是一种微型技术</w:t>
        </w:r>
        <w:r>
          <w:rPr>
            <w:rFonts w:ascii="Times New Roman" w:eastAsia="楷体" w:hAnsi="Times New Roman" w:cs="Times New Roman" w:hint="eastAsia"/>
            <w:lang w:eastAsia="zh-CN"/>
          </w:rPr>
          <w:t>，却</w:t>
        </w:r>
        <w:r w:rsidRPr="003D5273">
          <w:rPr>
            <w:rFonts w:ascii="Times New Roman" w:eastAsia="楷体" w:hAnsi="Times New Roman" w:cs="Times New Roman"/>
          </w:rPr>
          <w:t>导致</w:t>
        </w:r>
        <w:r>
          <w:rPr>
            <w:rFonts w:ascii="Times New Roman" w:eastAsia="楷体" w:hAnsi="Times New Roman" w:cs="Times New Roman" w:hint="eastAsia"/>
            <w:lang w:eastAsia="zh-CN"/>
          </w:rPr>
          <w:t>了</w:t>
        </w:r>
        <w:r w:rsidRPr="003D5273">
          <w:rPr>
            <w:rFonts w:ascii="Times New Roman" w:eastAsia="楷体" w:hAnsi="Times New Roman" w:cs="Times New Roman"/>
          </w:rPr>
          <w:t>重大的创造</w:t>
        </w:r>
        <w:r>
          <w:rPr>
            <w:rFonts w:ascii="Times New Roman" w:eastAsia="楷体" w:hAnsi="Times New Roman" w:cs="Times New Roman" w:hint="eastAsia"/>
            <w:lang w:eastAsia="zh-CN"/>
          </w:rPr>
          <w:t>，实现了全球互联，改变了整个世界</w:t>
        </w:r>
        <w:r>
          <w:rPr>
            <w:rFonts w:ascii="Times New Roman" w:eastAsia="楷体" w:hAnsi="Times New Roman" w:cs="Times New Roman" w:hint="eastAsia"/>
            <w:szCs w:val="24"/>
            <w:lang w:eastAsia="zh-CN"/>
          </w:rPr>
          <w:t>。每一年，</w:t>
        </w:r>
        <w:r w:rsidRPr="00473615">
          <w:rPr>
            <w:rFonts w:ascii="Times New Roman" w:eastAsia="楷体" w:hAnsi="Times New Roman" w:cs="Times New Roman" w:hint="eastAsia"/>
            <w:lang w:val="en-GB" w:eastAsia="zh-CN"/>
          </w:rPr>
          <w:t>各种设备层出不穷</w:t>
        </w:r>
        <w:r>
          <w:rPr>
            <w:rFonts w:ascii="Times New Roman" w:eastAsia="楷体" w:hAnsi="Times New Roman" w:cs="Times New Roman" w:hint="eastAsia"/>
            <w:lang w:val="en-GB" w:eastAsia="zh-CN"/>
          </w:rPr>
          <w:t>，不断</w:t>
        </w:r>
        <w:r w:rsidRPr="00473615">
          <w:rPr>
            <w:rFonts w:ascii="Times New Roman" w:eastAsia="楷体" w:hAnsi="Times New Roman" w:cs="Times New Roman" w:hint="eastAsia"/>
            <w:lang w:val="en-GB" w:eastAsia="zh-CN"/>
          </w:rPr>
          <w:t>变得更小</w:t>
        </w:r>
        <w:r>
          <w:rPr>
            <w:rFonts w:ascii="Times New Roman" w:eastAsia="楷体" w:hAnsi="Times New Roman" w:cs="Times New Roman" w:hint="eastAsia"/>
            <w:lang w:val="en-GB" w:eastAsia="zh-CN"/>
          </w:rPr>
          <w:t>、</w:t>
        </w:r>
        <w:r w:rsidRPr="00473615">
          <w:rPr>
            <w:rFonts w:ascii="Times New Roman" w:eastAsia="楷体" w:hAnsi="Times New Roman" w:cs="Times New Roman" w:hint="eastAsia"/>
            <w:lang w:val="en-GB" w:eastAsia="zh-CN"/>
          </w:rPr>
          <w:t>更智能</w:t>
        </w:r>
        <w:r>
          <w:rPr>
            <w:rFonts w:ascii="Times New Roman" w:eastAsia="楷体" w:hAnsi="Times New Roman" w:cs="Times New Roman" w:hint="eastAsia"/>
            <w:lang w:val="en-GB" w:eastAsia="zh-CN"/>
          </w:rPr>
          <w:t>；</w:t>
        </w:r>
        <w:r w:rsidRPr="00473615">
          <w:rPr>
            <w:rFonts w:ascii="Times New Roman" w:eastAsia="楷体" w:hAnsi="Times New Roman" w:cs="Times New Roman" w:hint="eastAsia"/>
            <w:lang w:val="en-GB" w:eastAsia="zh-CN"/>
          </w:rPr>
          <w:t>我们得以开展前人无法想象的工作</w:t>
        </w:r>
        <w:r>
          <w:rPr>
            <w:rFonts w:ascii="Times New Roman" w:eastAsia="楷体" w:hAnsi="Times New Roman" w:cs="Times New Roman"/>
            <w:lang w:val="en-GB" w:eastAsia="zh-CN"/>
          </w:rPr>
          <w:t>……</w:t>
        </w:r>
        <w:r w:rsidRPr="00047510">
          <w:rPr>
            <w:rFonts w:ascii="Times New Roman" w:eastAsia="楷体" w:hAnsi="Times New Roman" w:cs="Times New Roman" w:hint="eastAsia"/>
            <w:lang w:val="en-GB" w:eastAsia="zh-CN"/>
          </w:rPr>
          <w:t>这一切，皆因我们可以将大型计算机置于一枚小小的芯片上。</w:t>
        </w:r>
      </w:ins>
    </w:p>
    <w:p w14:paraId="1CCD6C27" w14:textId="6CE99CFB" w:rsidR="00BA7753" w:rsidRPr="00FB384C" w:rsidRDefault="00BA7753">
      <w:pPr>
        <w:pStyle w:val="a3"/>
        <w:ind w:leftChars="0" w:left="0" w:firstLineChars="200" w:firstLine="480"/>
        <w:jc w:val="both"/>
        <w:rPr>
          <w:ins w:id="460" w:author="吴敏" w:date="2023-05-10T14:22:00Z"/>
          <w:rFonts w:ascii="Times New Roman" w:eastAsia="楷体" w:hAnsi="Times New Roman" w:cs="Times New Roman"/>
          <w:szCs w:val="24"/>
          <w:lang w:eastAsia="zh-CN"/>
          <w:rPrChange w:id="461" w:author="吴敏" w:date="2023-05-14T00:30:00Z">
            <w:rPr>
              <w:ins w:id="462" w:author="吴敏" w:date="2023-05-10T14:22:00Z"/>
              <w:rFonts w:ascii="Times New Roman" w:eastAsia="楷体" w:hAnsi="Times New Roman" w:cs="Times New Roman"/>
              <w:lang w:val="en-GB" w:eastAsia="zh-CN"/>
            </w:rPr>
          </w:rPrChange>
        </w:rPr>
      </w:pPr>
      <w:ins w:id="463" w:author="吴敏" w:date="2023-05-10T14:22:00Z">
        <w:r w:rsidRPr="00473615">
          <w:rPr>
            <w:rFonts w:ascii="Times New Roman" w:eastAsia="楷体" w:hAnsi="Times New Roman" w:cs="Times New Roman"/>
            <w:szCs w:val="24"/>
            <w:lang w:eastAsia="zh-CN"/>
          </w:rPr>
          <w:t>如今芯片越做越小，越做越精密</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Pr>
            <w:rFonts w:ascii="Times New Roman" w:eastAsia="楷体" w:hAnsi="Times New Roman" w:cs="Times New Roman" w:hint="eastAsia"/>
            <w:szCs w:val="24"/>
            <w:lang w:eastAsia="zh-CN"/>
          </w:rPr>
          <w:t>，所承载的功能却越来越丰富</w:t>
        </w:r>
        <w:r w:rsidRPr="00473615">
          <w:rPr>
            <w:rFonts w:ascii="Times New Roman" w:eastAsia="楷体" w:hAnsi="Times New Roman" w:cs="Times New Roman" w:hint="eastAsia"/>
            <w:szCs w:val="24"/>
            <w:lang w:eastAsia="zh-CN"/>
          </w:rPr>
          <w:t>。</w:t>
        </w:r>
        <w:r w:rsidRPr="00473615">
          <w:rPr>
            <w:rFonts w:ascii="Times New Roman" w:eastAsia="楷体" w:hAnsi="Times New Roman" w:cs="Times New Roman" w:hint="eastAsia"/>
            <w:szCs w:val="24"/>
            <w:lang w:eastAsia="zh-CN"/>
          </w:rPr>
          <w:t>2</w:t>
        </w:r>
        <w:r w:rsidRPr="00473615">
          <w:rPr>
            <w:rFonts w:ascii="Times New Roman" w:eastAsia="楷体" w:hAnsi="Times New Roman" w:cs="Times New Roman"/>
            <w:szCs w:val="24"/>
            <w:lang w:eastAsia="zh-CN"/>
          </w:rPr>
          <w:t>021</w:t>
        </w:r>
        <w:r w:rsidRPr="00473615">
          <w:rPr>
            <w:rFonts w:ascii="Times New Roman" w:eastAsia="楷体" w:hAnsi="Times New Roman" w:cs="Times New Roman" w:hint="eastAsia"/>
            <w:szCs w:val="24"/>
            <w:lang w:eastAsia="zh-CN"/>
          </w:rPr>
          <w:t>年</w:t>
        </w:r>
        <w:r w:rsidRPr="00473615">
          <w:rPr>
            <w:rFonts w:ascii="Times New Roman" w:eastAsia="楷体" w:hAnsi="Times New Roman" w:cs="Times New Roman" w:hint="eastAsia"/>
            <w:szCs w:val="24"/>
            <w:lang w:eastAsia="zh-CN"/>
          </w:rPr>
          <w:t>5</w:t>
        </w:r>
        <w:r w:rsidRPr="00473615">
          <w:rPr>
            <w:rFonts w:ascii="Times New Roman" w:eastAsia="楷体" w:hAnsi="Times New Roman" w:cs="Times New Roman" w:hint="eastAsia"/>
            <w:szCs w:val="24"/>
            <w:lang w:eastAsia="zh-CN"/>
          </w:rPr>
          <w:t>月，美国哥伦比亚大学研发出一枚仅尘埃大小的全功能无线植入式微型传感器芯片电子电路全集成无线植入式微型传感器芯片，总体积不到</w:t>
        </w:r>
        <w:r w:rsidRPr="00473615">
          <w:rPr>
            <w:rFonts w:ascii="Times New Roman" w:eastAsia="楷体" w:hAnsi="Times New Roman" w:cs="Times New Roman" w:hint="eastAsia"/>
            <w:szCs w:val="24"/>
            <w:lang w:eastAsia="zh-CN"/>
          </w:rPr>
          <w:t>0.1</w:t>
        </w:r>
        <w:r w:rsidRPr="00473615">
          <w:rPr>
            <w:rFonts w:ascii="Times New Roman" w:eastAsia="楷体" w:hAnsi="Times New Roman" w:cs="Times New Roman" w:hint="eastAsia"/>
            <w:szCs w:val="24"/>
            <w:lang w:eastAsia="zh-CN"/>
          </w:rPr>
          <w:t>立方毫米，被称作“世界上最小的单芯片系统”。</w:t>
        </w:r>
        <w:r>
          <w:rPr>
            <w:rFonts w:ascii="Times New Roman" w:eastAsia="楷体" w:hAnsi="Times New Roman" w:cs="Times New Roman" w:hint="eastAsia"/>
            <w:szCs w:val="24"/>
            <w:lang w:eastAsia="zh-CN"/>
          </w:rPr>
          <w:t>如今，</w:t>
        </w:r>
        <w:r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声光电热力，都能通过芯片映射到数字世界里</w:t>
        </w:r>
        <w:r w:rsidRPr="000244E1">
          <w:rPr>
            <w:rFonts w:ascii="Times New Roman" w:eastAsia="楷体" w:hAnsi="Times New Roman" w:cs="Times New Roman"/>
            <w:lang w:val="en-GB" w:eastAsia="zh-CN"/>
          </w:rPr>
          <w:t>。</w:t>
        </w:r>
        <w:r>
          <w:rPr>
            <w:rFonts w:ascii="Times New Roman" w:eastAsia="楷体" w:hAnsi="Times New Roman" w:cs="Times New Roman" w:hint="eastAsia"/>
            <w:lang w:val="en-GB" w:eastAsia="zh-CN"/>
          </w:rPr>
          <w:t>一颗小小的</w:t>
        </w:r>
        <w:r w:rsidRPr="000244E1">
          <w:rPr>
            <w:rFonts w:ascii="Times New Roman" w:eastAsia="楷体" w:hAnsi="Times New Roman" w:cs="Times New Roman" w:hint="eastAsia"/>
            <w:lang w:val="en-GB" w:eastAsia="zh-CN"/>
          </w:rPr>
          <w:t>芯</w:t>
        </w:r>
        <w:r w:rsidRPr="000244E1">
          <w:rPr>
            <w:rFonts w:ascii="Times New Roman" w:eastAsia="楷体" w:hAnsi="Times New Roman" w:cs="Times New Roman"/>
            <w:lang w:val="en-GB" w:eastAsia="zh-CN"/>
          </w:rPr>
          <w:t>片</w:t>
        </w:r>
        <w:r>
          <w:rPr>
            <w:rFonts w:ascii="Times New Roman" w:eastAsia="楷体" w:hAnsi="Times New Roman" w:cs="Times New Roman" w:hint="eastAsia"/>
            <w:lang w:val="en-GB" w:eastAsia="zh-CN"/>
          </w:rPr>
          <w:t>里，包含了</w:t>
        </w:r>
        <w:r w:rsidRPr="000244E1">
          <w:rPr>
            <w:rFonts w:ascii="Times New Roman" w:eastAsia="楷体" w:hAnsi="Times New Roman" w:cs="Times New Roman"/>
            <w:lang w:val="en-GB" w:eastAsia="zh-CN"/>
          </w:rPr>
          <w:t>一个庞大的数字世界。</w:t>
        </w:r>
      </w:ins>
    </w:p>
    <w:p w14:paraId="35425047" w14:textId="4E65DFA0" w:rsidR="00CC5BB5" w:rsidRPr="0071503D" w:rsidRDefault="00CC5BB5">
      <w:pPr>
        <w:pStyle w:val="a3"/>
        <w:ind w:leftChars="0" w:left="0" w:firstLineChars="200" w:firstLine="480"/>
        <w:jc w:val="both"/>
        <w:rPr>
          <w:ins w:id="464" w:author="吴敏" w:date="2023-05-13T21:53:00Z"/>
          <w:rFonts w:ascii="Times New Roman" w:eastAsia="楷体" w:hAnsi="Times New Roman" w:cs="Times New Roman"/>
          <w:szCs w:val="24"/>
          <w:lang w:eastAsia="zh-CN"/>
        </w:rPr>
      </w:pPr>
      <w:ins w:id="465" w:author="吴敏" w:date="2023-05-13T21:53:00Z">
        <w:r w:rsidRPr="00CC5BB5">
          <w:rPr>
            <w:rFonts w:ascii="Times New Roman" w:eastAsia="楷体" w:hAnsi="Times New Roman" w:cs="Times New Roman"/>
            <w:szCs w:val="24"/>
            <w:lang w:eastAsia="zh-CN"/>
          </w:rPr>
          <w:lastRenderedPageBreak/>
          <w:t>根据哈佛大学</w:t>
        </w:r>
        <w:r w:rsidRPr="00CC5BB5">
          <w:rPr>
            <w:rFonts w:ascii="Times New Roman" w:eastAsia="楷体" w:hAnsi="Times New Roman" w:cs="Times New Roman"/>
            <w:szCs w:val="24"/>
            <w:lang w:eastAsia="zh-CN"/>
          </w:rPr>
          <w:t>George Church</w:t>
        </w:r>
        <w:r w:rsidRPr="00CC5BB5">
          <w:rPr>
            <w:rFonts w:ascii="Times New Roman" w:eastAsia="楷体" w:hAnsi="Times New Roman" w:cs="Times New Roman"/>
            <w:szCs w:val="24"/>
            <w:lang w:eastAsia="zh-CN"/>
          </w:rPr>
          <w:t>及其同事于</w:t>
        </w:r>
        <w:r w:rsidRPr="00CC5BB5">
          <w:rPr>
            <w:rFonts w:ascii="Times New Roman" w:eastAsia="楷体" w:hAnsi="Times New Roman" w:cs="Times New Roman"/>
            <w:szCs w:val="24"/>
            <w:lang w:eastAsia="zh-CN"/>
          </w:rPr>
          <w:t>2016</w:t>
        </w:r>
        <w:r w:rsidRPr="00CC5BB5">
          <w:rPr>
            <w:rFonts w:ascii="Times New Roman" w:eastAsia="楷体" w:hAnsi="Times New Roman" w:cs="Times New Roman"/>
            <w:szCs w:val="24"/>
            <w:lang w:eastAsia="zh-CN"/>
          </w:rPr>
          <w:t>年发表在</w:t>
        </w:r>
        <w:r w:rsidRPr="00CC5BB5">
          <w:rPr>
            <w:rFonts w:ascii="Times New Roman" w:eastAsia="楷体" w:hAnsi="Times New Roman" w:cs="Times New Roman"/>
            <w:szCs w:val="24"/>
            <w:lang w:eastAsia="zh-CN"/>
          </w:rPr>
          <w:t>“Nature Materials”</w:t>
        </w:r>
        <w:r w:rsidRPr="00CC5BB5">
          <w:rPr>
            <w:rFonts w:ascii="Times New Roman" w:eastAsia="楷体" w:hAnsi="Times New Roman" w:cs="Times New Roman"/>
            <w:szCs w:val="24"/>
            <w:lang w:eastAsia="zh-CN"/>
          </w:rPr>
          <w:t>杂志上的计算，简单的大肠杆菌的</w:t>
        </w:r>
      </w:ins>
      <w:ins w:id="466" w:author="吴敏" w:date="2023-05-13T21:54:00Z">
        <w:r w:rsidR="0057499F">
          <w:rPr>
            <w:rFonts w:ascii="Times New Roman" w:eastAsia="楷体" w:hAnsi="Times New Roman" w:cs="Times New Roman" w:hint="eastAsia"/>
            <w:szCs w:val="24"/>
            <w:lang w:eastAsia="zh-CN"/>
          </w:rPr>
          <w:t>数据</w:t>
        </w:r>
      </w:ins>
      <w:ins w:id="467" w:author="吴敏" w:date="2023-05-13T21:53:00Z">
        <w:r w:rsidRPr="00CC5BB5">
          <w:rPr>
            <w:rFonts w:ascii="Times New Roman" w:eastAsia="楷体" w:hAnsi="Times New Roman" w:cs="Times New Roman"/>
            <w:szCs w:val="24"/>
            <w:lang w:eastAsia="zh-CN"/>
          </w:rPr>
          <w:t>存储密度约为每立方厘米</w:t>
        </w:r>
      </w:ins>
      <m:oMath>
        <m:sSup>
          <m:sSupPr>
            <m:ctrlPr>
              <w:ins w:id="468" w:author="吴敏" w:date="2023-05-13T21:54:00Z">
                <w:rPr>
                  <w:rFonts w:ascii="Cambria Math" w:eastAsia="楷体" w:hAnsi="Cambria Math" w:cs="Times New Roman"/>
                  <w:i/>
                  <w:szCs w:val="24"/>
                  <w:lang w:eastAsia="zh-CN"/>
                </w:rPr>
              </w:ins>
            </m:ctrlPr>
          </m:sSupPr>
          <m:e>
            <m:r>
              <w:ins w:id="469" w:author="吴敏" w:date="2023-05-13T21:54:00Z">
                <w:rPr>
                  <w:rFonts w:ascii="Cambria Math" w:eastAsia="楷体" w:hAnsi="Cambria Math" w:cs="Times New Roman"/>
                  <w:szCs w:val="24"/>
                  <w:lang w:eastAsia="zh-CN"/>
                </w:rPr>
                <m:t>10</m:t>
              </w:ins>
            </m:r>
          </m:e>
          <m:sup>
            <m:r>
              <w:ins w:id="470" w:author="吴敏" w:date="2023-05-13T21:54:00Z">
                <w:rPr>
                  <w:rFonts w:ascii="Cambria Math" w:eastAsia="楷体" w:hAnsi="Cambria Math" w:cs="Times New Roman"/>
                  <w:szCs w:val="24"/>
                  <w:lang w:eastAsia="zh-CN"/>
                </w:rPr>
                <m:t>19</m:t>
              </w:ins>
            </m:r>
          </m:sup>
        </m:sSup>
      </m:oMath>
      <w:ins w:id="471" w:author="吴敏" w:date="2023-05-13T21:53:00Z">
        <w:r w:rsidRPr="00CC5BB5">
          <w:rPr>
            <w:rFonts w:ascii="Times New Roman" w:eastAsia="楷体" w:hAnsi="Times New Roman" w:cs="Times New Roman"/>
            <w:szCs w:val="24"/>
            <w:lang w:eastAsia="zh-CN"/>
          </w:rPr>
          <w:t>比特</w:t>
        </w:r>
        <w:r>
          <w:rPr>
            <w:rFonts w:ascii="Times New Roman" w:eastAsia="楷体" w:hAnsi="Times New Roman" w:cs="Times New Roman" w:hint="eastAsia"/>
            <w:szCs w:val="24"/>
            <w:lang w:eastAsia="zh-CN"/>
          </w:rPr>
          <w:t>，</w:t>
        </w:r>
      </w:ins>
      <w:ins w:id="472" w:author="吴敏" w:date="2023-05-13T21:55:00Z">
        <w:r w:rsidR="0057499F">
          <w:rPr>
            <w:rFonts w:ascii="Times New Roman" w:eastAsia="楷体" w:hAnsi="Times New Roman" w:cs="Times New Roman" w:hint="eastAsia"/>
            <w:szCs w:val="24"/>
            <w:lang w:eastAsia="zh-CN"/>
          </w:rPr>
          <w:t>以此</w:t>
        </w:r>
      </w:ins>
      <w:ins w:id="473" w:author="吴敏" w:date="2023-05-13T21:53:00Z">
        <w:r w:rsidRPr="00CC5BB5">
          <w:rPr>
            <w:rFonts w:ascii="Times New Roman" w:eastAsia="楷体" w:hAnsi="Times New Roman" w:cs="Times New Roman"/>
            <w:szCs w:val="24"/>
            <w:lang w:eastAsia="zh-CN"/>
          </w:rPr>
          <w:t>密度</w:t>
        </w:r>
      </w:ins>
      <w:ins w:id="474" w:author="吴敏" w:date="2023-05-13T21:55:00Z">
        <w:r w:rsidR="0057499F">
          <w:rPr>
            <w:rFonts w:ascii="Times New Roman" w:eastAsia="楷体" w:hAnsi="Times New Roman" w:cs="Times New Roman" w:hint="eastAsia"/>
            <w:szCs w:val="24"/>
            <w:lang w:eastAsia="zh-CN"/>
          </w:rPr>
          <w:t>换算</w:t>
        </w:r>
      </w:ins>
      <w:ins w:id="475" w:author="吴敏" w:date="2023-05-13T21:53:00Z">
        <w:r w:rsidRPr="00CC5BB5">
          <w:rPr>
            <w:rFonts w:ascii="Times New Roman" w:eastAsia="楷体" w:hAnsi="Times New Roman" w:cs="Times New Roman"/>
            <w:szCs w:val="24"/>
            <w:lang w:eastAsia="zh-CN"/>
          </w:rPr>
          <w:t>，一</w:t>
        </w:r>
        <w:r>
          <w:rPr>
            <w:rFonts w:ascii="Times New Roman" w:eastAsia="楷体" w:hAnsi="Times New Roman" w:cs="Times New Roman" w:hint="eastAsia"/>
            <w:szCs w:val="24"/>
            <w:lang w:eastAsia="zh-CN"/>
          </w:rPr>
          <w:t>立方米</w:t>
        </w:r>
        <w:r w:rsidRPr="00CC5BB5">
          <w:rPr>
            <w:rFonts w:ascii="Times New Roman" w:eastAsia="楷体" w:hAnsi="Times New Roman" w:cs="Times New Roman"/>
            <w:szCs w:val="24"/>
            <w:lang w:eastAsia="zh-CN"/>
          </w:rPr>
          <w:t>的</w:t>
        </w:r>
        <w:r w:rsidRPr="00CC5BB5">
          <w:rPr>
            <w:rFonts w:ascii="Times New Roman" w:eastAsia="楷体" w:hAnsi="Times New Roman" w:cs="Times New Roman"/>
            <w:szCs w:val="24"/>
            <w:lang w:eastAsia="zh-CN"/>
          </w:rPr>
          <w:t>DNA</w:t>
        </w:r>
        <w:r w:rsidRPr="00CC5BB5">
          <w:rPr>
            <w:rFonts w:ascii="Times New Roman" w:eastAsia="楷体" w:hAnsi="Times New Roman" w:cs="Times New Roman"/>
            <w:szCs w:val="24"/>
            <w:lang w:eastAsia="zh-CN"/>
          </w:rPr>
          <w:t>可以满足全世界一年的数据储存需求。</w:t>
        </w:r>
      </w:ins>
    </w:p>
    <w:p w14:paraId="4C0E70C9" w14:textId="2D1E6EF5" w:rsidR="00CC5BB5" w:rsidRPr="00473615" w:rsidRDefault="0057499F">
      <w:pPr>
        <w:pStyle w:val="a3"/>
        <w:ind w:leftChars="0" w:left="0" w:firstLineChars="200" w:firstLine="480"/>
        <w:jc w:val="both"/>
        <w:rPr>
          <w:ins w:id="476" w:author="吴敏" w:date="2023-05-13T21:53:00Z"/>
          <w:rFonts w:ascii="Times New Roman" w:eastAsia="楷体" w:hAnsi="Times New Roman" w:cs="Times New Roman"/>
          <w:szCs w:val="24"/>
          <w:lang w:eastAsia="zh-CN"/>
        </w:rPr>
      </w:pPr>
      <w:ins w:id="477" w:author="吴敏" w:date="2023-05-13T21:54:00Z">
        <w:r>
          <w:rPr>
            <w:rFonts w:ascii="Times New Roman" w:eastAsia="楷体" w:hAnsi="Times New Roman" w:cs="Times New Roman" w:hint="eastAsia"/>
            <w:szCs w:val="24"/>
            <w:lang w:eastAsia="zh-CN"/>
          </w:rPr>
          <w:t>（</w:t>
        </w:r>
      </w:ins>
      <w:proofErr w:type="spellStart"/>
      <w:ins w:id="478" w:author="吴敏" w:date="2023-05-13T21:53:00Z">
        <w:r w:rsidR="00CC5BB5">
          <w:rPr>
            <w:rFonts w:ascii="Times New Roman" w:eastAsia="楷体" w:hAnsi="Times New Roman" w:cs="Times New Roman" w:hint="eastAsia"/>
            <w:szCs w:val="24"/>
            <w:lang w:eastAsia="zh-CN"/>
          </w:rPr>
          <w:t>ChatGPT</w:t>
        </w:r>
        <w:proofErr w:type="spellEnd"/>
        <w:r w:rsidR="00CC5BB5">
          <w:rPr>
            <w:rFonts w:ascii="Times New Roman" w:eastAsia="楷体" w:hAnsi="Times New Roman" w:cs="Times New Roman" w:hint="eastAsia"/>
            <w:szCs w:val="24"/>
            <w:lang w:eastAsia="zh-CN"/>
          </w:rPr>
          <w:t>的例子</w:t>
        </w:r>
      </w:ins>
      <w:ins w:id="479" w:author="吴敏" w:date="2023-05-13T21:54:00Z">
        <w:r>
          <w:rPr>
            <w:rFonts w:ascii="Times New Roman" w:eastAsia="楷体" w:hAnsi="Times New Roman" w:cs="Times New Roman" w:hint="eastAsia"/>
            <w:szCs w:val="24"/>
            <w:lang w:eastAsia="zh-CN"/>
          </w:rPr>
          <w:t>？）</w:t>
        </w:r>
      </w:ins>
    </w:p>
    <w:p w14:paraId="0FBAD55C" w14:textId="77777777" w:rsidR="00BA7753" w:rsidRPr="00BB0D7E" w:rsidRDefault="00BA7753">
      <w:pPr>
        <w:pStyle w:val="a3"/>
        <w:ind w:leftChars="0" w:left="0" w:firstLineChars="200" w:firstLine="480"/>
        <w:jc w:val="both"/>
        <w:rPr>
          <w:ins w:id="480" w:author="吴敏" w:date="2023-05-10T14:22:00Z"/>
          <w:rFonts w:ascii="Times New Roman" w:eastAsia="楷体" w:hAnsi="Times New Roman" w:cs="Times New Roman"/>
          <w:lang w:val="en-GB" w:eastAsia="zh-CN"/>
        </w:rPr>
      </w:pPr>
      <w:ins w:id="481" w:author="吴敏" w:date="2023-05-10T14:22:00Z">
        <w:r w:rsidRPr="005C55FF">
          <w:rPr>
            <w:rFonts w:ascii="Times New Roman" w:eastAsia="楷体" w:hAnsi="Times New Roman" w:cs="Times New Roman" w:hint="eastAsia"/>
            <w:szCs w:val="24"/>
            <w:lang w:eastAsia="zh-CN"/>
          </w:rPr>
          <w:t>宇宙的真空并</w:t>
        </w:r>
        <w:r>
          <w:rPr>
            <w:rFonts w:ascii="Times New Roman" w:eastAsia="楷体" w:hAnsi="Times New Roman" w:cs="Times New Roman" w:hint="eastAsia"/>
            <w:szCs w:val="24"/>
            <w:lang w:eastAsia="zh-CN"/>
          </w:rPr>
          <w:t>非空无一物。</w:t>
        </w:r>
        <w:r w:rsidRPr="00E86440">
          <w:rPr>
            <w:rFonts w:ascii="Times New Roman" w:eastAsia="楷体" w:hAnsi="Times New Roman" w:cs="Times New Roman"/>
          </w:rPr>
          <w:t>宇宙中充满了辐射能量，各种各样的宇宙射线，及各种频率的电磁波。</w:t>
        </w:r>
        <w:r w:rsidRPr="005C55FF">
          <w:rPr>
            <w:rFonts w:ascii="Times New Roman" w:eastAsia="楷体" w:hAnsi="Times New Roman" w:cs="Times New Roman" w:hint="eastAsia"/>
            <w:szCs w:val="24"/>
            <w:lang w:eastAsia="zh-CN"/>
          </w:rPr>
          <w:t>空间中不仅存在着</w:t>
        </w:r>
        <w:r>
          <w:rPr>
            <w:rFonts w:ascii="Times New Roman" w:eastAsia="楷体" w:hAnsi="Times New Roman" w:cs="Times New Roman" w:hint="eastAsia"/>
            <w:szCs w:val="24"/>
            <w:lang w:eastAsia="zh-CN"/>
          </w:rPr>
          <w:t>各种场</w:t>
        </w:r>
        <w:r>
          <w:rPr>
            <w:rFonts w:ascii="Times New Roman" w:eastAsia="楷体" w:hAnsi="Times New Roman" w:cs="Times New Roman" w:hint="eastAsia"/>
          </w:rPr>
          <w:t>，</w:t>
        </w:r>
        <w:r w:rsidRPr="00E86440">
          <w:rPr>
            <w:rFonts w:ascii="Times New Roman" w:eastAsia="楷体" w:hAnsi="Times New Roman" w:cs="Times New Roman" w:hint="eastAsia"/>
          </w:rPr>
          <w:t>还存在着</w:t>
        </w:r>
        <w:r w:rsidRPr="00E86440">
          <w:rPr>
            <w:rFonts w:ascii="Times New Roman" w:eastAsia="楷体" w:hAnsi="Times New Roman" w:cs="Times New Roman" w:hint="eastAsia"/>
          </w:rPr>
          <w:t>9</w:t>
        </w:r>
        <w:r>
          <w:rPr>
            <w:rFonts w:ascii="Times New Roman" w:eastAsia="楷体" w:hAnsi="Times New Roman" w:cs="Times New Roman"/>
          </w:rPr>
          <w:t>6</w:t>
        </w:r>
        <w:r w:rsidRPr="00E86440">
          <w:rPr>
            <w:rFonts w:ascii="Times New Roman" w:eastAsia="楷体" w:hAnsi="Times New Roman" w:cs="Times New Roman" w:hint="eastAsia"/>
          </w:rPr>
          <w:t>%</w:t>
        </w:r>
        <w:r w:rsidRPr="00E86440">
          <w:rPr>
            <w:rFonts w:ascii="Times New Roman" w:eastAsia="楷体" w:hAnsi="Times New Roman" w:cs="Times New Roman" w:hint="eastAsia"/>
          </w:rPr>
          <w:t>以上</w:t>
        </w:r>
        <w:r w:rsidRPr="00E86440">
          <w:rPr>
            <w:rFonts w:ascii="Times New Roman" w:eastAsia="楷体" w:hAnsi="Times New Roman" w:cs="Times New Roman" w:hint="eastAsia"/>
            <w:lang w:eastAsia="zh-CN"/>
          </w:rPr>
          <w:t>我们</w:t>
        </w:r>
        <w:r>
          <w:rPr>
            <w:rFonts w:ascii="Times New Roman" w:eastAsia="楷体" w:hAnsi="Times New Roman" w:cs="Times New Roman" w:hint="eastAsia"/>
          </w:rPr>
          <w:t>观测</w:t>
        </w:r>
        <w:r w:rsidRPr="00E86440">
          <w:rPr>
            <w:rFonts w:ascii="Times New Roman" w:eastAsia="楷体" w:hAnsi="Times New Roman" w:cs="Times New Roman" w:hint="eastAsia"/>
          </w:rPr>
          <w:t>不到</w:t>
        </w:r>
        <w:r>
          <w:rPr>
            <w:rFonts w:ascii="Times New Roman" w:eastAsia="楷体" w:hAnsi="Times New Roman" w:cs="Times New Roman" w:hint="eastAsia"/>
          </w:rPr>
          <w:t>的</w:t>
        </w:r>
        <w:r w:rsidRPr="00E86440">
          <w:rPr>
            <w:rFonts w:ascii="Times New Roman" w:eastAsia="楷体" w:hAnsi="Times New Roman" w:cs="Times New Roman" w:hint="eastAsia"/>
          </w:rPr>
          <w:t>暗物质和暗能量</w:t>
        </w:r>
        <w:r>
          <w:rPr>
            <w:rFonts w:ascii="Times New Roman" w:eastAsia="楷体" w:hAnsi="Times New Roman" w:cs="Times New Roman" w:hint="eastAsia"/>
          </w:rPr>
          <w:t>。这些暗物质弥漫在整个空间中，大量、成吨重的暗物质</w:t>
        </w:r>
        <w:r w:rsidRPr="00BD53A4">
          <w:rPr>
            <w:rFonts w:ascii="Times New Roman" w:eastAsia="楷体" w:hAnsi="Times New Roman" w:cs="Times New Roman" w:hint="eastAsia"/>
          </w:rPr>
          <w:t>此刻正穿过我们的身体，但由于</w:t>
        </w:r>
        <w:r>
          <w:rPr>
            <w:rFonts w:ascii="Times New Roman" w:eastAsia="楷体" w:hAnsi="Times New Roman" w:cs="Times New Roman" w:hint="eastAsia"/>
          </w:rPr>
          <w:t>暗物质与我们之间没有强相互作用，没有电磁作用，所以我们感受不到。</w:t>
        </w:r>
      </w:ins>
    </w:p>
    <w:p w14:paraId="0D97DEF3" w14:textId="77777777" w:rsidR="00BA7753" w:rsidRPr="005C55FF" w:rsidRDefault="00BA7753">
      <w:pPr>
        <w:pStyle w:val="a3"/>
        <w:ind w:leftChars="0" w:left="0" w:firstLineChars="200" w:firstLine="480"/>
        <w:jc w:val="both"/>
        <w:rPr>
          <w:ins w:id="482" w:author="吴敏" w:date="2023-05-10T14:22:00Z"/>
          <w:rFonts w:ascii="Times New Roman" w:eastAsia="楷体" w:hAnsi="Times New Roman" w:cs="Times New Roman"/>
          <w:szCs w:val="24"/>
          <w:lang w:eastAsia="zh-CN"/>
        </w:rPr>
      </w:pPr>
      <w:ins w:id="483" w:author="吴敏" w:date="2023-05-10T14:22:00Z">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宇宙可能的最低能态，部分能量就可能保留下来。麦克莱曾计算出，大小相当于一个质子的真空区所含的能量可能与整个宇宙中所有物质所含的能量一样多。</w:t>
        </w:r>
      </w:ins>
    </w:p>
    <w:p w14:paraId="4722B7C5" w14:textId="59384903" w:rsidR="00292512" w:rsidRDefault="00BA7753" w:rsidP="00E4298D">
      <w:pPr>
        <w:pStyle w:val="a3"/>
        <w:ind w:leftChars="0" w:left="0" w:firstLineChars="200" w:firstLine="480"/>
        <w:jc w:val="both"/>
        <w:rPr>
          <w:ins w:id="484" w:author="吴敏" w:date="2023-05-14T00:30:00Z"/>
          <w:rFonts w:ascii="Times New Roman" w:eastAsia="楷体" w:hAnsi="Times New Roman" w:cs="Times New Roman"/>
          <w:szCs w:val="24"/>
          <w:lang w:eastAsia="zh-CN"/>
        </w:rPr>
      </w:pPr>
      <w:ins w:id="485" w:author="吴敏" w:date="2023-05-10T14:22:00Z">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w:t>
        </w:r>
        <w:r w:rsidRPr="00E17EE9">
          <w:rPr>
            <w:rFonts w:ascii="Times New Roman" w:eastAsia="楷体" w:hAnsi="Times New Roman" w:cs="Times New Roman"/>
          </w:rPr>
          <w:t>息</w:t>
        </w:r>
        <w:r w:rsidRPr="00E17EE9">
          <w:rPr>
            <w:rFonts w:ascii="Times New Roman" w:eastAsia="楷体" w:hAnsi="Times New Roman" w:cs="Times New Roman" w:hint="eastAsia"/>
          </w:rPr>
          <w:t>和</w:t>
        </w:r>
        <w:r w:rsidRPr="00E17EE9">
          <w:rPr>
            <w:rFonts w:ascii="Times New Roman" w:eastAsia="楷体" w:hAnsi="Times New Roman" w:cs="Times New Roman"/>
          </w:rPr>
          <w:t>状态，</w:t>
        </w:r>
        <w:r w:rsidRPr="00116A80">
          <w:rPr>
            <w:rFonts w:ascii="Times New Roman" w:eastAsia="楷体" w:hAnsi="Times New Roman" w:cs="Times New Roman"/>
            <w:szCs w:val="24"/>
            <w:lang w:eastAsia="zh-CN"/>
          </w:rPr>
          <w:t>它才可以显化所有的东西</w:t>
        </w:r>
        <w:r>
          <w:rPr>
            <w:rFonts w:ascii="Times New Roman" w:eastAsia="楷体" w:hAnsi="Times New Roman" w:cs="Times New Roman" w:hint="eastAsia"/>
            <w:szCs w:val="24"/>
            <w:lang w:eastAsia="zh-CN"/>
          </w:rPr>
          <w:t>。</w:t>
        </w:r>
      </w:ins>
      <w:ins w:id="486" w:author="吴敏" w:date="2023-05-14T00:19:00Z">
        <w:r w:rsidR="00292512">
          <w:rPr>
            <w:rFonts w:ascii="Times New Roman" w:eastAsia="楷体" w:hAnsi="Times New Roman" w:cs="Times New Roman" w:hint="eastAsia"/>
            <w:szCs w:val="24"/>
            <w:lang w:eastAsia="zh-CN"/>
          </w:rPr>
          <w:t>宇宙中的恒星、</w:t>
        </w:r>
      </w:ins>
      <w:ins w:id="487" w:author="吴敏" w:date="2023-05-14T00:20:00Z">
        <w:r w:rsidR="00292512">
          <w:rPr>
            <w:rFonts w:ascii="Times New Roman" w:eastAsia="楷体" w:hAnsi="Times New Roman" w:cs="Times New Roman" w:hint="eastAsia"/>
            <w:szCs w:val="24"/>
            <w:lang w:eastAsia="zh-CN"/>
          </w:rPr>
          <w:t>行星都是由</w:t>
        </w:r>
        <w:r w:rsidR="00292512">
          <w:rPr>
            <w:rFonts w:ascii="Times New Roman" w:eastAsia="楷体" w:hAnsi="Times New Roman" w:cs="Times New Roman" w:hint="eastAsia"/>
            <w:szCs w:val="24"/>
            <w:lang w:eastAsia="zh-CN"/>
          </w:rPr>
          <w:t>T</w:t>
        </w:r>
        <w:r w:rsidR="00292512">
          <w:rPr>
            <w:rFonts w:ascii="Times New Roman" w:eastAsia="楷体" w:hAnsi="Times New Roman" w:cs="Times New Roman"/>
            <w:szCs w:val="24"/>
            <w:lang w:eastAsia="zh-CN"/>
          </w:rPr>
          <w:t xml:space="preserve">he one </w:t>
        </w:r>
        <w:r w:rsidR="00292512">
          <w:rPr>
            <w:rFonts w:ascii="Times New Roman" w:eastAsia="楷体" w:hAnsi="Times New Roman" w:cs="Times New Roman" w:hint="eastAsia"/>
            <w:szCs w:val="24"/>
            <w:lang w:eastAsia="zh-CN"/>
          </w:rPr>
          <w:t>所显化而产生的。</w:t>
        </w:r>
      </w:ins>
    </w:p>
    <w:p w14:paraId="1ECD7582" w14:textId="77777777" w:rsidR="00FB384C" w:rsidRDefault="00FB384C" w:rsidP="00FB384C">
      <w:pPr>
        <w:pStyle w:val="a3"/>
        <w:ind w:leftChars="0" w:left="0" w:firstLineChars="200" w:firstLine="480"/>
        <w:jc w:val="both"/>
        <w:rPr>
          <w:ins w:id="488" w:author="吴敏" w:date="2023-05-14T00:36:00Z"/>
          <w:rFonts w:ascii="Times New Roman" w:eastAsia="楷体" w:hAnsi="Times New Roman" w:cs="Times New Roman"/>
          <w:szCs w:val="24"/>
          <w:lang w:eastAsia="zh-CN"/>
        </w:rPr>
      </w:pPr>
      <w:ins w:id="489" w:author="吴敏" w:date="2023-05-14T00:30:00Z">
        <w:r>
          <w:rPr>
            <w:rFonts w:ascii="Times New Roman" w:eastAsia="楷体" w:hAnsi="Times New Roman" w:cs="Times New Roman" w:hint="eastAsia"/>
            <w:szCs w:val="24"/>
            <w:lang w:eastAsia="zh-CN"/>
          </w:rPr>
          <w:t>我们</w:t>
        </w:r>
      </w:ins>
      <w:ins w:id="490" w:author="吴敏" w:date="2023-05-14T00:32:00Z">
        <w:r>
          <w:rPr>
            <w:rFonts w:ascii="Times New Roman" w:eastAsia="楷体" w:hAnsi="Times New Roman" w:cs="Times New Roman" w:hint="eastAsia"/>
            <w:szCs w:val="24"/>
            <w:lang w:eastAsia="zh-CN"/>
          </w:rPr>
          <w:t>之所以</w:t>
        </w:r>
      </w:ins>
      <w:ins w:id="491" w:author="吴敏" w:date="2023-05-14T00:30:00Z">
        <w:r>
          <w:rPr>
            <w:rFonts w:ascii="Times New Roman" w:eastAsia="楷体" w:hAnsi="Times New Roman" w:cs="Times New Roman" w:hint="eastAsia"/>
            <w:szCs w:val="24"/>
            <w:lang w:eastAsia="zh-CN"/>
          </w:rPr>
          <w:t>能看到</w:t>
        </w:r>
      </w:ins>
      <w:ins w:id="492" w:author="吴敏" w:date="2023-05-14T00:31:00Z">
        <w:r>
          <w:rPr>
            <w:rFonts w:ascii="Times New Roman" w:eastAsia="楷体" w:hAnsi="Times New Roman" w:cs="Times New Roman" w:hint="eastAsia"/>
            <w:szCs w:val="24"/>
            <w:lang w:eastAsia="zh-CN"/>
          </w:rPr>
          <w:t>外在的一个物体，是因为</w:t>
        </w:r>
      </w:ins>
      <w:ins w:id="493" w:author="吴敏" w:date="2023-05-14T00:33:00Z">
        <w:r>
          <w:rPr>
            <w:rFonts w:ascii="Times New Roman" w:eastAsia="楷体" w:hAnsi="Times New Roman" w:cs="Times New Roman" w:hint="eastAsia"/>
            <w:szCs w:val="24"/>
            <w:lang w:eastAsia="zh-CN"/>
          </w:rPr>
          <w:t>我们的内在原本就包含这个物体的信息，包括形状、颜色、形态等。当</w:t>
        </w:r>
      </w:ins>
      <w:ins w:id="494" w:author="吴敏" w:date="2023-05-14T00:31:00Z">
        <w:r>
          <w:rPr>
            <w:rFonts w:ascii="Times New Roman" w:eastAsia="楷体" w:hAnsi="Times New Roman" w:cs="Times New Roman" w:hint="eastAsia"/>
            <w:szCs w:val="24"/>
            <w:lang w:eastAsia="zh-CN"/>
          </w:rPr>
          <w:t>可见光携带这个物体的信息</w:t>
        </w:r>
      </w:ins>
      <w:ins w:id="495" w:author="吴敏" w:date="2023-05-14T00:32:00Z">
        <w:r>
          <w:rPr>
            <w:rFonts w:ascii="Times New Roman" w:eastAsia="楷体" w:hAnsi="Times New Roman" w:cs="Times New Roman" w:hint="eastAsia"/>
            <w:szCs w:val="24"/>
            <w:lang w:eastAsia="zh-CN"/>
          </w:rPr>
          <w:t>到达我们的</w:t>
        </w:r>
      </w:ins>
      <w:ins w:id="496" w:author="吴敏" w:date="2023-05-14T00:31:00Z">
        <w:r>
          <w:rPr>
            <w:rFonts w:ascii="Times New Roman" w:eastAsia="楷体" w:hAnsi="Times New Roman" w:cs="Times New Roman" w:hint="eastAsia"/>
            <w:szCs w:val="24"/>
            <w:lang w:eastAsia="zh-CN"/>
          </w:rPr>
          <w:t>眼睛</w:t>
        </w:r>
      </w:ins>
      <w:ins w:id="497" w:author="吴敏" w:date="2023-05-14T00:33:00Z">
        <w:r>
          <w:rPr>
            <w:rFonts w:ascii="Times New Roman" w:eastAsia="楷体" w:hAnsi="Times New Roman" w:cs="Times New Roman" w:hint="eastAsia"/>
            <w:szCs w:val="24"/>
            <w:lang w:eastAsia="zh-CN"/>
          </w:rPr>
          <w:t>时</w:t>
        </w:r>
      </w:ins>
      <w:ins w:id="498" w:author="吴敏" w:date="2023-05-14T00:32:00Z">
        <w:r>
          <w:rPr>
            <w:rFonts w:ascii="Times New Roman" w:eastAsia="楷体" w:hAnsi="Times New Roman" w:cs="Times New Roman" w:hint="eastAsia"/>
            <w:szCs w:val="24"/>
            <w:lang w:eastAsia="zh-CN"/>
          </w:rPr>
          <w:t>，我们的</w:t>
        </w:r>
      </w:ins>
      <w:ins w:id="499" w:author="吴敏" w:date="2023-05-14T00:31:00Z">
        <w:r>
          <w:rPr>
            <w:rFonts w:ascii="Times New Roman" w:eastAsia="楷体" w:hAnsi="Times New Roman" w:cs="Times New Roman" w:hint="eastAsia"/>
            <w:szCs w:val="24"/>
            <w:lang w:eastAsia="zh-CN"/>
          </w:rPr>
          <w:t>神经</w:t>
        </w:r>
      </w:ins>
      <w:ins w:id="500" w:author="吴敏" w:date="2023-05-14T00:32:00Z">
        <w:r>
          <w:rPr>
            <w:rFonts w:ascii="Times New Roman" w:eastAsia="楷体" w:hAnsi="Times New Roman" w:cs="Times New Roman" w:hint="eastAsia"/>
            <w:szCs w:val="24"/>
            <w:lang w:eastAsia="zh-CN"/>
          </w:rPr>
          <w:t>系统</w:t>
        </w:r>
      </w:ins>
      <w:ins w:id="501" w:author="吴敏" w:date="2023-05-14T00:33:00Z">
        <w:r>
          <w:rPr>
            <w:rFonts w:ascii="Times New Roman" w:eastAsia="楷体" w:hAnsi="Times New Roman" w:cs="Times New Roman" w:hint="eastAsia"/>
            <w:szCs w:val="24"/>
            <w:lang w:eastAsia="zh-CN"/>
          </w:rPr>
          <w:t>将外在</w:t>
        </w:r>
      </w:ins>
      <w:ins w:id="502" w:author="吴敏" w:date="2023-05-14T00:34:00Z">
        <w:r>
          <w:rPr>
            <w:rFonts w:ascii="Times New Roman" w:eastAsia="楷体" w:hAnsi="Times New Roman" w:cs="Times New Roman" w:hint="eastAsia"/>
            <w:szCs w:val="24"/>
            <w:lang w:eastAsia="zh-CN"/>
          </w:rPr>
          <w:t>物体的</w:t>
        </w:r>
      </w:ins>
      <w:ins w:id="503" w:author="吴敏" w:date="2023-05-14T00:33:00Z">
        <w:r>
          <w:rPr>
            <w:rFonts w:ascii="Times New Roman" w:eastAsia="楷体" w:hAnsi="Times New Roman" w:cs="Times New Roman" w:hint="eastAsia"/>
            <w:szCs w:val="24"/>
            <w:lang w:eastAsia="zh-CN"/>
          </w:rPr>
          <w:t>信息</w:t>
        </w:r>
      </w:ins>
      <w:ins w:id="504" w:author="吴敏" w:date="2023-05-14T00:32:00Z">
        <w:r>
          <w:rPr>
            <w:rFonts w:ascii="Times New Roman" w:eastAsia="楷体" w:hAnsi="Times New Roman" w:cs="Times New Roman" w:hint="eastAsia"/>
            <w:szCs w:val="24"/>
            <w:lang w:eastAsia="zh-CN"/>
          </w:rPr>
          <w:t>加以显化</w:t>
        </w:r>
      </w:ins>
      <w:ins w:id="505" w:author="吴敏" w:date="2023-05-14T00:34:00Z">
        <w:r>
          <w:rPr>
            <w:rFonts w:ascii="Times New Roman" w:eastAsia="楷体" w:hAnsi="Times New Roman" w:cs="Times New Roman" w:hint="eastAsia"/>
            <w:szCs w:val="24"/>
            <w:lang w:eastAsia="zh-CN"/>
          </w:rPr>
          <w:t>而已，换句话说，我们之所以能够“看见”，是因为我们的眼睛以及神经系统中含有</w:t>
        </w:r>
      </w:ins>
      <w:ins w:id="506" w:author="吴敏" w:date="2023-05-14T00:35:00Z">
        <w:r>
          <w:rPr>
            <w:rFonts w:ascii="Times New Roman" w:eastAsia="楷体" w:hAnsi="Times New Roman" w:cs="Times New Roman" w:hint="eastAsia"/>
            <w:szCs w:val="24"/>
            <w:lang w:eastAsia="zh-CN"/>
          </w:rPr>
          <w:t>对</w:t>
        </w:r>
      </w:ins>
      <w:ins w:id="507" w:author="吴敏" w:date="2023-05-14T00:34:00Z">
        <w:r>
          <w:rPr>
            <w:rFonts w:ascii="Times New Roman" w:eastAsia="楷体" w:hAnsi="Times New Roman" w:cs="Times New Roman" w:hint="eastAsia"/>
            <w:szCs w:val="24"/>
            <w:lang w:eastAsia="zh-CN"/>
          </w:rPr>
          <w:t>外在信息的解码器</w:t>
        </w:r>
      </w:ins>
      <w:ins w:id="508" w:author="吴敏" w:date="2023-05-14T00:35:00Z">
        <w:r>
          <w:rPr>
            <w:rFonts w:ascii="Times New Roman" w:eastAsia="楷体" w:hAnsi="Times New Roman" w:cs="Times New Roman" w:hint="eastAsia"/>
            <w:szCs w:val="24"/>
            <w:lang w:eastAsia="zh-CN"/>
          </w:rPr>
          <w:t>，从而将我们内在所包含的额该物体的信息加以显化。当然，不同的</w:t>
        </w:r>
      </w:ins>
      <w:ins w:id="509" w:author="吴敏" w:date="2023-05-14T00:36:00Z">
        <w:r>
          <w:rPr>
            <w:rFonts w:ascii="Times New Roman" w:eastAsia="楷体" w:hAnsi="Times New Roman" w:cs="Times New Roman" w:hint="eastAsia"/>
            <w:szCs w:val="24"/>
            <w:lang w:eastAsia="zh-CN"/>
          </w:rPr>
          <w:t>生物</w:t>
        </w:r>
      </w:ins>
      <w:ins w:id="510" w:author="吴敏" w:date="2023-05-14T00:35:00Z">
        <w:r>
          <w:rPr>
            <w:rFonts w:ascii="Times New Roman" w:eastAsia="楷体" w:hAnsi="Times New Roman" w:cs="Times New Roman" w:hint="eastAsia"/>
            <w:szCs w:val="24"/>
            <w:lang w:eastAsia="zh-CN"/>
          </w:rPr>
          <w:t>甚至不同的人，对同</w:t>
        </w:r>
      </w:ins>
      <w:ins w:id="511" w:author="吴敏" w:date="2023-05-14T00:36:00Z">
        <w:r>
          <w:rPr>
            <w:rFonts w:ascii="Times New Roman" w:eastAsia="楷体" w:hAnsi="Times New Roman" w:cs="Times New Roman" w:hint="eastAsia"/>
            <w:szCs w:val="24"/>
            <w:lang w:eastAsia="zh-CN"/>
          </w:rPr>
          <w:t>一外在物体的解码都可能是不同的。比如，蜜蜂所看到的。</w:t>
        </w:r>
        <w:r>
          <w:rPr>
            <w:rFonts w:ascii="Times New Roman" w:eastAsia="楷体" w:hAnsi="Times New Roman" w:cs="Times New Roman" w:hint="eastAsia"/>
            <w:szCs w:val="24"/>
            <w:lang w:eastAsia="zh-CN"/>
          </w:rPr>
          <w:t xml:space="preserve"> </w:t>
        </w:r>
      </w:ins>
    </w:p>
    <w:p w14:paraId="0B24A403" w14:textId="4E254A53" w:rsidR="00BA7753" w:rsidRPr="00FB384C" w:rsidRDefault="00FB384C">
      <w:pPr>
        <w:pStyle w:val="a3"/>
        <w:ind w:leftChars="0" w:left="0" w:firstLineChars="200" w:firstLine="480"/>
        <w:jc w:val="both"/>
        <w:rPr>
          <w:rFonts w:ascii="Times New Roman" w:eastAsia="楷体" w:hAnsi="Times New Roman" w:cs="Times New Roman"/>
          <w:szCs w:val="24"/>
          <w:lang w:eastAsia="zh-CN"/>
          <w:rPrChange w:id="512" w:author="吴敏" w:date="2023-05-14T00:35:00Z">
            <w:rPr>
              <w:highlight w:val="yellow"/>
              <w:lang w:eastAsia="zh-CN"/>
            </w:rPr>
          </w:rPrChange>
        </w:rPr>
        <w:pPrChange w:id="513" w:author="吴敏" w:date="2023-05-14T00:35:00Z">
          <w:pPr>
            <w:pStyle w:val="a3"/>
            <w:numPr>
              <w:numId w:val="7"/>
            </w:numPr>
            <w:ind w:firstLine="200"/>
            <w:jc w:val="both"/>
          </w:pPr>
        </w:pPrChange>
      </w:pPr>
      <w:ins w:id="514" w:author="吴敏" w:date="2023-05-14T00:35:00Z">
        <w:r>
          <w:rPr>
            <w:rFonts w:ascii="Times New Roman" w:eastAsia="楷体" w:hAnsi="Times New Roman" w:cs="Times New Roman" w:hint="eastAsia"/>
            <w:szCs w:val="24"/>
            <w:lang w:eastAsia="zh-CN"/>
          </w:rPr>
          <w:t>因此，</w:t>
        </w:r>
      </w:ins>
      <w:ins w:id="515" w:author="吴敏" w:date="2023-05-13T21:51:00Z">
        <w:r w:rsidR="00CC5BB5" w:rsidRPr="00FB384C">
          <w:rPr>
            <w:rFonts w:ascii="Times New Roman" w:eastAsia="楷体" w:hAnsi="Times New Roman" w:cs="Times New Roman" w:hint="eastAsia"/>
            <w:szCs w:val="24"/>
            <w:lang w:eastAsia="zh-CN"/>
            <w:rPrChange w:id="516" w:author="吴敏" w:date="2023-05-14T00:35:00Z">
              <w:rPr>
                <w:rFonts w:hint="eastAsia"/>
                <w:lang w:eastAsia="zh-CN"/>
              </w:rPr>
            </w:rPrChange>
          </w:rPr>
          <w:t>要</w:t>
        </w:r>
      </w:ins>
      <w:ins w:id="517" w:author="吴敏" w:date="2023-05-13T21:52:00Z">
        <w:r w:rsidR="00CC5BB5" w:rsidRPr="00FB384C">
          <w:rPr>
            <w:rFonts w:ascii="Times New Roman" w:eastAsia="楷体" w:hAnsi="Times New Roman" w:cs="Times New Roman" w:hint="eastAsia"/>
            <w:szCs w:val="24"/>
            <w:lang w:eastAsia="zh-CN"/>
            <w:rPrChange w:id="518" w:author="吴敏" w:date="2023-05-14T00:35:00Z">
              <w:rPr>
                <w:rFonts w:hint="eastAsia"/>
                <w:lang w:eastAsia="zh-CN"/>
              </w:rPr>
            </w:rPrChange>
          </w:rPr>
          <w:t>使得</w:t>
        </w:r>
      </w:ins>
      <w:ins w:id="519" w:author="吴敏" w:date="2023-05-14T00:37:00Z">
        <w:r w:rsidR="0010537B">
          <w:rPr>
            <w:rFonts w:ascii="Times New Roman" w:eastAsia="楷体" w:hAnsi="Times New Roman" w:cs="Times New Roman" w:hint="eastAsia"/>
            <w:szCs w:val="24"/>
            <w:lang w:eastAsia="zh-CN"/>
          </w:rPr>
          <w:t>T</w:t>
        </w:r>
      </w:ins>
      <w:ins w:id="520" w:author="吴敏" w:date="2023-05-13T21:51:00Z">
        <w:r w:rsidR="00CC5BB5" w:rsidRPr="00FB384C">
          <w:rPr>
            <w:rFonts w:ascii="Times New Roman" w:eastAsia="楷体" w:hAnsi="Times New Roman" w:cs="Times New Roman"/>
            <w:szCs w:val="24"/>
            <w:lang w:eastAsia="zh-CN"/>
            <w:rPrChange w:id="521" w:author="吴敏" w:date="2023-05-14T00:35:00Z">
              <w:rPr>
                <w:lang w:eastAsia="zh-CN"/>
              </w:rPr>
            </w:rPrChange>
          </w:rPr>
          <w:t xml:space="preserve">he one </w:t>
        </w:r>
        <w:r w:rsidR="00CC5BB5" w:rsidRPr="00FB384C">
          <w:rPr>
            <w:rFonts w:ascii="Times New Roman" w:eastAsia="楷体" w:hAnsi="Times New Roman" w:cs="Times New Roman" w:hint="eastAsia"/>
            <w:szCs w:val="24"/>
            <w:lang w:eastAsia="zh-CN"/>
            <w:rPrChange w:id="522" w:author="吴敏" w:date="2023-05-14T00:35:00Z">
              <w:rPr>
                <w:rFonts w:hint="eastAsia"/>
                <w:lang w:eastAsia="zh-CN"/>
              </w:rPr>
            </w:rPrChange>
          </w:rPr>
          <w:t>中包含的信息得到显化，其关键</w:t>
        </w:r>
      </w:ins>
      <w:ins w:id="523" w:author="吴敏" w:date="2023-05-14T00:36:00Z">
        <w:r>
          <w:rPr>
            <w:rFonts w:ascii="Times New Roman" w:eastAsia="楷体" w:hAnsi="Times New Roman" w:cs="Times New Roman" w:hint="eastAsia"/>
            <w:szCs w:val="24"/>
            <w:lang w:eastAsia="zh-CN"/>
          </w:rPr>
          <w:t>在于</w:t>
        </w:r>
      </w:ins>
      <w:ins w:id="524" w:author="吴敏" w:date="2023-05-13T21:52:00Z">
        <w:r w:rsidR="00CC5BB5" w:rsidRPr="00FB384C">
          <w:rPr>
            <w:rFonts w:ascii="Times New Roman" w:eastAsia="楷体" w:hAnsi="Times New Roman" w:cs="Times New Roman" w:hint="eastAsia"/>
            <w:szCs w:val="24"/>
            <w:lang w:eastAsia="zh-CN"/>
            <w:rPrChange w:id="525" w:author="吴敏" w:date="2023-05-14T00:35:00Z">
              <w:rPr>
                <w:rFonts w:hint="eastAsia"/>
                <w:lang w:eastAsia="zh-CN"/>
              </w:rPr>
            </w:rPrChange>
          </w:rPr>
          <w:t>解码</w:t>
        </w:r>
      </w:ins>
      <w:ins w:id="526" w:author="吴敏" w:date="2023-05-14T00:36:00Z">
        <w:r>
          <w:rPr>
            <w:rFonts w:ascii="Times New Roman" w:eastAsia="楷体" w:hAnsi="Times New Roman" w:cs="Times New Roman" w:hint="eastAsia"/>
            <w:szCs w:val="24"/>
            <w:lang w:eastAsia="zh-CN"/>
          </w:rPr>
          <w:t>器</w:t>
        </w:r>
      </w:ins>
      <w:ins w:id="527" w:author="吴敏" w:date="2023-05-13T21:52:00Z">
        <w:r w:rsidR="00CC5BB5" w:rsidRPr="00FB384C">
          <w:rPr>
            <w:rFonts w:ascii="Times New Roman" w:eastAsia="楷体" w:hAnsi="Times New Roman" w:cs="Times New Roman" w:hint="eastAsia"/>
            <w:szCs w:val="24"/>
            <w:lang w:eastAsia="zh-CN"/>
            <w:rPrChange w:id="528" w:author="吴敏" w:date="2023-05-14T00:35:00Z">
              <w:rPr>
                <w:rFonts w:hint="eastAsia"/>
                <w:lang w:eastAsia="zh-CN"/>
              </w:rPr>
            </w:rPrChange>
          </w:rPr>
          <w:t>。</w:t>
        </w:r>
      </w:ins>
    </w:p>
    <w:p w14:paraId="6E176B2A" w14:textId="687DF526" w:rsidR="00BA7753" w:rsidRPr="00BA7753" w:rsidRDefault="00F6463A">
      <w:pPr>
        <w:pStyle w:val="a3"/>
        <w:numPr>
          <w:ilvl w:val="0"/>
          <w:numId w:val="7"/>
        </w:numPr>
        <w:ind w:left="480" w:firstLine="200"/>
        <w:jc w:val="both"/>
        <w:rPr>
          <w:ins w:id="529" w:author="吴敏" w:date="2023-05-10T14:20:00Z"/>
          <w:rFonts w:ascii="Times New Roman" w:hAnsi="Times New Roman" w:cs="Times New Roman"/>
          <w:lang w:eastAsia="zh-CN"/>
          <w:rPrChange w:id="530" w:author="吴敏" w:date="2023-05-10T14:21:00Z">
            <w:rPr>
              <w:ins w:id="531" w:author="吴敏" w:date="2023-05-10T14:20:00Z"/>
              <w:lang w:eastAsia="zh-CN"/>
            </w:rPr>
          </w:rPrChange>
        </w:rPr>
        <w:pPrChange w:id="532" w:author="吴敏" w:date="2023-05-13T22:23:00Z">
          <w:pPr>
            <w:pStyle w:val="a3"/>
            <w:numPr>
              <w:numId w:val="7"/>
            </w:numPr>
            <w:ind w:firstLine="200"/>
            <w:jc w:val="both"/>
          </w:pPr>
        </w:pPrChange>
      </w:pPr>
      <w:r w:rsidRPr="00DA4385">
        <w:rPr>
          <w:rFonts w:ascii="Times New Roman" w:eastAsia="KaiTi" w:hAnsi="Times New Roman" w:cs="Times New Roman" w:hint="eastAsia"/>
          <w:b/>
          <w:bCs/>
          <w:lang w:eastAsia="zh-CN"/>
          <w:rPrChange w:id="533" w:author="吴敏" w:date="2023-05-10T14:25:00Z">
            <w:rPr>
              <w:rFonts w:ascii="Times New Roman" w:eastAsia="KaiTi" w:hAnsi="Times New Roman" w:cs="Times New Roman" w:hint="eastAsia"/>
              <w:highlight w:val="yellow"/>
              <w:lang w:eastAsia="zh-CN"/>
            </w:rPr>
          </w:rPrChange>
        </w:rPr>
        <w:t>自生性：</w:t>
      </w:r>
      <w:r w:rsidRPr="00BA7753">
        <w:rPr>
          <w:rFonts w:ascii="Times New Roman" w:eastAsia="KaiTi" w:hAnsi="Times New Roman" w:cs="Times New Roman" w:hint="eastAsia"/>
          <w:lang w:eastAsia="zh-CN"/>
          <w:rPrChange w:id="534" w:author="吴敏" w:date="2023-05-10T14:21:00Z">
            <w:rPr>
              <w:rFonts w:ascii="Times New Roman" w:eastAsia="KaiTi" w:hAnsi="Times New Roman" w:cs="Times New Roman" w:hint="eastAsia"/>
              <w:highlight w:val="yellow"/>
              <w:lang w:eastAsia="zh-CN"/>
            </w:rPr>
          </w:rPrChange>
        </w:rPr>
        <w:t>自我复制</w:t>
      </w:r>
      <w:r w:rsidR="0045193C" w:rsidRPr="00BA7753">
        <w:rPr>
          <w:rFonts w:ascii="Times New Roman" w:eastAsia="KaiTi" w:hAnsi="Times New Roman" w:cs="Times New Roman" w:hint="eastAsia"/>
          <w:lang w:eastAsia="zh-CN"/>
          <w:rPrChange w:id="535" w:author="吴敏" w:date="2023-05-10T14:21:00Z">
            <w:rPr>
              <w:rFonts w:ascii="Times New Roman" w:eastAsia="KaiTi" w:hAnsi="Times New Roman" w:cs="Times New Roman" w:hint="eastAsia"/>
              <w:highlight w:val="yellow"/>
              <w:lang w:eastAsia="zh-CN"/>
            </w:rPr>
          </w:rPrChange>
        </w:rPr>
        <w:t>，</w:t>
      </w:r>
      <w:r w:rsidRPr="00BA7753">
        <w:rPr>
          <w:rFonts w:ascii="Times New Roman" w:eastAsia="KaiTi" w:hAnsi="Times New Roman" w:cs="Times New Roman" w:hint="eastAsia"/>
          <w:lang w:eastAsia="zh-CN"/>
          <w:rPrChange w:id="536" w:author="吴敏" w:date="2023-05-10T14:21:00Z">
            <w:rPr>
              <w:rFonts w:ascii="Times New Roman" w:eastAsia="KaiTi" w:hAnsi="Times New Roman" w:cs="Times New Roman" w:hint="eastAsia"/>
              <w:highlight w:val="yellow"/>
              <w:lang w:eastAsia="zh-CN"/>
            </w:rPr>
          </w:rPrChange>
        </w:rPr>
        <w:t>自动裂变</w:t>
      </w:r>
      <w:r w:rsidR="0045193C" w:rsidRPr="00BA7753">
        <w:rPr>
          <w:rFonts w:ascii="Times New Roman" w:eastAsia="KaiTi" w:hAnsi="Times New Roman" w:cs="Times New Roman" w:hint="eastAsia"/>
          <w:lang w:eastAsia="zh-CN"/>
        </w:rPr>
        <w:t>，</w:t>
      </w:r>
      <w:r w:rsidR="002E69B1" w:rsidRPr="00BA7753">
        <w:rPr>
          <w:rFonts w:ascii="Times New Roman" w:eastAsia="KaiTi" w:hAnsi="Times New Roman" w:cs="Times New Roman" w:hint="eastAsia"/>
          <w:lang w:eastAsia="zh-CN"/>
        </w:rPr>
        <w:t>生生不息</w:t>
      </w:r>
      <w:r w:rsidR="00FE5E61" w:rsidRPr="00BA7753">
        <w:rPr>
          <w:rFonts w:ascii="Times New Roman" w:eastAsia="KaiTi" w:hAnsi="Times New Roman" w:cs="Times New Roman" w:hint="eastAsia"/>
          <w:lang w:eastAsia="zh-CN"/>
        </w:rPr>
        <w:t>。</w:t>
      </w:r>
      <w:del w:id="537" w:author="吴敏" w:date="2023-05-10T14:20:00Z">
        <w:r w:rsidR="00FE5E61" w:rsidRPr="00BA7753" w:rsidDel="00BA7753">
          <w:rPr>
            <w:rFonts w:ascii="Times New Roman" w:eastAsia="KaiTi" w:hAnsi="Times New Roman" w:cs="Times New Roman"/>
            <w:lang w:eastAsia="zh-CN"/>
          </w:rPr>
          <w:delText>1929</w:delText>
        </w:r>
        <w:r w:rsidR="00FE5E61" w:rsidRPr="00BA7753" w:rsidDel="00BA7753">
          <w:rPr>
            <w:rFonts w:ascii="Times New Roman" w:eastAsia="KaiTi" w:hAnsi="Times New Roman" w:cs="Times New Roman" w:hint="eastAsia"/>
            <w:lang w:eastAsia="zh-CN"/>
          </w:rPr>
          <w:delText>年，天文学家哈勃公布了一个震惊科学界的发现。这个发现在很大程度上导致这样的结论：宇宙在高速地膨胀着，所有的河外星系都在离我们远去。</w:delText>
        </w:r>
        <w:r w:rsidR="008265A0" w:rsidRPr="00BA7753" w:rsidDel="00BA7753">
          <w:rPr>
            <w:rFonts w:ascii="Times New Roman" w:eastAsia="KaiTi" w:hAnsi="Times New Roman" w:cs="Times New Roman" w:hint="eastAsia"/>
            <w:lang w:eastAsia="zh-CN"/>
          </w:rPr>
          <w:delText>宇宙大爆炸学说认为，现在的宇宙是由</w:delText>
        </w:r>
        <w:r w:rsidR="008265A0" w:rsidRPr="00BA7753" w:rsidDel="00BA7753">
          <w:rPr>
            <w:rFonts w:ascii="Times New Roman" w:eastAsia="KaiTi" w:hAnsi="Times New Roman" w:cs="Times New Roman"/>
            <w:lang w:eastAsia="zh-CN"/>
          </w:rPr>
          <w:delText>138</w:delText>
        </w:r>
        <w:r w:rsidR="008265A0" w:rsidRPr="00BA7753" w:rsidDel="00BA7753">
          <w:rPr>
            <w:rFonts w:ascii="Times New Roman" w:eastAsia="KaiTi" w:hAnsi="Times New Roman" w:cs="Times New Roman" w:hint="eastAsia"/>
            <w:lang w:eastAsia="zh-CN"/>
          </w:rPr>
          <w:delText>亿年前的一个“原始原子”爆炸而成的。</w:delText>
        </w:r>
        <w:r w:rsidR="003D7942" w:rsidRPr="00BA7753" w:rsidDel="00BA7753">
          <w:rPr>
            <w:rFonts w:ascii="Times New Roman" w:eastAsia="KaiTi" w:hAnsi="Times New Roman" w:cs="Times New Roman" w:hint="eastAsia"/>
            <w:lang w:eastAsia="zh-CN"/>
          </w:rPr>
          <w:delText>如果</w:delText>
        </w:r>
        <w:r w:rsidR="00801541" w:rsidRPr="00BA7753" w:rsidDel="00BA7753">
          <w:rPr>
            <w:rFonts w:ascii="Times New Roman" w:eastAsia="KaiTi" w:hAnsi="Times New Roman" w:cs="Times New Roman" w:hint="eastAsia"/>
            <w:lang w:eastAsia="zh-CN"/>
          </w:rPr>
          <w:delText>能量是有限的，宇宙不可能扩大</w:delText>
        </w:r>
        <w:r w:rsidR="008C1074" w:rsidRPr="00BA7753" w:rsidDel="00BA7753">
          <w:rPr>
            <w:rFonts w:ascii="Times New Roman" w:eastAsia="KaiTi" w:hAnsi="Times New Roman" w:cs="Times New Roman" w:hint="eastAsia"/>
            <w:lang w:eastAsia="zh-CN"/>
          </w:rPr>
          <w:delText>。</w:delText>
        </w:r>
      </w:del>
    </w:p>
    <w:p w14:paraId="72F76788" w14:textId="77777777" w:rsidR="00BA7753" w:rsidRDefault="00BA7753">
      <w:pPr>
        <w:pStyle w:val="a3"/>
        <w:ind w:leftChars="0" w:left="0" w:firstLineChars="200" w:firstLine="480"/>
        <w:jc w:val="both"/>
        <w:rPr>
          <w:ins w:id="538" w:author="吴敏" w:date="2023-05-10T14:20:00Z"/>
          <w:rFonts w:ascii="Times New Roman" w:eastAsia="楷体" w:hAnsi="Times New Roman" w:cs="Times New Roman"/>
        </w:rPr>
      </w:pPr>
      <w:ins w:id="539" w:author="吴敏" w:date="2023-05-10T14:20:00Z">
        <w:r>
          <w:rPr>
            <w:rFonts w:ascii="Times New Roman" w:eastAsia="楷体" w:hAnsi="Times New Roman" w:cs="Times New Roman" w:hint="eastAsia"/>
            <w:lang w:eastAsia="zh-CN"/>
          </w:rPr>
          <w:t>现代主流的</w:t>
        </w:r>
        <w:r w:rsidRPr="00DC79B1">
          <w:rPr>
            <w:rFonts w:ascii="Times New Roman" w:eastAsia="楷体" w:hAnsi="Times New Roman" w:cs="Times New Roman" w:hint="eastAsia"/>
          </w:rPr>
          <w:t>宇宙大爆炸学说认为，</w:t>
        </w:r>
        <w:r>
          <w:rPr>
            <w:rFonts w:ascii="Times New Roman" w:eastAsia="楷体" w:hAnsi="Times New Roman" w:cs="Times New Roman" w:hint="eastAsia"/>
            <w:lang w:eastAsia="zh-CN"/>
          </w:rPr>
          <w:t>我们</w:t>
        </w:r>
        <w:r w:rsidRPr="00DC79B1">
          <w:rPr>
            <w:rFonts w:ascii="Times New Roman" w:eastAsia="楷体" w:hAnsi="Times New Roman" w:cs="Times New Roman" w:hint="eastAsia"/>
          </w:rPr>
          <w:t>的宇宙</w:t>
        </w:r>
        <w:r>
          <w:rPr>
            <w:rFonts w:ascii="Times New Roman" w:eastAsia="楷体" w:hAnsi="Times New Roman" w:cs="Times New Roman" w:hint="eastAsia"/>
            <w:lang w:eastAsia="zh-CN"/>
          </w:rPr>
          <w:t>诞生于</w:t>
        </w:r>
        <w:r w:rsidRPr="00DC79B1">
          <w:rPr>
            <w:rFonts w:ascii="Times New Roman" w:eastAsia="楷体" w:hAnsi="Times New Roman" w:cs="Times New Roman" w:hint="eastAsia"/>
          </w:rPr>
          <w:t>1</w:t>
        </w:r>
        <w:r w:rsidRPr="00DC79B1">
          <w:rPr>
            <w:rFonts w:ascii="Times New Roman" w:eastAsia="楷体" w:hAnsi="Times New Roman" w:cs="Times New Roman"/>
          </w:rPr>
          <w:t>38</w:t>
        </w:r>
        <w:r w:rsidRPr="00DC79B1">
          <w:rPr>
            <w:rFonts w:ascii="Times New Roman" w:eastAsia="楷体" w:hAnsi="Times New Roman" w:cs="Times New Roman" w:hint="eastAsia"/>
          </w:rPr>
          <w:t>亿年前的</w:t>
        </w:r>
        <w:r>
          <w:rPr>
            <w:rFonts w:ascii="Times New Roman" w:eastAsia="楷体" w:hAnsi="Times New Roman" w:cs="Times New Roman" w:hint="eastAsia"/>
            <w:lang w:eastAsia="zh-CN"/>
          </w:rPr>
          <w:t>宇宙大爆炸，体积无限小的“奇点”，突然</w:t>
        </w:r>
        <w:r w:rsidRPr="00DC79B1">
          <w:rPr>
            <w:rFonts w:ascii="Times New Roman" w:eastAsia="楷体" w:hAnsi="Times New Roman" w:cs="Times New Roman" w:hint="eastAsia"/>
          </w:rPr>
          <w:t>爆炸</w:t>
        </w:r>
        <w:r>
          <w:rPr>
            <w:rFonts w:ascii="Times New Roman" w:eastAsia="楷体" w:hAnsi="Times New Roman" w:cs="Times New Roman" w:hint="eastAsia"/>
            <w:lang w:eastAsia="zh-CN"/>
          </w:rPr>
          <w:t>膨胀，之后经过漫长演化，成为了如今我们看到的丰富多彩的世界。</w:t>
        </w:r>
      </w:ins>
    </w:p>
    <w:p w14:paraId="1DC30578" w14:textId="28B28126" w:rsidR="00B8310A" w:rsidRDefault="00BA7753">
      <w:pPr>
        <w:pStyle w:val="a3"/>
        <w:ind w:leftChars="0" w:left="0" w:firstLineChars="200" w:firstLine="480"/>
        <w:jc w:val="both"/>
        <w:rPr>
          <w:ins w:id="540" w:author="吴敏" w:date="2023-05-13T22:02:00Z"/>
          <w:rFonts w:ascii="Times New Roman" w:eastAsia="楷体" w:hAnsi="Times New Roman" w:cs="Times New Roman"/>
          <w:lang w:eastAsia="zh-CN"/>
        </w:rPr>
      </w:pPr>
      <w:ins w:id="541" w:author="吴敏" w:date="2023-05-10T14:20:00Z">
        <w:r w:rsidRPr="005F411F">
          <w:rPr>
            <w:rFonts w:ascii="Times New Roman" w:eastAsia="楷体" w:hAnsi="Times New Roman" w:cs="Times New Roman"/>
          </w:rPr>
          <w:t>宇宙的年龄已经</w:t>
        </w:r>
        <w:r w:rsidRPr="005F411F">
          <w:rPr>
            <w:rFonts w:ascii="Times New Roman" w:eastAsia="楷体" w:hAnsi="Times New Roman" w:cs="Times New Roman"/>
          </w:rPr>
          <w:t>138</w:t>
        </w:r>
        <w:r w:rsidRPr="005F411F">
          <w:rPr>
            <w:rFonts w:ascii="Times New Roman" w:eastAsia="楷体" w:hAnsi="Times New Roman" w:cs="Times New Roman"/>
          </w:rPr>
          <w:t>亿年了，</w:t>
        </w:r>
        <w:r>
          <w:rPr>
            <w:rFonts w:ascii="Times New Roman" w:eastAsia="楷体" w:hAnsi="Times New Roman" w:cs="Times New Roman" w:hint="eastAsia"/>
            <w:lang w:eastAsia="zh-CN"/>
          </w:rPr>
          <w:t>但是</w:t>
        </w:r>
        <w:r w:rsidRPr="00DC79B1">
          <w:rPr>
            <w:rFonts w:ascii="Times New Roman" w:eastAsia="楷体" w:hAnsi="Times New Roman" w:cs="Times New Roman" w:hint="eastAsia"/>
          </w:rPr>
          <w:t>宇宙</w:t>
        </w:r>
        <w:r>
          <w:rPr>
            <w:rFonts w:ascii="Times New Roman" w:eastAsia="楷体" w:hAnsi="Times New Roman" w:cs="Times New Roman" w:hint="eastAsia"/>
            <w:lang w:eastAsia="zh-CN"/>
          </w:rPr>
          <w:t>仍然</w:t>
        </w:r>
        <w:r w:rsidRPr="00DC79B1">
          <w:rPr>
            <w:rFonts w:ascii="Times New Roman" w:eastAsia="楷体" w:hAnsi="Times New Roman" w:cs="Times New Roman" w:hint="eastAsia"/>
          </w:rPr>
          <w:t>在高速地膨胀着，所有的河外星系都在离我们远去。</w:t>
        </w:r>
        <w:r>
          <w:rPr>
            <w:rFonts w:ascii="Times New Roman" w:eastAsia="楷体" w:hAnsi="Times New Roman" w:cs="Times New Roman" w:hint="eastAsia"/>
            <w:lang w:eastAsia="zh-CN"/>
          </w:rPr>
          <w:t>目前所测量计算得到的宇宙</w:t>
        </w:r>
        <w:r w:rsidRPr="005F411F">
          <w:rPr>
            <w:rFonts w:ascii="Times New Roman" w:eastAsia="楷体" w:hAnsi="Times New Roman" w:cs="Times New Roman"/>
          </w:rPr>
          <w:t>半径是</w:t>
        </w:r>
        <w:r w:rsidRPr="005F411F">
          <w:rPr>
            <w:rFonts w:ascii="Times New Roman" w:eastAsia="楷体" w:hAnsi="Times New Roman" w:cs="Times New Roman"/>
          </w:rPr>
          <w:t>465</w:t>
        </w:r>
        <w:r w:rsidRPr="005F411F">
          <w:rPr>
            <w:rFonts w:ascii="Times New Roman" w:eastAsia="楷体" w:hAnsi="Times New Roman" w:cs="Times New Roman"/>
          </w:rPr>
          <w:t>亿光年</w:t>
        </w:r>
        <w:r>
          <w:rPr>
            <w:rFonts w:ascii="Times New Roman" w:eastAsia="楷体" w:hAnsi="Times New Roman" w:cs="Times New Roman" w:hint="eastAsia"/>
            <w:lang w:eastAsia="zh-CN"/>
          </w:rPr>
          <w:t>，</w:t>
        </w:r>
      </w:ins>
      <w:ins w:id="542" w:author="吴敏" w:date="2023-05-13T21:57:00Z">
        <w:r w:rsidR="00B8310A">
          <w:rPr>
            <w:rFonts w:ascii="Times New Roman" w:eastAsia="楷体" w:hAnsi="Times New Roman" w:cs="Times New Roman" w:hint="eastAsia"/>
            <w:lang w:eastAsia="zh-CN"/>
          </w:rPr>
          <w:t>也即</w:t>
        </w:r>
      </w:ins>
      <w:ins w:id="543" w:author="吴敏" w:date="2023-05-10T14:20:00Z">
        <w:r w:rsidRPr="005F411F">
          <w:rPr>
            <w:rFonts w:ascii="Times New Roman" w:eastAsia="楷体" w:hAnsi="Times New Roman" w:cs="Times New Roman"/>
          </w:rPr>
          <w:t>空间扩展的速度远远大于光</w:t>
        </w:r>
      </w:ins>
      <w:ins w:id="544" w:author="吴敏" w:date="2023-05-13T21:57:00Z">
        <w:r w:rsidR="00B8310A">
          <w:rPr>
            <w:rFonts w:ascii="Times New Roman" w:eastAsia="楷体" w:hAnsi="Times New Roman" w:cs="Times New Roman" w:hint="eastAsia"/>
            <w:lang w:eastAsia="zh-CN"/>
          </w:rPr>
          <w:t>速</w:t>
        </w:r>
      </w:ins>
      <w:ins w:id="545" w:author="吴敏" w:date="2023-05-10T14:20:00Z">
        <w:r w:rsidRPr="005F411F">
          <w:rPr>
            <w:rFonts w:ascii="Times New Roman" w:eastAsia="楷体" w:hAnsi="Times New Roman" w:cs="Times New Roman"/>
          </w:rPr>
          <w:t>的两倍</w:t>
        </w:r>
        <w:r>
          <w:rPr>
            <w:rFonts w:ascii="Times New Roman" w:eastAsia="楷体" w:hAnsi="Times New Roman" w:cs="Times New Roman" w:hint="eastAsia"/>
            <w:lang w:eastAsia="zh-CN"/>
          </w:rPr>
          <w:t>。</w:t>
        </w:r>
      </w:ins>
    </w:p>
    <w:p w14:paraId="631159A8" w14:textId="252E1A35" w:rsidR="000F6003" w:rsidRDefault="000F6003">
      <w:pPr>
        <w:pStyle w:val="a3"/>
        <w:ind w:leftChars="0" w:left="0" w:firstLineChars="200" w:firstLine="480"/>
        <w:jc w:val="both"/>
        <w:rPr>
          <w:ins w:id="546" w:author="吴敏" w:date="2023-05-13T22:03:00Z"/>
          <w:rFonts w:ascii="Times New Roman" w:eastAsia="楷体" w:hAnsi="Times New Roman" w:cs="Times New Roman"/>
          <w:lang w:eastAsia="zh-CN"/>
        </w:rPr>
      </w:pPr>
      <w:ins w:id="547" w:author="吴敏" w:date="2023-05-13T22:02:00Z">
        <w:r>
          <w:rPr>
            <w:rFonts w:ascii="Times New Roman" w:eastAsia="楷体" w:hAnsi="Times New Roman" w:cs="Times New Roman" w:hint="eastAsia"/>
            <w:lang w:eastAsia="zh-CN"/>
          </w:rPr>
          <w:t>此外，不仅宇宙在扩张，宇宙中的恒星和</w:t>
        </w:r>
      </w:ins>
      <w:ins w:id="548" w:author="吴敏" w:date="2023-05-13T22:03:00Z">
        <w:r>
          <w:rPr>
            <w:rFonts w:ascii="Times New Roman" w:eastAsia="楷体" w:hAnsi="Times New Roman" w:cs="Times New Roman" w:hint="eastAsia"/>
            <w:lang w:eastAsia="zh-CN"/>
          </w:rPr>
          <w:t>行星数量也同时在增长。</w:t>
        </w:r>
      </w:ins>
    </w:p>
    <w:p w14:paraId="01BEDC3C" w14:textId="37A170AD" w:rsidR="000F6003" w:rsidRPr="000F6003" w:rsidRDefault="000F6003">
      <w:pPr>
        <w:pStyle w:val="a3"/>
        <w:ind w:leftChars="0" w:left="0" w:firstLineChars="200" w:firstLine="480"/>
        <w:jc w:val="both"/>
        <w:rPr>
          <w:ins w:id="549" w:author="吴敏" w:date="2023-05-13T21:57:00Z"/>
          <w:rFonts w:ascii="Times New Roman" w:eastAsia="楷体" w:hAnsi="Times New Roman" w:cs="Times New Roman"/>
          <w:lang w:eastAsia="zh-CN"/>
          <w:rPrChange w:id="550" w:author="吴敏" w:date="2023-05-13T22:06:00Z">
            <w:rPr>
              <w:ins w:id="551" w:author="吴敏" w:date="2023-05-13T21:57:00Z"/>
              <w:lang w:eastAsia="zh-CN"/>
            </w:rPr>
          </w:rPrChange>
        </w:rPr>
      </w:pPr>
      <w:ins w:id="552" w:author="吴敏" w:date="2023-05-13T22:03:00Z">
        <w:r>
          <w:rPr>
            <w:rFonts w:ascii="Times New Roman" w:eastAsia="楷体" w:hAnsi="Times New Roman" w:cs="Times New Roman" w:hint="eastAsia"/>
            <w:lang w:eastAsia="zh-CN"/>
          </w:rPr>
          <w:t>宇宙就是一个生命体，</w:t>
        </w:r>
      </w:ins>
      <w:ins w:id="553" w:author="吴敏" w:date="2023-05-13T22:04:00Z">
        <w:r>
          <w:rPr>
            <w:rFonts w:ascii="Times New Roman" w:eastAsia="楷体" w:hAnsi="Times New Roman" w:cs="Times New Roman" w:hint="eastAsia"/>
            <w:lang w:eastAsia="zh-CN"/>
          </w:rPr>
          <w:t>如同人</w:t>
        </w:r>
      </w:ins>
      <w:ins w:id="554" w:author="吴敏" w:date="2023-05-13T22:05:00Z">
        <w:r>
          <w:rPr>
            <w:rFonts w:ascii="Times New Roman" w:eastAsia="楷体" w:hAnsi="Times New Roman" w:cs="Times New Roman" w:hint="eastAsia"/>
            <w:lang w:eastAsia="zh-CN"/>
          </w:rPr>
          <w:t>类</w:t>
        </w:r>
      </w:ins>
      <w:ins w:id="555" w:author="吴敏" w:date="2023-05-13T22:04:00Z">
        <w:r>
          <w:rPr>
            <w:rFonts w:ascii="Times New Roman" w:eastAsia="楷体" w:hAnsi="Times New Roman" w:cs="Times New Roman" w:hint="eastAsia"/>
            <w:lang w:eastAsia="zh-CN"/>
          </w:rPr>
          <w:t>与其他生物一样，不断生长扩张。但不同之处，</w:t>
        </w:r>
      </w:ins>
      <w:ins w:id="556" w:author="吴敏" w:date="2023-05-13T22:05:00Z">
        <w:r>
          <w:rPr>
            <w:rFonts w:ascii="Times New Roman" w:eastAsia="楷体" w:hAnsi="Times New Roman" w:cs="Times New Roman" w:hint="eastAsia"/>
            <w:lang w:eastAsia="zh-CN"/>
          </w:rPr>
          <w:t>人类和生命通过不断与外界环境进行能量交换，来转换生命</w:t>
        </w:r>
      </w:ins>
      <w:ins w:id="557" w:author="吴敏" w:date="2023-05-13T22:06:00Z">
        <w:r>
          <w:rPr>
            <w:rFonts w:ascii="Times New Roman" w:eastAsia="楷体" w:hAnsi="Times New Roman" w:cs="Times New Roman" w:hint="eastAsia"/>
            <w:lang w:eastAsia="zh-CN"/>
          </w:rPr>
          <w:t>所需的能量。宇宙的生长能量来自于宇宙的内部，宇宙</w:t>
        </w:r>
      </w:ins>
      <w:ins w:id="558" w:author="吴敏" w:date="2023-05-13T22:07:00Z">
        <w:r>
          <w:rPr>
            <w:rFonts w:ascii="Times New Roman" w:eastAsia="楷体" w:hAnsi="Times New Roman" w:cs="Times New Roman" w:hint="eastAsia"/>
            <w:lang w:eastAsia="zh-CN"/>
          </w:rPr>
          <w:t>的扩张只是内在物质不断生长和扩张的结果。</w:t>
        </w:r>
      </w:ins>
      <w:ins w:id="559" w:author="吴敏" w:date="2023-05-13T22:06:00Z">
        <w:r>
          <w:rPr>
            <w:rFonts w:ascii="Times New Roman" w:eastAsia="楷体" w:hAnsi="Times New Roman" w:cs="Times New Roman" w:hint="eastAsia"/>
            <w:lang w:eastAsia="zh-CN"/>
          </w:rPr>
          <w:t>这即是</w:t>
        </w:r>
        <w:r>
          <w:rPr>
            <w:rFonts w:ascii="Times New Roman" w:eastAsia="楷体" w:hAnsi="Times New Roman" w:cs="Times New Roman" w:hint="eastAsia"/>
            <w:lang w:eastAsia="zh-CN"/>
          </w:rPr>
          <w:t>t</w:t>
        </w:r>
        <w:r>
          <w:rPr>
            <w:rFonts w:ascii="Times New Roman" w:eastAsia="楷体" w:hAnsi="Times New Roman" w:cs="Times New Roman"/>
            <w:lang w:eastAsia="zh-CN"/>
          </w:rPr>
          <w:t xml:space="preserve">he one </w:t>
        </w:r>
        <w:r>
          <w:rPr>
            <w:rFonts w:ascii="Times New Roman" w:eastAsia="楷体" w:hAnsi="Times New Roman" w:cs="Times New Roman" w:hint="eastAsia"/>
            <w:lang w:eastAsia="zh-CN"/>
          </w:rPr>
          <w:t>的自生性。</w:t>
        </w:r>
      </w:ins>
    </w:p>
    <w:p w14:paraId="184BC98A" w14:textId="2B4F56D5" w:rsidR="00BA7753" w:rsidRDefault="00BA7753">
      <w:pPr>
        <w:pStyle w:val="a3"/>
        <w:ind w:leftChars="0" w:left="0" w:firstLineChars="200" w:firstLine="480"/>
        <w:jc w:val="both"/>
        <w:rPr>
          <w:ins w:id="560" w:author="吴敏" w:date="2023-05-10T14:20:00Z"/>
          <w:rFonts w:ascii="Times New Roman" w:eastAsia="楷体" w:hAnsi="Times New Roman" w:cs="Times New Roman"/>
          <w:lang w:val="en-GB" w:eastAsia="zh-CN"/>
        </w:rPr>
      </w:pPr>
      <w:ins w:id="561" w:author="吴敏" w:date="2023-05-10T14:20:00Z">
        <w:r>
          <w:rPr>
            <w:rFonts w:ascii="Times New Roman" w:eastAsia="楷体" w:hAnsi="Times New Roman" w:cs="Times New Roman" w:hint="eastAsia"/>
            <w:lang w:val="en-GB" w:eastAsia="zh-CN"/>
          </w:rPr>
          <w:t>为什么</w:t>
        </w:r>
        <w:r w:rsidRPr="008A4483">
          <w:rPr>
            <w:rFonts w:ascii="Times New Roman" w:eastAsia="楷体" w:hAnsi="Times New Roman" w:cs="Times New Roman"/>
            <w:lang w:val="en-GB" w:eastAsia="zh-CN"/>
          </w:rPr>
          <w:t>宇宙</w:t>
        </w:r>
        <w:r>
          <w:rPr>
            <w:rFonts w:ascii="Times New Roman" w:eastAsia="楷体" w:hAnsi="Times New Roman" w:cs="Times New Roman" w:hint="eastAsia"/>
            <w:lang w:val="en-GB" w:eastAsia="zh-CN"/>
          </w:rPr>
          <w:t>能够</w:t>
        </w:r>
        <w:r w:rsidRPr="008A4483">
          <w:rPr>
            <w:rFonts w:ascii="Times New Roman" w:eastAsia="楷体" w:hAnsi="Times New Roman" w:cs="Times New Roman"/>
            <w:lang w:val="en-GB" w:eastAsia="zh-CN"/>
          </w:rPr>
          <w:t>以这样接近于介于坍塌和永远膨胀模型的临界膨胀速率</w:t>
        </w:r>
        <w:r>
          <w:rPr>
            <w:rFonts w:ascii="Times New Roman" w:eastAsia="楷体" w:hAnsi="Times New Roman" w:cs="Times New Roman" w:hint="eastAsia"/>
            <w:lang w:val="en-GB" w:eastAsia="zh-CN"/>
          </w:rPr>
          <w:t>不断</w:t>
        </w:r>
        <w:r w:rsidRPr="008A4483">
          <w:rPr>
            <w:rFonts w:ascii="Times New Roman" w:eastAsia="楷体" w:hAnsi="Times New Roman" w:cs="Times New Roman"/>
            <w:lang w:val="en-GB" w:eastAsia="zh-CN"/>
          </w:rPr>
          <w:t>膨胀？</w:t>
        </w:r>
      </w:ins>
    </w:p>
    <w:p w14:paraId="2E7F73CC" w14:textId="77777777" w:rsidR="00BA7753" w:rsidRDefault="00BA7753">
      <w:pPr>
        <w:pStyle w:val="a3"/>
        <w:ind w:leftChars="0" w:left="0" w:firstLineChars="200" w:firstLine="482"/>
        <w:jc w:val="both"/>
        <w:rPr>
          <w:ins w:id="562" w:author="吴敏" w:date="2023-05-10T14:20:00Z"/>
          <w:rFonts w:ascii="Times New Roman" w:eastAsia="楷体" w:hAnsi="Times New Roman" w:cs="Times New Roman"/>
          <w:b/>
          <w:bCs/>
        </w:rPr>
      </w:pPr>
      <w:ins w:id="563" w:author="吴敏" w:date="2023-05-10T14:20:00Z">
        <w:r w:rsidRPr="00AD6226">
          <w:rPr>
            <w:rFonts w:ascii="Times New Roman" w:eastAsia="楷体" w:hAnsi="Times New Roman" w:cs="Times New Roman"/>
            <w:b/>
            <w:bCs/>
          </w:rPr>
          <w:t>随着宇宙的膨胀，暗能量</w:t>
        </w:r>
        <w:r>
          <w:rPr>
            <w:rFonts w:ascii="Times New Roman" w:eastAsia="楷体" w:hAnsi="Times New Roman" w:cs="Times New Roman" w:hint="eastAsia"/>
            <w:b/>
            <w:bCs/>
            <w:lang w:eastAsia="zh-CN"/>
          </w:rPr>
          <w:t>会不会随之</w:t>
        </w:r>
        <w:r w:rsidRPr="00AD6226">
          <w:rPr>
            <w:rFonts w:ascii="Times New Roman" w:eastAsia="楷体" w:hAnsi="Times New Roman" w:cs="Times New Roman"/>
            <w:b/>
            <w:bCs/>
          </w:rPr>
          <w:t>膨胀并变弱</w:t>
        </w:r>
        <w:r>
          <w:rPr>
            <w:rFonts w:ascii="Times New Roman" w:eastAsia="楷体" w:hAnsi="Times New Roman" w:cs="Times New Roman" w:hint="eastAsia"/>
            <w:b/>
            <w:bCs/>
            <w:lang w:eastAsia="zh-CN"/>
          </w:rPr>
          <w:t>呢</w:t>
        </w:r>
        <w:r w:rsidRPr="00AD6226">
          <w:rPr>
            <w:rFonts w:ascii="Times New Roman" w:eastAsia="楷体" w:hAnsi="Times New Roman" w:cs="Times New Roman"/>
            <w:b/>
            <w:bCs/>
          </w:rPr>
          <w:t>？</w:t>
        </w:r>
      </w:ins>
    </w:p>
    <w:p w14:paraId="45E63C23" w14:textId="77777777" w:rsidR="00AC281B" w:rsidRDefault="00BA7753">
      <w:pPr>
        <w:pStyle w:val="a3"/>
        <w:ind w:leftChars="0" w:left="0" w:firstLineChars="200" w:firstLine="480"/>
        <w:jc w:val="both"/>
        <w:rPr>
          <w:ins w:id="564" w:author="吴敏" w:date="2023-05-10T14:25:00Z"/>
          <w:rFonts w:ascii="Times New Roman" w:eastAsia="楷体" w:hAnsi="Times New Roman" w:cs="Times New Roman"/>
        </w:rPr>
      </w:pPr>
      <w:ins w:id="565" w:author="吴敏" w:date="2023-05-10T14:20:00Z">
        <w:r w:rsidRPr="00AD6226">
          <w:rPr>
            <w:rFonts w:ascii="Times New Roman" w:eastAsia="楷体" w:hAnsi="Times New Roman" w:cs="Times New Roman" w:hint="eastAsia"/>
            <w:lang w:eastAsia="zh-CN"/>
          </w:rPr>
          <w:t>在</w:t>
        </w:r>
        <w:r w:rsidRPr="00AD6226">
          <w:rPr>
            <w:rFonts w:ascii="Times New Roman" w:eastAsia="楷体" w:hAnsi="Times New Roman" w:cs="Times New Roman"/>
          </w:rPr>
          <w:t>宇宙学中，包括暗能量在内各种成分的密度随着宇宙膨胀的演化规律是</w:t>
        </w:r>
      </w:ins>
      <m:oMath>
        <m:r>
          <w:ins w:id="566" w:author="吴敏" w:date="2023-05-10T14:20:00Z">
            <w:rPr>
              <w:rFonts w:ascii="Cambria Math" w:eastAsia="楷体" w:hAnsi="Cambria Math" w:cs="Times New Roman"/>
            </w:rPr>
            <w:lastRenderedPageBreak/>
            <m:t>ρ∝</m:t>
          </w:ins>
        </m:r>
        <m:sSup>
          <m:sSupPr>
            <m:ctrlPr>
              <w:ins w:id="567" w:author="吴敏" w:date="2023-05-10T14:20:00Z">
                <w:rPr>
                  <w:rFonts w:ascii="Cambria Math" w:eastAsia="楷体" w:hAnsi="Cambria Math" w:cs="Times New Roman"/>
                  <w:i/>
                </w:rPr>
              </w:ins>
            </m:ctrlPr>
          </m:sSupPr>
          <m:e>
            <m:r>
              <w:ins w:id="568" w:author="吴敏" w:date="2023-05-10T14:20:00Z">
                <w:rPr>
                  <w:rFonts w:ascii="Cambria Math" w:eastAsia="楷体" w:hAnsi="Cambria Math" w:cs="Times New Roman"/>
                  <w:lang w:eastAsia="zh-CN"/>
                </w:rPr>
                <m:t>a</m:t>
              </w:ins>
            </m:r>
            <m:ctrlPr>
              <w:ins w:id="569" w:author="吴敏" w:date="2023-05-10T14:20:00Z">
                <w:rPr>
                  <w:rFonts w:ascii="Cambria Math" w:eastAsia="楷体" w:hAnsi="Cambria Math" w:cs="Times New Roman" w:hint="eastAsia"/>
                  <w:i/>
                  <w:lang w:eastAsia="zh-CN"/>
                </w:rPr>
              </w:ins>
            </m:ctrlPr>
          </m:e>
          <m:sup>
            <m:r>
              <w:ins w:id="570" w:author="吴敏" w:date="2023-05-10T14:20:00Z">
                <w:rPr>
                  <w:rFonts w:ascii="Cambria Math" w:eastAsia="楷体" w:hAnsi="Cambria Math" w:cs="Times New Roman"/>
                  <w:lang w:eastAsia="zh-CN"/>
                </w:rPr>
                <m:t>-3(1+ω)</m:t>
              </w:ins>
            </m:r>
          </m:sup>
        </m:sSup>
      </m:oMath>
      <w:ins w:id="571" w:author="吴敏" w:date="2023-05-10T14:20:00Z">
        <w:r w:rsidRPr="00AD6226">
          <w:rPr>
            <w:rFonts w:ascii="Times New Roman" w:eastAsia="楷体" w:hAnsi="Times New Roman" w:cs="Times New Roman"/>
          </w:rPr>
          <w:t>，其中</w:t>
        </w:r>
      </w:ins>
      <m:oMath>
        <m:r>
          <w:ins w:id="572" w:author="吴敏" w:date="2023-05-10T14:20:00Z">
            <w:rPr>
              <w:rFonts w:ascii="Cambria Math" w:eastAsia="楷体" w:hAnsi="Cambria Math" w:cs="Times New Roman" w:hint="eastAsia"/>
            </w:rPr>
            <m:t xml:space="preserve"> </m:t>
          </w:ins>
        </m:r>
        <m:r>
          <w:ins w:id="573" w:author="吴敏" w:date="2023-05-10T14:20:00Z">
            <w:rPr>
              <w:rFonts w:ascii="Cambria Math" w:eastAsia="楷体" w:hAnsi="Cambria Math" w:cs="Times New Roman"/>
              <w:lang w:eastAsia="zh-CN"/>
            </w:rPr>
            <m:t xml:space="preserve">a </m:t>
          </w:ins>
        </m:r>
      </m:oMath>
      <w:ins w:id="574" w:author="吴敏" w:date="2023-05-10T14:20:00Z">
        <w:r w:rsidRPr="00AD6226">
          <w:rPr>
            <w:rFonts w:ascii="Times New Roman" w:eastAsia="楷体" w:hAnsi="Times New Roman" w:cs="Times New Roman"/>
          </w:rPr>
          <w:t>是描述宇宙膨胀的尺度，</w:t>
        </w:r>
      </w:ins>
      <m:oMath>
        <m:r>
          <w:ins w:id="575" w:author="吴敏" w:date="2023-05-10T14:20:00Z">
            <w:rPr>
              <w:rFonts w:ascii="Cambria Math" w:eastAsia="楷体" w:hAnsi="Cambria Math" w:cs="Times New Roman"/>
              <w:lang w:eastAsia="zh-CN"/>
            </w:rPr>
            <m:t>ω</m:t>
          </w:ins>
        </m:r>
      </m:oMath>
      <w:ins w:id="576" w:author="吴敏" w:date="2023-05-10T14:20:00Z">
        <w:r w:rsidRPr="00AD6226">
          <w:rPr>
            <w:rFonts w:ascii="Times New Roman" w:eastAsia="楷体" w:hAnsi="Times New Roman" w:cs="Times New Roman"/>
          </w:rPr>
          <w:t>是压强与能量密度的比值，是一个</w:t>
        </w:r>
        <w:r>
          <w:fldChar w:fldCharType="begin"/>
        </w:r>
        <w:r>
          <w:instrText xml:space="preserve"> HYPERLINK "https://www.zhihu.com/search?q=%E6%97%A0%E9%87%8F%E7%BA%B2&amp;search_source=Entity&amp;hybrid_search_source=Entity&amp;hybrid_search_extra=%7B%22sourceType%22%3A%22answer%22%2C%22sourceId%22%3A3017715998%7D" \t "_blank" </w:instrText>
        </w:r>
        <w:r>
          <w:fldChar w:fldCharType="separate"/>
        </w:r>
        <w:r w:rsidRPr="00AD6226">
          <w:rPr>
            <w:rFonts w:ascii="Times New Roman" w:eastAsia="楷体" w:hAnsi="Times New Roman" w:cs="Times New Roman"/>
          </w:rPr>
          <w:t>无量纲</w:t>
        </w:r>
        <w:r>
          <w:rPr>
            <w:rFonts w:ascii="Times New Roman" w:eastAsia="楷体" w:hAnsi="Times New Roman" w:cs="Times New Roman"/>
          </w:rPr>
          <w:fldChar w:fldCharType="end"/>
        </w:r>
        <w:r w:rsidRPr="00AD6226">
          <w:rPr>
            <w:rFonts w:ascii="Times New Roman" w:eastAsia="楷体" w:hAnsi="Times New Roman" w:cs="Times New Roman"/>
          </w:rPr>
          <w:t>的物理量。</w:t>
        </w:r>
      </w:ins>
    </w:p>
    <w:p w14:paraId="0F546AB8" w14:textId="728726BE" w:rsidR="00AC281B" w:rsidRPr="00AC281B" w:rsidRDefault="00BA7753">
      <w:pPr>
        <w:pStyle w:val="a3"/>
        <w:ind w:leftChars="0" w:left="0" w:firstLineChars="200" w:firstLine="480"/>
        <w:jc w:val="both"/>
        <w:rPr>
          <w:ins w:id="577" w:author="吴敏" w:date="2023-05-10T14:25:00Z"/>
          <w:rFonts w:ascii="Times New Roman" w:eastAsia="楷体" w:hAnsi="Times New Roman" w:cs="Times New Roman"/>
          <w:rPrChange w:id="578" w:author="吴敏" w:date="2023-05-10T14:25:00Z">
            <w:rPr>
              <w:ins w:id="579" w:author="吴敏" w:date="2023-05-10T14:25:00Z"/>
            </w:rPr>
          </w:rPrChange>
        </w:rPr>
        <w:pPrChange w:id="580" w:author="吴敏" w:date="2023-05-13T22:23:00Z">
          <w:pPr>
            <w:pStyle w:val="a3"/>
            <w:ind w:leftChars="300" w:left="720" w:firstLineChars="200" w:firstLine="480"/>
            <w:jc w:val="both"/>
          </w:pPr>
        </w:pPrChange>
      </w:pPr>
      <w:ins w:id="581" w:author="吴敏" w:date="2023-05-10T14:20:00Z">
        <w:r w:rsidRPr="00AC281B">
          <w:rPr>
            <w:rFonts w:ascii="Times New Roman" w:eastAsia="楷体" w:hAnsi="Times New Roman" w:cs="Times New Roman" w:hint="eastAsia"/>
            <w:rPrChange w:id="582" w:author="吴敏" w:date="2023-05-10T14:25:00Z">
              <w:rPr>
                <w:rFonts w:hint="eastAsia"/>
              </w:rPr>
            </w:rPrChange>
          </w:rPr>
          <w:t>关于暗能量有很多不同的理论模型，这些模型可以被大致分为如下四类：</w:t>
        </w:r>
      </w:ins>
    </w:p>
    <w:p w14:paraId="516A161D" w14:textId="569AE51D" w:rsidR="00BA7753" w:rsidRDefault="00BA7753">
      <w:pPr>
        <w:pStyle w:val="a3"/>
        <w:ind w:leftChars="300" w:left="720" w:firstLineChars="200" w:firstLine="460"/>
        <w:jc w:val="both"/>
        <w:rPr>
          <w:ins w:id="583" w:author="吴敏" w:date="2023-05-10T14:20:00Z"/>
          <w:rFonts w:ascii="Times New Roman" w:eastAsia="楷体" w:hAnsi="Times New Roman" w:cs="Times New Roman"/>
        </w:rPr>
        <w:pPrChange w:id="584" w:author="吴敏" w:date="2023-05-13T22:23:00Z">
          <w:pPr/>
        </w:pPrChange>
      </w:pPr>
      <w:ins w:id="585" w:author="吴敏" w:date="2023-05-10T14:20:00Z">
        <w:r>
          <w:rPr>
            <w:rFonts w:ascii="Helvetica Neue" w:eastAsia="宋体" w:hAnsi="Helvetica Neue" w:cs="宋体"/>
            <w:noProof/>
            <w:color w:val="121212"/>
            <w:kern w:val="0"/>
            <w:sz w:val="23"/>
            <w:szCs w:val="23"/>
            <w:shd w:val="clear" w:color="auto" w:fill="FFFFFF"/>
          </w:rPr>
          <w:drawing>
            <wp:inline distT="0" distB="0" distL="0" distR="0" wp14:anchorId="76F5C888" wp14:editId="1D3C9340">
              <wp:extent cx="4447404" cy="86541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8">
                        <a:extLst>
                          <a:ext uri="{28A0092B-C50C-407E-A947-70E740481C1C}">
                            <a14:useLocalDpi xmlns:a14="http://schemas.microsoft.com/office/drawing/2010/main" val="0"/>
                          </a:ext>
                        </a:extLst>
                      </a:blip>
                      <a:srcRect t="12540" b="9247"/>
                      <a:stretch/>
                    </pic:blipFill>
                    <pic:spPr bwMode="auto">
                      <a:xfrm>
                        <a:off x="0" y="0"/>
                        <a:ext cx="4476495" cy="871075"/>
                      </a:xfrm>
                      <a:prstGeom prst="rect">
                        <a:avLst/>
                      </a:prstGeom>
                      <a:ln>
                        <a:noFill/>
                      </a:ln>
                      <a:extLst>
                        <a:ext uri="{53640926-AAD7-44D8-BBD7-CCE9431645EC}">
                          <a14:shadowObscured xmlns:a14="http://schemas.microsoft.com/office/drawing/2010/main"/>
                        </a:ext>
                      </a:extLst>
                    </pic:spPr>
                  </pic:pic>
                </a:graphicData>
              </a:graphic>
            </wp:inline>
          </w:drawing>
        </w:r>
      </w:ins>
    </w:p>
    <w:p w14:paraId="6DDF4055" w14:textId="40D486A4" w:rsidR="00BA7753" w:rsidRPr="00630AC5" w:rsidRDefault="00BA7753">
      <w:pPr>
        <w:ind w:firstLine="200"/>
        <w:rPr>
          <w:ins w:id="586" w:author="吴敏" w:date="2023-05-10T14:20:00Z"/>
          <w:rFonts w:ascii="宋体" w:eastAsia="宋体" w:hAnsi="宋体" w:cs="宋体"/>
          <w:lang w:eastAsia="zh-CN"/>
        </w:rPr>
        <w:pPrChange w:id="587" w:author="吴敏" w:date="2023-05-13T22:23:00Z">
          <w:pPr/>
        </w:pPrChange>
      </w:pPr>
      <w:ins w:id="588" w:author="吴敏" w:date="2023-05-10T14:20:00Z">
        <w:r w:rsidRPr="00AD6226">
          <w:rPr>
            <w:rFonts w:ascii="Times New Roman" w:eastAsia="楷体" w:hAnsi="Times New Roman" w:cs="Times New Roman"/>
          </w:rPr>
          <w:t> </w:t>
        </w:r>
        <w:r>
          <w:rPr>
            <w:rFonts w:ascii="Times New Roman" w:eastAsia="楷体" w:hAnsi="Times New Roman" w:cs="Times New Roman"/>
          </w:rPr>
          <w:tab/>
        </w:r>
        <w:r w:rsidRPr="00AD6226">
          <w:rPr>
            <w:rFonts w:ascii="Times New Roman" w:eastAsia="楷体" w:hAnsi="Times New Roman" w:cs="Times New Roman"/>
          </w:rPr>
          <w:t>当</w:t>
        </w:r>
      </w:ins>
      <m:oMath>
        <m:r>
          <w:ins w:id="589" w:author="吴敏" w:date="2023-05-10T14:20:00Z">
            <w:rPr>
              <w:rFonts w:ascii="Cambria Math" w:eastAsia="楷体" w:hAnsi="Cambria Math" w:cs="Times New Roman"/>
              <w:lang w:eastAsia="zh-CN"/>
            </w:rPr>
            <m:t>ω=-1</m:t>
          </w:ins>
        </m:r>
      </m:oMath>
      <w:ins w:id="590" w:author="吴敏" w:date="2023-05-10T14:20:00Z">
        <w:r w:rsidRPr="00AD6226">
          <w:rPr>
            <w:rFonts w:ascii="Times New Roman" w:eastAsia="楷体" w:hAnsi="Times New Roman" w:cs="Times New Roman" w:hint="eastAsia"/>
          </w:rPr>
          <w:t>时</w:t>
        </w:r>
        <w:r>
          <w:rPr>
            <w:rFonts w:ascii="Times New Roman" w:eastAsia="楷体" w:hAnsi="Times New Roman" w:cs="Times New Roman" w:hint="eastAsia"/>
            <w:lang w:eastAsia="zh-CN"/>
          </w:rPr>
          <w:t>，</w:t>
        </w:r>
        <w:r w:rsidRPr="00AD6226">
          <w:rPr>
            <w:rFonts w:ascii="Times New Roman" w:eastAsia="楷体" w:hAnsi="Times New Roman" w:cs="Times New Roman"/>
          </w:rPr>
          <w:t>暗能量的能量密度不会随着宇宙膨胀发生改变。对于</w:t>
        </w:r>
        <w:r w:rsidRPr="00AD6226">
          <w:rPr>
            <w:rFonts w:ascii="Times New Roman" w:eastAsia="楷体" w:hAnsi="Times New Roman" w:cs="Times New Roman"/>
          </w:rPr>
          <w:t>Quintessence</w:t>
        </w:r>
        <w:r w:rsidRPr="00AD6226">
          <w:rPr>
            <w:rFonts w:ascii="Times New Roman" w:eastAsia="楷体" w:hAnsi="Times New Roman" w:cs="Times New Roman"/>
          </w:rPr>
          <w:t>类型</w:t>
        </w:r>
        <w:r>
          <w:rPr>
            <w:rFonts w:ascii="Times New Roman" w:eastAsia="楷体" w:hAnsi="Times New Roman" w:cs="Times New Roman" w:hint="eastAsia"/>
          </w:rPr>
          <w:t>(</w:t>
        </w:r>
      </w:ins>
      <m:oMath>
        <m:r>
          <w:ins w:id="591" w:author="吴敏" w:date="2023-05-10T14:20:00Z">
            <w:rPr>
              <w:rFonts w:ascii="Cambria Math" w:eastAsia="楷体" w:hAnsi="Cambria Math" w:cs="Times New Roman"/>
              <w:lang w:eastAsia="zh-CN"/>
            </w:rPr>
            <m:t>ω</m:t>
          </w:ins>
        </m:r>
        <m:r>
          <w:ins w:id="592" w:author="吴敏" w:date="2023-05-10T14:20:00Z">
            <w:rPr>
              <w:rFonts w:ascii="Cambria Math" w:eastAsia="楷体" w:hAnsi="Cambria Math" w:cs="Times New Roman"/>
            </w:rPr>
            <m:t>≥</m:t>
          </w:ins>
        </m:r>
        <m:r>
          <w:ins w:id="593" w:author="吴敏" w:date="2023-05-10T14:20:00Z">
            <w:rPr>
              <w:rFonts w:ascii="Cambria Math" w:eastAsia="楷体" w:hAnsi="Cambria Math" w:cs="Times New Roman"/>
              <w:lang w:eastAsia="zh-CN"/>
            </w:rPr>
            <m:t>-1</m:t>
          </w:ins>
        </m:r>
      </m:oMath>
      <w:ins w:id="594" w:author="吴敏" w:date="2023-05-10T14:20:00Z">
        <w:r>
          <w:rPr>
            <w:rFonts w:ascii="Times New Roman" w:eastAsia="楷体" w:hAnsi="Times New Roman" w:cs="Times New Roman"/>
          </w:rPr>
          <w:t>)</w:t>
        </w:r>
        <w:r w:rsidRPr="00AD6226">
          <w:rPr>
            <w:rFonts w:ascii="Times New Roman" w:eastAsia="楷体" w:hAnsi="Times New Roman" w:cs="Times New Roman"/>
          </w:rPr>
          <w:t>的暗能量，其能量密度会随着宇宙膨胀而减小</w:t>
        </w:r>
      </w:ins>
      <w:ins w:id="595" w:author="吴敏" w:date="2023-05-13T23:12:00Z">
        <w:r w:rsidR="00306C45">
          <w:rPr>
            <w:rFonts w:ascii="Times New Roman" w:eastAsia="楷体" w:hAnsi="Times New Roman" w:cs="Times New Roman" w:hint="eastAsia"/>
          </w:rPr>
          <w:t>，</w:t>
        </w:r>
      </w:ins>
      <w:ins w:id="596" w:author="吴敏" w:date="2023-05-10T14:20:00Z">
        <w:r w:rsidRPr="00AD6226">
          <w:rPr>
            <w:rFonts w:ascii="Times New Roman" w:eastAsia="楷体" w:hAnsi="Times New Roman" w:cs="Times New Roman"/>
          </w:rPr>
          <w:t>而</w:t>
        </w:r>
        <w:r w:rsidRPr="00B04E9B">
          <w:rPr>
            <w:rFonts w:ascii="Times New Roman" w:eastAsia="楷体" w:hAnsi="Times New Roman" w:cs="Times New Roman"/>
            <w:highlight w:val="yellow"/>
            <w:rPrChange w:id="597" w:author="吴敏" w:date="2023-05-10T16:02:00Z">
              <w:rPr>
                <w:rFonts w:ascii="Times New Roman" w:eastAsia="楷体" w:hAnsi="Times New Roman" w:cs="Times New Roman"/>
              </w:rPr>
            </w:rPrChange>
          </w:rPr>
          <w:t>Phantom</w:t>
        </w:r>
        <w:r w:rsidRPr="00B04E9B">
          <w:rPr>
            <w:rFonts w:ascii="Times New Roman" w:eastAsia="楷体" w:hAnsi="Times New Roman" w:cs="Times New Roman" w:hint="eastAsia"/>
            <w:highlight w:val="yellow"/>
            <w:rPrChange w:id="598" w:author="吴敏" w:date="2023-05-10T16:02:00Z">
              <w:rPr>
                <w:rFonts w:ascii="Times New Roman" w:eastAsia="楷体" w:hAnsi="Times New Roman" w:cs="Times New Roman" w:hint="eastAsia"/>
              </w:rPr>
            </w:rPrChange>
          </w:rPr>
          <w:t>类型</w:t>
        </w:r>
        <w:r w:rsidRPr="00B04E9B">
          <w:rPr>
            <w:rFonts w:ascii="Times New Roman" w:eastAsia="楷体" w:hAnsi="Times New Roman" w:cs="Times New Roman"/>
            <w:highlight w:val="yellow"/>
            <w:rPrChange w:id="599" w:author="吴敏" w:date="2023-05-10T16:02:00Z">
              <w:rPr>
                <w:rFonts w:ascii="Times New Roman" w:eastAsia="楷体" w:hAnsi="Times New Roman" w:cs="Times New Roman"/>
              </w:rPr>
            </w:rPrChange>
          </w:rPr>
          <w:t>(</w:t>
        </w:r>
      </w:ins>
      <m:oMath>
        <m:r>
          <w:ins w:id="600" w:author="吴敏" w:date="2023-05-10T14:20:00Z">
            <w:rPr>
              <w:rFonts w:ascii="Cambria Math" w:eastAsia="楷体" w:hAnsi="Cambria Math" w:cs="Times New Roman"/>
              <w:highlight w:val="yellow"/>
              <w:lang w:eastAsia="zh-CN"/>
              <w:rPrChange w:id="601" w:author="吴敏" w:date="2023-05-10T16:02:00Z">
                <w:rPr>
                  <w:rFonts w:ascii="Cambria Math" w:eastAsia="楷体" w:hAnsi="Cambria Math" w:cs="Times New Roman"/>
                  <w:lang w:eastAsia="zh-CN"/>
                </w:rPr>
              </w:rPrChange>
            </w:rPr>
            <m:t>ω</m:t>
          </w:ins>
        </m:r>
        <m:r>
          <w:ins w:id="602" w:author="吴敏" w:date="2023-05-10T14:20:00Z">
            <w:rPr>
              <w:rFonts w:ascii="Cambria Math" w:eastAsia="楷体" w:hAnsi="Cambria Math" w:cs="Times New Roman" w:hint="eastAsia"/>
              <w:highlight w:val="yellow"/>
              <w:rPrChange w:id="603" w:author="吴敏" w:date="2023-05-10T16:02:00Z">
                <w:rPr>
                  <w:rFonts w:ascii="Cambria Math" w:eastAsia="楷体" w:hAnsi="Cambria Math" w:cs="Times New Roman" w:hint="eastAsia"/>
                </w:rPr>
              </w:rPrChange>
            </w:rPr>
            <m:t>≤</m:t>
          </w:ins>
        </m:r>
        <m:r>
          <w:ins w:id="604" w:author="吴敏" w:date="2023-05-10T14:20:00Z">
            <w:rPr>
              <w:rFonts w:ascii="Cambria Math" w:eastAsia="楷体" w:hAnsi="Cambria Math" w:cs="Times New Roman"/>
              <w:highlight w:val="yellow"/>
              <w:lang w:eastAsia="zh-CN"/>
              <w:rPrChange w:id="605" w:author="吴敏" w:date="2023-05-10T16:02:00Z">
                <w:rPr>
                  <w:rFonts w:ascii="Cambria Math" w:eastAsia="楷体" w:hAnsi="Cambria Math" w:cs="Times New Roman"/>
                  <w:lang w:eastAsia="zh-CN"/>
                </w:rPr>
              </w:rPrChange>
            </w:rPr>
            <m:t>-1</m:t>
          </w:ins>
        </m:r>
      </m:oMath>
      <w:ins w:id="606" w:author="吴敏" w:date="2023-05-10T14:20:00Z">
        <w:r w:rsidRPr="00B04E9B">
          <w:rPr>
            <w:rFonts w:ascii="Times New Roman" w:eastAsia="楷体" w:hAnsi="Times New Roman" w:cs="Times New Roman"/>
            <w:highlight w:val="yellow"/>
            <w:rPrChange w:id="607" w:author="吴敏" w:date="2023-05-10T16:02:00Z">
              <w:rPr>
                <w:rFonts w:ascii="Times New Roman" w:eastAsia="楷体" w:hAnsi="Times New Roman" w:cs="Times New Roman"/>
              </w:rPr>
            </w:rPrChange>
          </w:rPr>
          <w:t>)</w:t>
        </w:r>
        <w:r w:rsidRPr="00B04E9B">
          <w:rPr>
            <w:rFonts w:ascii="Times New Roman" w:eastAsia="楷体" w:hAnsi="Times New Roman" w:cs="Times New Roman" w:hint="eastAsia"/>
            <w:highlight w:val="yellow"/>
            <w:rPrChange w:id="608" w:author="吴敏" w:date="2023-05-10T16:02:00Z">
              <w:rPr>
                <w:rFonts w:ascii="Times New Roman" w:eastAsia="楷体" w:hAnsi="Times New Roman" w:cs="Times New Roman" w:hint="eastAsia"/>
              </w:rPr>
            </w:rPrChange>
          </w:rPr>
          <w:t>的暗能量则会随着宇宙膨胀而增大。</w:t>
        </w:r>
      </w:ins>
    </w:p>
    <w:p w14:paraId="1FA12E6F" w14:textId="25D8FE28" w:rsidR="000F6003" w:rsidRPr="00292512" w:rsidRDefault="00BA7753">
      <w:pPr>
        <w:pStyle w:val="a3"/>
        <w:ind w:leftChars="0" w:left="0" w:firstLineChars="200" w:firstLine="480"/>
        <w:jc w:val="both"/>
        <w:rPr>
          <w:ins w:id="609" w:author="吴敏" w:date="2023-05-10T14:20:00Z"/>
          <w:rFonts w:ascii="Times New Roman" w:eastAsia="楷体" w:hAnsi="Times New Roman" w:cs="Times New Roman"/>
          <w:lang w:eastAsia="zh-CN"/>
        </w:rPr>
      </w:pPr>
      <w:ins w:id="610" w:author="吴敏" w:date="2023-05-10T14:20:00Z">
        <w:r w:rsidRPr="005F411F">
          <w:rPr>
            <w:rFonts w:ascii="Times New Roman" w:eastAsia="楷体" w:hAnsi="Times New Roman" w:cs="Times New Roman"/>
            <w:lang w:eastAsia="zh-CN"/>
          </w:rPr>
          <w:t>在宇宙中，约有</w:t>
        </w:r>
        <w:r w:rsidRPr="005F411F">
          <w:rPr>
            <w:rFonts w:ascii="Times New Roman" w:eastAsia="楷体" w:hAnsi="Times New Roman" w:cs="Times New Roman"/>
            <w:lang w:eastAsia="zh-CN"/>
          </w:rPr>
          <w:t>100</w:t>
        </w:r>
        <w:r w:rsidRPr="005F411F">
          <w:rPr>
            <w:rFonts w:ascii="Times New Roman" w:eastAsia="楷体" w:hAnsi="Times New Roman" w:cs="Times New Roman"/>
            <w:lang w:eastAsia="zh-CN"/>
          </w:rPr>
          <w:t>万个叫做类星体（</w:t>
        </w:r>
        <w:r w:rsidRPr="005F411F">
          <w:rPr>
            <w:rFonts w:ascii="Times New Roman" w:eastAsia="楷体" w:hAnsi="Times New Roman" w:cs="Times New Roman"/>
            <w:lang w:eastAsia="zh-CN"/>
          </w:rPr>
          <w:t>quasar</w:t>
        </w:r>
        <w:r w:rsidRPr="005F411F">
          <w:rPr>
            <w:rFonts w:ascii="Times New Roman" w:eastAsia="楷体" w:hAnsi="Times New Roman" w:cs="Times New Roman"/>
            <w:lang w:eastAsia="zh-CN"/>
          </w:rPr>
          <w:t>）的</w:t>
        </w:r>
        <w:r>
          <w:rPr>
            <w:rFonts w:ascii="Times New Roman" w:eastAsia="楷体" w:hAnsi="Times New Roman" w:cs="Times New Roman" w:hint="eastAsia"/>
            <w:lang w:eastAsia="zh-CN"/>
          </w:rPr>
          <w:t>天体</w:t>
        </w:r>
        <w:r w:rsidRPr="005F411F">
          <w:rPr>
            <w:rFonts w:ascii="Times New Roman" w:eastAsia="楷体" w:hAnsi="Times New Roman" w:cs="Times New Roman"/>
            <w:lang w:eastAsia="zh-CN"/>
          </w:rPr>
          <w:t>，它</w:t>
        </w:r>
        <w:r>
          <w:rPr>
            <w:rFonts w:ascii="Times New Roman" w:eastAsia="楷体" w:hAnsi="Times New Roman" w:cs="Times New Roman" w:hint="eastAsia"/>
            <w:lang w:eastAsia="zh-CN"/>
          </w:rPr>
          <w:t>们</w:t>
        </w:r>
        <w:r w:rsidRPr="005F411F">
          <w:rPr>
            <w:rFonts w:ascii="Times New Roman" w:eastAsia="楷体" w:hAnsi="Times New Roman" w:cs="Times New Roman"/>
            <w:lang w:eastAsia="zh-CN"/>
          </w:rPr>
          <w:t>不是普通的星，</w:t>
        </w:r>
        <w:r>
          <w:rPr>
            <w:rFonts w:ascii="Times New Roman" w:eastAsia="楷体" w:hAnsi="Times New Roman" w:cs="Times New Roman" w:hint="eastAsia"/>
            <w:lang w:eastAsia="zh-CN"/>
          </w:rPr>
          <w:t>其</w:t>
        </w:r>
        <w:r w:rsidRPr="005F411F">
          <w:rPr>
            <w:rFonts w:ascii="Times New Roman" w:eastAsia="楷体" w:hAnsi="Times New Roman" w:cs="Times New Roman"/>
            <w:lang w:eastAsia="zh-CN"/>
          </w:rPr>
          <w:t>能量来源</w:t>
        </w:r>
        <w:r>
          <w:rPr>
            <w:rFonts w:ascii="Times New Roman" w:eastAsia="楷体" w:hAnsi="Times New Roman" w:cs="Times New Roman" w:hint="eastAsia"/>
            <w:lang w:eastAsia="zh-CN"/>
          </w:rPr>
          <w:t>科学家们尚</w:t>
        </w:r>
        <w:r w:rsidRPr="005F411F">
          <w:rPr>
            <w:rFonts w:ascii="Times New Roman" w:eastAsia="楷体" w:hAnsi="Times New Roman" w:cs="Times New Roman"/>
            <w:lang w:eastAsia="zh-CN"/>
          </w:rPr>
          <w:t>不知道</w:t>
        </w:r>
        <w:r>
          <w:rPr>
            <w:rFonts w:ascii="Times New Roman" w:eastAsia="楷体" w:hAnsi="Times New Roman" w:cs="Times New Roman" w:hint="eastAsia"/>
            <w:lang w:eastAsia="zh-CN"/>
          </w:rPr>
          <w:t>。</w:t>
        </w:r>
        <w:r w:rsidRPr="005F411F">
          <w:rPr>
            <w:rFonts w:ascii="Times New Roman" w:eastAsia="楷体" w:hAnsi="Times New Roman" w:cs="Times New Roman"/>
            <w:lang w:eastAsia="zh-CN"/>
          </w:rPr>
          <w:t>每个类星体的能量可以是太阳的</w:t>
        </w:r>
        <w:r w:rsidRPr="005F411F">
          <w:rPr>
            <w:rFonts w:ascii="Times New Roman" w:eastAsia="楷体" w:hAnsi="Times New Roman" w:cs="Times New Roman"/>
            <w:lang w:eastAsia="zh-CN"/>
          </w:rPr>
          <w:t>E15</w:t>
        </w:r>
        <w:r w:rsidRPr="005F411F">
          <w:rPr>
            <w:rFonts w:ascii="Times New Roman" w:eastAsia="楷体" w:hAnsi="Times New Roman" w:cs="Times New Roman"/>
            <w:lang w:eastAsia="zh-CN"/>
          </w:rPr>
          <w:t>（</w:t>
        </w:r>
        <w:r w:rsidRPr="005F411F">
          <w:rPr>
            <w:rFonts w:ascii="Times New Roman" w:eastAsia="楷体" w:hAnsi="Times New Roman" w:cs="Times New Roman"/>
            <w:lang w:eastAsia="zh-CN"/>
          </w:rPr>
          <w:t>10^15</w:t>
        </w:r>
        <w:r w:rsidRPr="005F411F">
          <w:rPr>
            <w:rFonts w:ascii="Times New Roman" w:eastAsia="楷体" w:hAnsi="Times New Roman" w:cs="Times New Roman"/>
            <w:lang w:eastAsia="zh-CN"/>
          </w:rPr>
          <w:t>）倍，这是</w:t>
        </w:r>
        <w:r>
          <w:rPr>
            <w:rFonts w:ascii="Times New Roman" w:eastAsia="楷体" w:hAnsi="Times New Roman" w:cs="Times New Roman" w:hint="eastAsia"/>
            <w:lang w:eastAsia="zh-CN"/>
          </w:rPr>
          <w:t>非常巨大的能量</w:t>
        </w:r>
        <w:r w:rsidRPr="005F411F">
          <w:rPr>
            <w:rFonts w:ascii="Times New Roman" w:eastAsia="楷体" w:hAnsi="Times New Roman" w:cs="Times New Roman"/>
            <w:lang w:eastAsia="zh-CN"/>
          </w:rPr>
          <w:t>。类星体</w:t>
        </w:r>
        <w:r w:rsidRPr="005F411F">
          <w:rPr>
            <w:rFonts w:ascii="Times New Roman" w:eastAsia="楷体" w:hAnsi="Times New Roman" w:cs="Times New Roman"/>
            <w:lang w:eastAsia="zh-CN"/>
          </w:rPr>
          <w:t>3C273</w:t>
        </w:r>
        <w:r>
          <w:rPr>
            <w:rFonts w:ascii="Times New Roman" w:eastAsia="楷体" w:hAnsi="Times New Roman" w:cs="Times New Roman" w:hint="eastAsia"/>
            <w:lang w:eastAsia="zh-CN"/>
          </w:rPr>
          <w:t>是在</w:t>
        </w:r>
        <w:r w:rsidRPr="005F411F">
          <w:rPr>
            <w:rFonts w:ascii="Times New Roman" w:eastAsia="楷体" w:hAnsi="Times New Roman" w:cs="Times New Roman"/>
            <w:lang w:eastAsia="zh-CN"/>
          </w:rPr>
          <w:t>1961</w:t>
        </w:r>
        <w:r w:rsidRPr="005F411F">
          <w:rPr>
            <w:rFonts w:ascii="Times New Roman" w:eastAsia="楷体" w:hAnsi="Times New Roman" w:cs="Times New Roman"/>
            <w:lang w:eastAsia="zh-CN"/>
          </w:rPr>
          <w:t>年</w:t>
        </w:r>
        <w:r>
          <w:rPr>
            <w:rFonts w:ascii="Times New Roman" w:eastAsia="楷体" w:hAnsi="Times New Roman" w:cs="Times New Roman" w:hint="eastAsia"/>
            <w:lang w:eastAsia="zh-CN"/>
          </w:rPr>
          <w:t>发现的，它</w:t>
        </w:r>
        <w:r w:rsidRPr="005F411F">
          <w:rPr>
            <w:rFonts w:ascii="Times New Roman" w:eastAsia="楷体" w:hAnsi="Times New Roman" w:cs="Times New Roman"/>
            <w:lang w:eastAsia="zh-CN"/>
          </w:rPr>
          <w:t>在</w:t>
        </w:r>
        <w:r w:rsidRPr="005F411F">
          <w:rPr>
            <w:rFonts w:ascii="Times New Roman" w:eastAsia="楷体" w:hAnsi="Times New Roman" w:cs="Times New Roman"/>
            <w:lang w:eastAsia="zh-CN"/>
          </w:rPr>
          <w:t>1982</w:t>
        </w:r>
        <w:r w:rsidRPr="005F411F">
          <w:rPr>
            <w:rFonts w:ascii="Times New Roman" w:eastAsia="楷体" w:hAnsi="Times New Roman" w:cs="Times New Roman"/>
            <w:lang w:eastAsia="zh-CN"/>
          </w:rPr>
          <w:t>年</w:t>
        </w:r>
        <w:r w:rsidRPr="005F411F">
          <w:rPr>
            <w:rFonts w:ascii="Times New Roman" w:eastAsia="楷体" w:hAnsi="Times New Roman" w:cs="Times New Roman"/>
            <w:lang w:eastAsia="zh-CN"/>
          </w:rPr>
          <w:t>2</w:t>
        </w:r>
        <w:r w:rsidRPr="005F411F">
          <w:rPr>
            <w:rFonts w:ascii="Times New Roman" w:eastAsia="楷体" w:hAnsi="Times New Roman" w:cs="Times New Roman"/>
            <w:lang w:eastAsia="zh-CN"/>
          </w:rPr>
          <w:t>月，一天之内能量增加一倍，这是非常稀奇的，不仅能量大，而且可以一天之内增加一倍</w:t>
        </w:r>
      </w:ins>
      <w:ins w:id="611" w:author="吴敏" w:date="2023-05-14T00:18:00Z">
        <w:r w:rsidR="00292512">
          <w:rPr>
            <w:rFonts w:ascii="Times New Roman" w:eastAsia="楷体" w:hAnsi="Times New Roman" w:cs="Times New Roman" w:hint="eastAsia"/>
            <w:lang w:eastAsia="zh-CN"/>
          </w:rPr>
          <w:t>。</w:t>
        </w:r>
      </w:ins>
    </w:p>
    <w:p w14:paraId="18FE830A" w14:textId="63097BF1" w:rsidR="00BA7753" w:rsidRDefault="00BA7753">
      <w:pPr>
        <w:pStyle w:val="a3"/>
        <w:ind w:leftChars="0" w:left="0" w:firstLineChars="200" w:firstLine="480"/>
        <w:jc w:val="both"/>
        <w:rPr>
          <w:ins w:id="612" w:author="吴敏" w:date="2023-05-10T14:30:00Z"/>
          <w:rFonts w:ascii="Times New Roman" w:eastAsia="楷体" w:hAnsi="Times New Roman" w:cs="Times New Roman"/>
        </w:rPr>
      </w:pPr>
      <w:ins w:id="613" w:author="吴敏" w:date="2023-05-10T14:20:00Z">
        <w:r w:rsidRPr="00CE1C8F">
          <w:rPr>
            <w:rFonts w:ascii="Times New Roman" w:eastAsia="楷体" w:hAnsi="Times New Roman" w:cs="Times New Roman" w:hint="eastAsia"/>
          </w:rPr>
          <w:t>如果</w:t>
        </w:r>
        <w:r>
          <w:rPr>
            <w:rFonts w:ascii="Times New Roman" w:eastAsia="楷体" w:hAnsi="Times New Roman" w:cs="Times New Roman"/>
            <w:lang w:eastAsia="zh-CN"/>
          </w:rPr>
          <w:t>The one</w:t>
        </w:r>
        <w:r>
          <w:rPr>
            <w:rFonts w:ascii="Times New Roman" w:eastAsia="楷体" w:hAnsi="Times New Roman" w:cs="Times New Roman" w:hint="eastAsia"/>
            <w:lang w:eastAsia="zh-CN"/>
          </w:rPr>
          <w:t>的</w:t>
        </w:r>
        <w:r w:rsidRPr="00CE1C8F">
          <w:rPr>
            <w:rFonts w:ascii="Times New Roman" w:eastAsia="楷体" w:hAnsi="Times New Roman" w:cs="Times New Roman" w:hint="eastAsia"/>
          </w:rPr>
          <w:t>能</w:t>
        </w:r>
        <w:r w:rsidRPr="00CE1C8F">
          <w:rPr>
            <w:rFonts w:ascii="Times New Roman" w:eastAsia="楷体" w:hAnsi="Times New Roman" w:cs="Times New Roman"/>
          </w:rPr>
          <w:t>量是有限的</w:t>
        </w:r>
        <w:r>
          <w:rPr>
            <w:rFonts w:ascii="Times New Roman" w:eastAsia="楷体" w:hAnsi="Times New Roman" w:cs="Times New Roman" w:hint="eastAsia"/>
            <w:lang w:eastAsia="zh-CN"/>
          </w:rPr>
          <w:t>、不自生的</w:t>
        </w:r>
        <w:r w:rsidRPr="00CE1C8F">
          <w:rPr>
            <w:rFonts w:ascii="Times New Roman" w:eastAsia="楷体" w:hAnsi="Times New Roman" w:cs="Times New Roman"/>
          </w:rPr>
          <w:t>，</w:t>
        </w:r>
        <w:r>
          <w:rPr>
            <w:rFonts w:ascii="Times New Roman" w:eastAsia="楷体" w:hAnsi="Times New Roman" w:cs="Times New Roman" w:hint="eastAsia"/>
            <w:lang w:eastAsia="zh-CN"/>
          </w:rPr>
          <w:t>那么</w:t>
        </w:r>
        <w:r w:rsidRPr="00CE1C8F">
          <w:rPr>
            <w:rFonts w:ascii="Times New Roman" w:eastAsia="楷体" w:hAnsi="Times New Roman" w:cs="Times New Roman"/>
          </w:rPr>
          <w:t>宇宙不可能</w:t>
        </w:r>
        <w:r>
          <w:rPr>
            <w:rFonts w:ascii="Times New Roman" w:eastAsia="楷体" w:hAnsi="Times New Roman" w:cs="Times New Roman" w:hint="eastAsia"/>
            <w:lang w:eastAsia="zh-CN"/>
          </w:rPr>
          <w:t>长达</w:t>
        </w:r>
        <w:r>
          <w:rPr>
            <w:rFonts w:ascii="Times New Roman" w:eastAsia="楷体" w:hAnsi="Times New Roman" w:cs="Times New Roman" w:hint="eastAsia"/>
            <w:lang w:eastAsia="zh-CN"/>
          </w:rPr>
          <w:t>1</w:t>
        </w:r>
        <w:r>
          <w:rPr>
            <w:rFonts w:ascii="Times New Roman" w:eastAsia="楷体" w:hAnsi="Times New Roman" w:cs="Times New Roman"/>
            <w:lang w:eastAsia="zh-CN"/>
          </w:rPr>
          <w:t>00</w:t>
        </w:r>
        <w:r>
          <w:rPr>
            <w:rFonts w:ascii="Times New Roman" w:eastAsia="楷体" w:hAnsi="Times New Roman" w:cs="Times New Roman" w:hint="eastAsia"/>
            <w:lang w:eastAsia="zh-CN"/>
          </w:rPr>
          <w:t>亿年</w:t>
        </w:r>
        <w:r w:rsidRPr="00CE1C8F">
          <w:rPr>
            <w:rFonts w:ascii="Times New Roman" w:eastAsia="楷体" w:hAnsi="Times New Roman" w:cs="Times New Roman" w:hint="eastAsia"/>
            <w:lang w:eastAsia="zh-CN"/>
          </w:rPr>
          <w:t>不断</w:t>
        </w:r>
        <w:r w:rsidRPr="00CE1C8F">
          <w:rPr>
            <w:rFonts w:ascii="Times New Roman" w:eastAsia="楷体" w:hAnsi="Times New Roman" w:cs="Times New Roman"/>
          </w:rPr>
          <w:t>扩大</w:t>
        </w:r>
        <w:r>
          <w:rPr>
            <w:rFonts w:ascii="Times New Roman" w:eastAsia="楷体" w:hAnsi="Times New Roman" w:cs="Times New Roman" w:hint="eastAsia"/>
            <w:lang w:eastAsia="zh-CN"/>
          </w:rPr>
          <w:t>，宇宙中的人与万物也不可能生生不息，不断繁衍</w:t>
        </w:r>
        <w:r w:rsidRPr="00CE1C8F">
          <w:rPr>
            <w:rFonts w:ascii="Times New Roman" w:eastAsia="楷体" w:hAnsi="Times New Roman" w:cs="Times New Roman" w:hint="eastAsia"/>
          </w:rPr>
          <w:t>。</w:t>
        </w:r>
      </w:ins>
    </w:p>
    <w:p w14:paraId="11693B94" w14:textId="3C89EB75" w:rsidR="007F5CBA" w:rsidRPr="00DA4385" w:rsidDel="00742B63" w:rsidRDefault="003D3CB4">
      <w:pPr>
        <w:pStyle w:val="a3"/>
        <w:ind w:leftChars="0" w:left="680" w:firstLine="200"/>
        <w:jc w:val="both"/>
        <w:rPr>
          <w:del w:id="614" w:author="吴敏" w:date="2023-05-09T21:25:00Z"/>
          <w:rFonts w:ascii="Times New Roman" w:eastAsia="KaiTi" w:hAnsi="Times New Roman" w:cs="Times New Roman"/>
          <w:b/>
          <w:bCs/>
          <w:lang w:eastAsia="zh-CN"/>
          <w:rPrChange w:id="615" w:author="吴敏" w:date="2023-05-10T14:25:00Z">
            <w:rPr>
              <w:del w:id="616" w:author="吴敏" w:date="2023-05-09T21:25:00Z"/>
              <w:rFonts w:ascii="Times New Roman" w:eastAsia="KaiTi" w:hAnsi="Times New Roman" w:cs="Times New Roman"/>
              <w:highlight w:val="yellow"/>
              <w:lang w:eastAsia="zh-CN"/>
            </w:rPr>
          </w:rPrChange>
        </w:rPr>
        <w:pPrChange w:id="617" w:author="吴敏" w:date="2023-05-13T22:23:00Z">
          <w:pPr>
            <w:pStyle w:val="a3"/>
            <w:numPr>
              <w:numId w:val="7"/>
            </w:numPr>
            <w:ind w:firstLine="200"/>
            <w:jc w:val="both"/>
          </w:pPr>
        </w:pPrChange>
      </w:pPr>
      <w:ins w:id="618" w:author="顏 秉田" w:date="2023-04-22T00:24:00Z">
        <w:del w:id="619" w:author="吴敏" w:date="2023-05-10T14:31:00Z">
          <w:r w:rsidRPr="00AC281B" w:rsidDel="00ED440F">
            <w:rPr>
              <w:rFonts w:ascii="Times New Roman" w:hAnsi="Times New Roman" w:cs="Times New Roman" w:hint="eastAsia"/>
              <w:lang w:eastAsia="zh-CN"/>
              <w:rPrChange w:id="620" w:author="吴敏" w:date="2023-05-10T14:27:00Z">
                <w:rPr>
                  <w:rFonts w:hint="eastAsia"/>
                  <w:lang w:eastAsia="zh-CN"/>
                </w:rPr>
              </w:rPrChange>
            </w:rPr>
            <w:delText>当一个物质</w:delText>
          </w:r>
        </w:del>
        <w:del w:id="621" w:author="吴敏" w:date="2023-05-10T14:27:00Z">
          <w:r w:rsidRPr="00AC281B" w:rsidDel="00AC281B">
            <w:rPr>
              <w:rFonts w:ascii="Times New Roman" w:hAnsi="Times New Roman" w:cs="Times New Roman" w:hint="eastAsia"/>
              <w:lang w:eastAsia="zh-CN"/>
              <w:rPrChange w:id="622" w:author="吴敏" w:date="2023-05-10T14:27:00Z">
                <w:rPr>
                  <w:rFonts w:hint="eastAsia"/>
                  <w:lang w:eastAsia="zh-CN"/>
                </w:rPr>
              </w:rPrChange>
            </w:rPr>
            <w:delText>消失</w:delText>
          </w:r>
        </w:del>
        <w:del w:id="623" w:author="吴敏" w:date="2023-05-10T14:31:00Z">
          <w:r w:rsidRPr="00AC281B" w:rsidDel="00ED440F">
            <w:rPr>
              <w:rFonts w:ascii="Times New Roman" w:hAnsi="Times New Roman" w:cs="Times New Roman" w:hint="eastAsia"/>
              <w:lang w:eastAsia="zh-CN"/>
              <w:rPrChange w:id="624" w:author="吴敏" w:date="2023-05-10T14:27:00Z">
                <w:rPr>
                  <w:rFonts w:hint="eastAsia"/>
                  <w:lang w:eastAsia="zh-CN"/>
                </w:rPr>
              </w:rPrChange>
            </w:rPr>
            <w:delText>的时候</w:delText>
          </w:r>
          <w:r w:rsidRPr="00AC281B" w:rsidDel="00ED440F">
            <w:rPr>
              <w:rFonts w:ascii="Times New Roman" w:hAnsi="Times New Roman" w:cs="Times New Roman"/>
              <w:highlight w:val="yellow"/>
              <w:lang w:eastAsia="zh-CN"/>
              <w:rPrChange w:id="625" w:author="吴敏" w:date="2023-05-10T14:28:00Z">
                <w:rPr>
                  <w:lang w:eastAsia="zh-CN"/>
                </w:rPr>
              </w:rPrChange>
            </w:rPr>
            <w:delText>,</w:delText>
          </w:r>
          <w:r w:rsidRPr="00AC281B" w:rsidDel="00ED440F">
            <w:rPr>
              <w:rFonts w:ascii="Times New Roman" w:hAnsi="Times New Roman" w:cs="Times New Roman" w:hint="eastAsia"/>
              <w:highlight w:val="yellow"/>
              <w:lang w:eastAsia="zh-CN"/>
              <w:rPrChange w:id="626" w:author="吴敏" w:date="2023-05-10T14:28:00Z">
                <w:rPr>
                  <w:rFonts w:hint="eastAsia"/>
                  <w:lang w:eastAsia="zh-CN"/>
                </w:rPr>
              </w:rPrChange>
            </w:rPr>
            <w:delText>物质回归物质</w:delText>
          </w:r>
          <w:r w:rsidRPr="00AC281B" w:rsidDel="00ED440F">
            <w:rPr>
              <w:rFonts w:ascii="Times New Roman" w:hAnsi="Times New Roman" w:cs="Times New Roman"/>
              <w:highlight w:val="yellow"/>
              <w:lang w:eastAsia="zh-CN"/>
              <w:rPrChange w:id="627" w:author="吴敏" w:date="2023-05-10T14:28:00Z">
                <w:rPr>
                  <w:lang w:eastAsia="zh-CN"/>
                </w:rPr>
              </w:rPrChange>
            </w:rPr>
            <w:delText>,</w:delText>
          </w:r>
          <w:r w:rsidRPr="00AC281B" w:rsidDel="00ED440F">
            <w:rPr>
              <w:rFonts w:ascii="Times New Roman" w:hAnsi="Times New Roman" w:cs="Times New Roman" w:hint="eastAsia"/>
              <w:highlight w:val="yellow"/>
              <w:lang w:eastAsia="zh-CN"/>
              <w:rPrChange w:id="628" w:author="吴敏" w:date="2023-05-10T14:28:00Z">
                <w:rPr>
                  <w:rFonts w:hint="eastAsia"/>
                  <w:lang w:eastAsia="zh-CN"/>
                </w:rPr>
              </w:rPrChange>
            </w:rPr>
            <w:delText>能量回归能量</w:delText>
          </w:r>
          <w:r w:rsidRPr="00AC281B" w:rsidDel="00ED440F">
            <w:rPr>
              <w:rFonts w:ascii="Times New Roman" w:hAnsi="Times New Roman" w:cs="Times New Roman"/>
              <w:lang w:eastAsia="zh-CN"/>
              <w:rPrChange w:id="629" w:author="吴敏" w:date="2023-05-10T14:27:00Z">
                <w:rPr>
                  <w:lang w:eastAsia="zh-CN"/>
                </w:rPr>
              </w:rPrChange>
            </w:rPr>
            <w:delText xml:space="preserve">,The one </w:delText>
          </w:r>
          <w:r w:rsidRPr="00AC281B" w:rsidDel="00ED440F">
            <w:rPr>
              <w:rFonts w:ascii="Times New Roman" w:hAnsi="Times New Roman" w:cs="Times New Roman" w:hint="eastAsia"/>
              <w:lang w:eastAsia="zh-CN"/>
              <w:rPrChange w:id="630" w:author="吴敏" w:date="2023-05-10T14:27:00Z">
                <w:rPr>
                  <w:rFonts w:hint="eastAsia"/>
                  <w:lang w:eastAsia="zh-CN"/>
                </w:rPr>
              </w:rPrChange>
            </w:rPr>
            <w:delText>回归</w:delText>
          </w:r>
          <w:r w:rsidRPr="00AC281B" w:rsidDel="00ED440F">
            <w:rPr>
              <w:rFonts w:ascii="Times New Roman" w:hAnsi="Times New Roman" w:cs="Times New Roman"/>
              <w:rPrChange w:id="631" w:author="吴敏" w:date="2023-05-10T14:27:00Z">
                <w:rPr/>
              </w:rPrChange>
            </w:rPr>
            <w:delText>The one</w:delText>
          </w:r>
        </w:del>
      </w:ins>
    </w:p>
    <w:p w14:paraId="7DC977EF" w14:textId="72877ACC" w:rsidR="00BA7753" w:rsidRPr="00DA4385" w:rsidRDefault="00F6463A">
      <w:pPr>
        <w:pStyle w:val="a3"/>
        <w:numPr>
          <w:ilvl w:val="0"/>
          <w:numId w:val="7"/>
        </w:numPr>
        <w:ind w:left="480" w:firstLine="200"/>
        <w:jc w:val="both"/>
        <w:rPr>
          <w:ins w:id="632" w:author="吴敏" w:date="2023-05-10T14:19:00Z"/>
          <w:rFonts w:ascii="Times New Roman" w:eastAsia="KaiTi" w:hAnsi="Times New Roman" w:cs="Times New Roman"/>
          <w:b/>
          <w:bCs/>
          <w:lang w:eastAsia="zh-CN"/>
          <w:rPrChange w:id="633" w:author="吴敏" w:date="2023-05-10T14:25:00Z">
            <w:rPr>
              <w:ins w:id="634" w:author="吴敏" w:date="2023-05-10T14:19:00Z"/>
              <w:highlight w:val="yellow"/>
            </w:rPr>
          </w:rPrChange>
        </w:rPr>
        <w:pPrChange w:id="635" w:author="吴敏" w:date="2023-05-13T22:23:00Z">
          <w:pPr>
            <w:pStyle w:val="a3"/>
            <w:ind w:leftChars="0" w:left="680"/>
            <w:jc w:val="both"/>
          </w:pPr>
        </w:pPrChange>
      </w:pPr>
      <w:r w:rsidRPr="00DA4385">
        <w:rPr>
          <w:rFonts w:ascii="Times New Roman" w:eastAsia="KaiTi" w:hAnsi="Times New Roman" w:cs="Times New Roman" w:hint="eastAsia"/>
          <w:b/>
          <w:bCs/>
          <w:lang w:eastAsia="zh-CN"/>
          <w:rPrChange w:id="636" w:author="吴敏" w:date="2023-05-10T14:25:00Z">
            <w:rPr>
              <w:rFonts w:ascii="Times New Roman" w:eastAsia="KaiTi" w:hAnsi="Times New Roman" w:cs="Times New Roman" w:hint="eastAsia"/>
              <w:highlight w:val="yellow"/>
              <w:lang w:eastAsia="zh-CN"/>
            </w:rPr>
          </w:rPrChange>
        </w:rPr>
        <w:t>共时性：</w:t>
      </w:r>
      <w:del w:id="637" w:author="吴敏" w:date="2023-05-10T14:19:00Z">
        <w:r w:rsidRPr="00DA4385" w:rsidDel="00BA7753">
          <w:rPr>
            <w:rFonts w:ascii="Times New Roman" w:eastAsia="KaiTi" w:hAnsi="Times New Roman" w:cs="Times New Roman"/>
            <w:b/>
            <w:bCs/>
            <w:lang w:eastAsia="zh-CN"/>
            <w:rPrChange w:id="638" w:author="吴敏" w:date="2023-05-10T14:25:00Z">
              <w:rPr>
                <w:rFonts w:ascii="Times New Roman" w:eastAsia="KaiTi" w:hAnsi="Times New Roman" w:cs="Times New Roman"/>
                <w:highlight w:val="yellow"/>
                <w:lang w:eastAsia="zh-CN"/>
              </w:rPr>
            </w:rPrChange>
          </w:rPr>
          <w:delText>The one</w:delText>
        </w:r>
        <w:r w:rsidRPr="00DA4385" w:rsidDel="00BA7753">
          <w:rPr>
            <w:rFonts w:ascii="Times New Roman" w:eastAsia="KaiTi" w:hAnsi="Times New Roman" w:cs="Times New Roman" w:hint="eastAsia"/>
            <w:b/>
            <w:bCs/>
            <w:lang w:eastAsia="zh-CN"/>
            <w:rPrChange w:id="639" w:author="吴敏" w:date="2023-05-10T14:25:00Z">
              <w:rPr>
                <w:rFonts w:ascii="Times New Roman" w:eastAsia="KaiTi" w:hAnsi="Times New Roman" w:cs="Times New Roman" w:hint="eastAsia"/>
                <w:highlight w:val="yellow"/>
                <w:lang w:eastAsia="zh-CN"/>
              </w:rPr>
            </w:rPrChange>
          </w:rPr>
          <w:delText>的超越光速通信（如，量子纠缠）</w:delText>
        </w:r>
        <w:r w:rsidR="002E69B1" w:rsidRPr="00DA4385" w:rsidDel="00BA7753">
          <w:rPr>
            <w:rFonts w:ascii="Times New Roman" w:eastAsia="KaiTi" w:hAnsi="Times New Roman" w:cs="Times New Roman" w:hint="eastAsia"/>
            <w:b/>
            <w:bCs/>
            <w:lang w:eastAsia="zh-CN"/>
            <w:rPrChange w:id="640" w:author="吴敏" w:date="2023-05-10T14:25:00Z">
              <w:rPr>
                <w:rFonts w:ascii="Times New Roman" w:eastAsia="KaiTi" w:hAnsi="Times New Roman" w:cs="Times New Roman" w:hint="eastAsia"/>
                <w:highlight w:val="yellow"/>
                <w:lang w:eastAsia="zh-CN"/>
              </w:rPr>
            </w:rPrChange>
          </w:rPr>
          <w:delText>超越光速通信。</w:delText>
        </w:r>
        <w:r w:rsidR="00BA1D00" w:rsidRPr="00DA4385" w:rsidDel="00BA7753">
          <w:rPr>
            <w:rFonts w:ascii="Times New Roman" w:eastAsia="KaiTi" w:hAnsi="Times New Roman" w:cs="Times New Roman" w:hint="eastAsia"/>
            <w:b/>
            <w:bCs/>
            <w:lang w:eastAsia="zh-CN"/>
            <w:rPrChange w:id="641" w:author="吴敏" w:date="2023-05-10T14:25:00Z">
              <w:rPr>
                <w:rFonts w:ascii="Times New Roman" w:eastAsia="KaiTi" w:hAnsi="Times New Roman" w:cs="Times New Roman" w:hint="eastAsia"/>
                <w:highlight w:val="yellow"/>
                <w:lang w:eastAsia="zh-CN"/>
              </w:rPr>
            </w:rPrChange>
          </w:rPr>
          <w:delText>无论</w:delText>
        </w:r>
      </w:del>
      <w:ins w:id="642" w:author="顏 秉田" w:date="2023-04-22T00:27:00Z">
        <w:del w:id="643" w:author="吴敏" w:date="2023-05-10T14:19:00Z">
          <w:r w:rsidR="00D25E68" w:rsidRPr="00DA4385" w:rsidDel="00BA7753">
            <w:rPr>
              <w:rFonts w:ascii="Times New Roman" w:eastAsia="KaiTi" w:hAnsi="Times New Roman" w:cs="Times New Roman" w:hint="eastAsia"/>
              <w:b/>
              <w:bCs/>
              <w:lang w:eastAsia="zh-CN"/>
              <w:rPrChange w:id="644" w:author="吴敏" w:date="2023-05-10T14:25:00Z">
                <w:rPr>
                  <w:rFonts w:ascii="Times New Roman" w:hAnsi="Times New Roman" w:cs="Times New Roman" w:hint="eastAsia"/>
                  <w:highlight w:val="yellow"/>
                </w:rPr>
              </w:rPrChange>
            </w:rPr>
            <w:delText>距离多远</w:delText>
          </w:r>
        </w:del>
      </w:ins>
      <w:del w:id="645" w:author="吴敏" w:date="2023-05-10T14:19:00Z">
        <w:r w:rsidR="002E69B1" w:rsidRPr="00DA4385" w:rsidDel="00BA7753">
          <w:rPr>
            <w:rFonts w:ascii="Times New Roman" w:eastAsia="KaiTi" w:hAnsi="Times New Roman" w:cs="Times New Roman" w:hint="eastAsia"/>
            <w:b/>
            <w:bCs/>
            <w:lang w:eastAsia="zh-CN"/>
            <w:rPrChange w:id="646" w:author="吴敏" w:date="2023-05-10T14:25:00Z">
              <w:rPr>
                <w:rFonts w:ascii="Times New Roman" w:eastAsia="KaiTi" w:hAnsi="Times New Roman" w:cs="Times New Roman" w:hint="eastAsia"/>
                <w:highlight w:val="yellow"/>
                <w:lang w:eastAsia="zh-CN"/>
              </w:rPr>
            </w:rPrChange>
          </w:rPr>
          <w:delText>我们离宇宙的源头</w:delText>
        </w:r>
      </w:del>
      <w:ins w:id="647" w:author="顏 秉田" w:date="2023-04-22T00:26:00Z">
        <w:del w:id="648" w:author="吴敏" w:date="2023-04-22T16:01:00Z">
          <w:r w:rsidR="00D25E68" w:rsidRPr="00DA4385" w:rsidDel="00683A15">
            <w:rPr>
              <w:rFonts w:ascii="Times New Roman" w:eastAsia="KaiTi" w:hAnsi="Times New Roman" w:cs="Times New Roman" w:hint="eastAsia"/>
              <w:b/>
              <w:bCs/>
              <w:lang w:eastAsia="zh-CN"/>
              <w:rPrChange w:id="649" w:author="吴敏" w:date="2023-05-10T14:25:00Z">
                <w:rPr>
                  <w:rFonts w:ascii="Times New Roman" w:hAnsi="Times New Roman" w:cs="Times New Roman" w:hint="eastAsia"/>
                  <w:highlight w:val="yellow"/>
                  <w:lang w:eastAsia="zh-CN"/>
                </w:rPr>
              </w:rPrChange>
            </w:rPr>
            <w:delText>多</w:delText>
          </w:r>
        </w:del>
      </w:ins>
      <w:del w:id="650" w:author="吴敏" w:date="2023-05-10T14:19:00Z">
        <w:r w:rsidR="002E69B1" w:rsidRPr="00DA4385" w:rsidDel="00BA7753">
          <w:rPr>
            <w:rFonts w:ascii="Times New Roman" w:eastAsia="KaiTi" w:hAnsi="Times New Roman" w:cs="Times New Roman" w:hint="eastAsia"/>
            <w:b/>
            <w:bCs/>
            <w:lang w:eastAsia="zh-CN"/>
            <w:rPrChange w:id="651" w:author="吴敏" w:date="2023-05-10T14:25:00Z">
              <w:rPr>
                <w:rFonts w:ascii="Times New Roman" w:eastAsia="KaiTi" w:hAnsi="Times New Roman" w:cs="Times New Roman" w:hint="eastAsia"/>
                <w:highlight w:val="yellow"/>
                <w:lang w:eastAsia="zh-CN"/>
              </w:rPr>
            </w:rPrChange>
          </w:rPr>
          <w:delText>越远，一个念头过来，我们就开始。</w:delText>
        </w:r>
      </w:del>
    </w:p>
    <w:p w14:paraId="5E1120AF" w14:textId="339CF859" w:rsidR="00C532D0" w:rsidRPr="0010537B" w:rsidRDefault="00BA7753">
      <w:pPr>
        <w:pStyle w:val="a3"/>
        <w:ind w:leftChars="0" w:left="0" w:firstLineChars="150" w:firstLine="373"/>
        <w:jc w:val="both"/>
        <w:rPr>
          <w:ins w:id="652" w:author="吴敏" w:date="2023-05-13T22:35:00Z"/>
          <w:rFonts w:ascii="Times New Roman" w:eastAsia="楷体" w:hAnsi="Times New Roman" w:cs="Times New Roman"/>
          <w:spacing w:val="9"/>
          <w:kern w:val="0"/>
          <w:szCs w:val="24"/>
          <w:lang w:eastAsia="zh-CN"/>
          <w:rPrChange w:id="653" w:author="吴敏" w:date="2023-05-14T00:40:00Z">
            <w:rPr>
              <w:ins w:id="654" w:author="吴敏" w:date="2023-05-13T22:35:00Z"/>
            </w:rPr>
          </w:rPrChange>
        </w:rPr>
      </w:pPr>
      <w:ins w:id="655" w:author="吴敏" w:date="2023-05-10T14:19:00Z">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szCs w:val="24"/>
            <w:lang w:eastAsia="zh-CN"/>
          </w:rPr>
          <w:t>是宇宙最小的存在，</w:t>
        </w:r>
      </w:ins>
      <w:ins w:id="656" w:author="吴敏" w:date="2023-05-14T00:39:00Z">
        <w:r w:rsidR="0010537B">
          <w:rPr>
            <w:rFonts w:ascii="Times New Roman" w:eastAsia="楷体" w:hAnsi="Times New Roman" w:cs="Times New Roman" w:hint="eastAsia"/>
            <w:spacing w:val="9"/>
            <w:kern w:val="0"/>
            <w:szCs w:val="24"/>
            <w:lang w:eastAsia="zh-CN"/>
          </w:rPr>
          <w:t>宇宙中的一切</w:t>
        </w:r>
        <w:r w:rsidR="0010537B" w:rsidRPr="00202F8F">
          <w:rPr>
            <w:rFonts w:ascii="Times New Roman" w:eastAsia="楷体" w:hAnsi="Times New Roman" w:cs="Times New Roman"/>
            <w:spacing w:val="9"/>
            <w:kern w:val="0"/>
            <w:szCs w:val="24"/>
          </w:rPr>
          <w:t>事物只是</w:t>
        </w:r>
        <w:r w:rsidR="0010537B">
          <w:rPr>
            <w:rFonts w:ascii="Times New Roman" w:eastAsia="楷体" w:hAnsi="Times New Roman" w:cs="Times New Roman" w:hint="eastAsia"/>
            <w:spacing w:val="9"/>
            <w:kern w:val="0"/>
            <w:szCs w:val="24"/>
            <w:lang w:eastAsia="zh-CN"/>
          </w:rPr>
          <w:t>T</w:t>
        </w:r>
        <w:r w:rsidR="0010537B">
          <w:rPr>
            <w:rFonts w:ascii="Times New Roman" w:eastAsia="楷体" w:hAnsi="Times New Roman" w:cs="Times New Roman"/>
            <w:spacing w:val="9"/>
            <w:kern w:val="0"/>
            <w:szCs w:val="24"/>
            <w:lang w:eastAsia="zh-CN"/>
          </w:rPr>
          <w:t>he one</w:t>
        </w:r>
        <w:r w:rsidR="0010537B">
          <w:rPr>
            <w:rFonts w:ascii="Times New Roman" w:eastAsia="楷体" w:hAnsi="Times New Roman" w:cs="Times New Roman" w:hint="eastAsia"/>
            <w:spacing w:val="9"/>
            <w:kern w:val="0"/>
            <w:szCs w:val="24"/>
            <w:lang w:eastAsia="zh-CN"/>
          </w:rPr>
          <w:t>凝聚</w:t>
        </w:r>
        <w:r w:rsidR="0010537B" w:rsidRPr="00202F8F">
          <w:rPr>
            <w:rFonts w:ascii="Times New Roman" w:eastAsia="楷体" w:hAnsi="Times New Roman" w:cs="Times New Roman"/>
            <w:spacing w:val="9"/>
            <w:kern w:val="0"/>
            <w:szCs w:val="24"/>
          </w:rPr>
          <w:t>的结果</w:t>
        </w:r>
        <w:r w:rsidR="0010537B">
          <w:rPr>
            <w:rFonts w:ascii="Times New Roman" w:eastAsia="楷体" w:hAnsi="Times New Roman" w:cs="Times New Roman" w:hint="eastAsia"/>
            <w:spacing w:val="9"/>
            <w:kern w:val="0"/>
            <w:szCs w:val="24"/>
            <w:lang w:eastAsia="zh-CN"/>
          </w:rPr>
          <w:t>。由于</w:t>
        </w:r>
        <w:r w:rsidR="0010537B">
          <w:rPr>
            <w:rFonts w:ascii="Times New Roman" w:eastAsia="楷体" w:hAnsi="Times New Roman" w:cs="Times New Roman" w:hint="eastAsia"/>
            <w:spacing w:val="9"/>
            <w:kern w:val="0"/>
            <w:szCs w:val="24"/>
            <w:lang w:eastAsia="zh-CN"/>
          </w:rPr>
          <w:t>The</w:t>
        </w:r>
        <w:r w:rsidR="0010537B">
          <w:rPr>
            <w:rFonts w:ascii="Times New Roman" w:eastAsia="楷体" w:hAnsi="Times New Roman" w:cs="Times New Roman"/>
            <w:spacing w:val="9"/>
            <w:kern w:val="0"/>
            <w:szCs w:val="24"/>
            <w:lang w:eastAsia="zh-CN"/>
          </w:rPr>
          <w:t xml:space="preserve"> </w:t>
        </w:r>
        <w:r w:rsidR="0010537B">
          <w:rPr>
            <w:rFonts w:ascii="Times New Roman" w:eastAsia="楷体" w:hAnsi="Times New Roman" w:cs="Times New Roman" w:hint="eastAsia"/>
            <w:spacing w:val="9"/>
            <w:kern w:val="0"/>
            <w:szCs w:val="24"/>
            <w:lang w:eastAsia="zh-CN"/>
          </w:rPr>
          <w:t>one</w:t>
        </w:r>
      </w:ins>
      <w:ins w:id="657" w:author="吴敏" w:date="2023-05-10T14:19:00Z">
        <w:r>
          <w:rPr>
            <w:rFonts w:ascii="Times New Roman" w:eastAsia="楷体" w:hAnsi="Times New Roman" w:cs="Times New Roman" w:hint="eastAsia"/>
            <w:spacing w:val="9"/>
            <w:kern w:val="0"/>
            <w:szCs w:val="24"/>
            <w:lang w:eastAsia="zh-CN"/>
          </w:rPr>
          <w:t>具有一即一切的自包含性</w:t>
        </w:r>
      </w:ins>
      <w:ins w:id="658" w:author="吴敏" w:date="2023-05-14T00:39:00Z">
        <w:r w:rsidR="0010537B">
          <w:rPr>
            <w:rFonts w:ascii="Times New Roman" w:eastAsia="楷体" w:hAnsi="Times New Roman" w:cs="Times New Roman" w:hint="eastAsia"/>
            <w:spacing w:val="9"/>
            <w:kern w:val="0"/>
            <w:szCs w:val="24"/>
            <w:lang w:eastAsia="zh-CN"/>
          </w:rPr>
          <w:t>，宇宙</w:t>
        </w:r>
      </w:ins>
      <w:ins w:id="659" w:author="吴敏" w:date="2023-05-14T00:40:00Z">
        <w:r w:rsidR="0010537B">
          <w:rPr>
            <w:rFonts w:ascii="Times New Roman" w:eastAsia="楷体" w:hAnsi="Times New Roman" w:cs="Times New Roman" w:hint="eastAsia"/>
            <w:spacing w:val="9"/>
            <w:kern w:val="0"/>
            <w:szCs w:val="24"/>
            <w:lang w:eastAsia="zh-CN"/>
          </w:rPr>
          <w:t>的所有状态存在</w:t>
        </w:r>
        <w:r w:rsidR="0010537B" w:rsidRPr="00202F8F">
          <w:rPr>
            <w:rFonts w:ascii="Times New Roman" w:eastAsia="楷体" w:hAnsi="Times New Roman" w:cs="Times New Roman"/>
            <w:spacing w:val="9"/>
            <w:kern w:val="0"/>
            <w:szCs w:val="24"/>
          </w:rPr>
          <w:t>于</w:t>
        </w:r>
        <w:r w:rsidR="0010537B">
          <w:rPr>
            <w:rFonts w:ascii="Times New Roman" w:eastAsia="楷体" w:hAnsi="Times New Roman" w:cs="Times New Roman" w:hint="eastAsia"/>
            <w:spacing w:val="9"/>
            <w:kern w:val="0"/>
            <w:szCs w:val="24"/>
            <w:lang w:eastAsia="zh-CN"/>
          </w:rPr>
          <w:t>每</w:t>
        </w:r>
        <w:r w:rsidR="0010537B" w:rsidRPr="00202F8F">
          <w:rPr>
            <w:rFonts w:ascii="Times New Roman" w:eastAsia="楷体" w:hAnsi="Times New Roman" w:cs="Times New Roman"/>
            <w:spacing w:val="9"/>
            <w:kern w:val="0"/>
            <w:szCs w:val="24"/>
          </w:rPr>
          <w:t>一个</w:t>
        </w:r>
        <w:r w:rsidR="0010537B">
          <w:rPr>
            <w:rFonts w:ascii="Times New Roman" w:eastAsia="楷体" w:hAnsi="Times New Roman" w:cs="Times New Roman" w:hint="eastAsia"/>
            <w:spacing w:val="9"/>
            <w:kern w:val="0"/>
            <w:szCs w:val="24"/>
            <w:lang w:eastAsia="zh-CN"/>
          </w:rPr>
          <w:t>t</w:t>
        </w:r>
        <w:r w:rsidR="0010537B">
          <w:rPr>
            <w:rFonts w:ascii="Times New Roman" w:eastAsia="楷体" w:hAnsi="Times New Roman" w:cs="Times New Roman"/>
            <w:spacing w:val="9"/>
            <w:kern w:val="0"/>
            <w:szCs w:val="24"/>
            <w:lang w:eastAsia="zh-CN"/>
          </w:rPr>
          <w:t>he one</w:t>
        </w:r>
        <w:r w:rsidR="0010537B" w:rsidRPr="00202F8F">
          <w:rPr>
            <w:rFonts w:ascii="Times New Roman" w:eastAsia="楷体" w:hAnsi="Times New Roman" w:cs="Times New Roman"/>
            <w:spacing w:val="9"/>
            <w:kern w:val="0"/>
            <w:szCs w:val="24"/>
          </w:rPr>
          <w:t>中</w:t>
        </w:r>
      </w:ins>
      <w:ins w:id="660" w:author="吴敏" w:date="2023-05-10T14:19:00Z">
        <w:r>
          <w:rPr>
            <w:rFonts w:ascii="Times New Roman" w:eastAsia="楷体" w:hAnsi="Times New Roman" w:cs="Times New Roman" w:hint="eastAsia"/>
            <w:spacing w:val="9"/>
            <w:kern w:val="0"/>
            <w:szCs w:val="24"/>
            <w:lang w:eastAsia="zh-CN"/>
          </w:rPr>
          <w:t>。因此，两个</w:t>
        </w:r>
        <w:r>
          <w:rPr>
            <w:rFonts w:ascii="Times New Roman" w:eastAsia="楷体" w:hAnsi="Times New Roman" w:cs="Times New Roman" w:hint="eastAsia"/>
            <w:spacing w:val="9"/>
            <w:kern w:val="0"/>
            <w:szCs w:val="24"/>
            <w:lang w:eastAsia="zh-CN"/>
          </w:rPr>
          <w:t>T</w:t>
        </w:r>
        <w:r>
          <w:rPr>
            <w:rFonts w:ascii="Times New Roman" w:eastAsia="楷体" w:hAnsi="Times New Roman" w:cs="Times New Roman"/>
            <w:spacing w:val="9"/>
            <w:kern w:val="0"/>
            <w:szCs w:val="24"/>
            <w:lang w:eastAsia="zh-CN"/>
          </w:rPr>
          <w:t>he one</w:t>
        </w:r>
        <w:r>
          <w:rPr>
            <w:rFonts w:ascii="Times New Roman" w:eastAsia="楷体" w:hAnsi="Times New Roman" w:cs="Times New Roman" w:hint="eastAsia"/>
            <w:spacing w:val="9"/>
            <w:kern w:val="0"/>
            <w:szCs w:val="24"/>
            <w:lang w:eastAsia="zh-CN"/>
          </w:rPr>
          <w:t>，</w:t>
        </w:r>
        <w:r w:rsidRPr="00202F8F">
          <w:rPr>
            <w:rFonts w:ascii="Times New Roman" w:eastAsia="楷体" w:hAnsi="Times New Roman" w:cs="Times New Roman"/>
            <w:spacing w:val="9"/>
            <w:kern w:val="0"/>
            <w:szCs w:val="24"/>
          </w:rPr>
          <w:t>无论</w:t>
        </w:r>
        <w:r>
          <w:rPr>
            <w:rFonts w:ascii="Times New Roman" w:eastAsia="楷体" w:hAnsi="Times New Roman" w:cs="Times New Roman" w:hint="eastAsia"/>
            <w:spacing w:val="9"/>
            <w:kern w:val="0"/>
            <w:szCs w:val="24"/>
            <w:lang w:eastAsia="zh-CN"/>
          </w:rPr>
          <w:t>它们在</w:t>
        </w:r>
        <w:r w:rsidRPr="00202F8F">
          <w:rPr>
            <w:rFonts w:ascii="Times New Roman" w:eastAsia="楷体" w:hAnsi="Times New Roman" w:cs="Times New Roman" w:hint="eastAsia"/>
            <w:spacing w:val="9"/>
            <w:kern w:val="0"/>
            <w:szCs w:val="24"/>
          </w:rPr>
          <w:t>空</w:t>
        </w:r>
        <w:r w:rsidRPr="00202F8F">
          <w:rPr>
            <w:rFonts w:ascii="Times New Roman" w:eastAsia="楷体" w:hAnsi="Times New Roman" w:cs="Times New Roman"/>
            <w:spacing w:val="9"/>
            <w:kern w:val="0"/>
            <w:szCs w:val="24"/>
          </w:rPr>
          <w:t>间与时间</w:t>
        </w:r>
        <w:r>
          <w:rPr>
            <w:rFonts w:ascii="Times New Roman" w:eastAsia="楷体" w:hAnsi="Times New Roman" w:cs="Times New Roman" w:hint="eastAsia"/>
            <w:spacing w:val="9"/>
            <w:kern w:val="0"/>
            <w:szCs w:val="24"/>
            <w:lang w:eastAsia="zh-CN"/>
          </w:rPr>
          <w:t>上相隔多远，它们之间的</w:t>
        </w:r>
        <w:r w:rsidRPr="00202F8F">
          <w:rPr>
            <w:rFonts w:ascii="Times New Roman" w:eastAsia="楷体" w:hAnsi="Times New Roman" w:cs="Times New Roman"/>
            <w:spacing w:val="9"/>
            <w:kern w:val="0"/>
            <w:szCs w:val="24"/>
            <w:lang w:eastAsia="zh-CN"/>
          </w:rPr>
          <w:t>能量</w:t>
        </w:r>
        <w:r w:rsidRPr="00202F8F">
          <w:rPr>
            <w:rFonts w:ascii="Times New Roman" w:eastAsia="楷体" w:hAnsi="Times New Roman" w:cs="Times New Roman"/>
            <w:spacing w:val="9"/>
            <w:kern w:val="0"/>
            <w:szCs w:val="24"/>
          </w:rPr>
          <w:t>传递发生在瞬间</w:t>
        </w:r>
        <w:r>
          <w:rPr>
            <w:rFonts w:ascii="Times New Roman" w:eastAsia="楷体" w:hAnsi="Times New Roman" w:cs="Times New Roman" w:hint="eastAsia"/>
            <w:spacing w:val="9"/>
            <w:kern w:val="0"/>
            <w:szCs w:val="24"/>
            <w:lang w:eastAsia="zh-CN"/>
          </w:rPr>
          <w:t>，即具有</w:t>
        </w:r>
        <w:r w:rsidRPr="00202F8F">
          <w:rPr>
            <w:rFonts w:ascii="Times New Roman" w:eastAsia="楷体" w:hAnsi="Times New Roman" w:cs="Times New Roman"/>
            <w:spacing w:val="9"/>
            <w:kern w:val="0"/>
            <w:szCs w:val="24"/>
            <w:lang w:eastAsia="zh-CN"/>
          </w:rPr>
          <w:t>共</w:t>
        </w:r>
        <w:r w:rsidRPr="00202F8F">
          <w:rPr>
            <w:rFonts w:ascii="Times New Roman" w:eastAsia="楷体" w:hAnsi="Times New Roman" w:cs="Times New Roman"/>
            <w:spacing w:val="9"/>
            <w:kern w:val="0"/>
            <w:szCs w:val="24"/>
          </w:rPr>
          <w:t>时</w:t>
        </w:r>
        <w:r>
          <w:rPr>
            <w:rFonts w:ascii="Times New Roman" w:eastAsia="楷体" w:hAnsi="Times New Roman" w:cs="Times New Roman" w:hint="eastAsia"/>
            <w:spacing w:val="9"/>
            <w:kern w:val="0"/>
            <w:szCs w:val="24"/>
            <w:lang w:eastAsia="zh-CN"/>
          </w:rPr>
          <w:t>性。</w:t>
        </w:r>
      </w:ins>
    </w:p>
    <w:p w14:paraId="1B3D13AB" w14:textId="6989B1B6" w:rsidR="001153A1" w:rsidRPr="00C532D0" w:rsidRDefault="000F6003">
      <w:pPr>
        <w:pStyle w:val="a3"/>
        <w:ind w:leftChars="0" w:left="0" w:firstLineChars="150" w:firstLine="373"/>
        <w:jc w:val="both"/>
        <w:rPr>
          <w:ins w:id="661" w:author="吴敏" w:date="2023-05-13T22:27:00Z"/>
          <w:rFonts w:ascii="Times New Roman" w:eastAsia="楷体" w:hAnsi="Times New Roman" w:cs="Times New Roman"/>
          <w:spacing w:val="9"/>
          <w:kern w:val="0"/>
          <w:szCs w:val="24"/>
          <w:lang w:eastAsia="zh-CN"/>
          <w:rPrChange w:id="662" w:author="吴敏" w:date="2023-05-13T22:35:00Z">
            <w:rPr>
              <w:ins w:id="663" w:author="吴敏" w:date="2023-05-13T22:27:00Z"/>
            </w:rPr>
          </w:rPrChange>
        </w:rPr>
        <w:pPrChange w:id="664" w:author="吴敏" w:date="2023-05-13T22:35:00Z">
          <w:pPr>
            <w:pStyle w:val="a3"/>
            <w:ind w:leftChars="0" w:left="0" w:firstLineChars="150" w:firstLine="360"/>
            <w:jc w:val="both"/>
          </w:pPr>
        </w:pPrChange>
      </w:pPr>
      <w:ins w:id="665" w:author="吴敏" w:date="2023-05-13T22:09:00Z">
        <w:r w:rsidRPr="00C532D0">
          <w:rPr>
            <w:rFonts w:ascii="Times New Roman" w:eastAsia="楷体" w:hAnsi="Times New Roman" w:cs="Times New Roman"/>
            <w:spacing w:val="9"/>
            <w:kern w:val="0"/>
            <w:szCs w:val="24"/>
            <w:rPrChange w:id="666" w:author="吴敏" w:date="2023-05-13T22:35:00Z">
              <w:rPr/>
            </w:rPrChange>
          </w:rPr>
          <w:t>2022</w:t>
        </w:r>
        <w:r w:rsidRPr="00C532D0">
          <w:rPr>
            <w:rFonts w:ascii="Times New Roman" w:eastAsia="楷体" w:hAnsi="Times New Roman" w:cs="Times New Roman" w:hint="eastAsia"/>
            <w:spacing w:val="9"/>
            <w:kern w:val="0"/>
            <w:szCs w:val="24"/>
            <w:rPrChange w:id="667" w:author="吴敏" w:date="2023-05-13T22:35:00Z">
              <w:rPr>
                <w:rFonts w:hint="eastAsia"/>
              </w:rPr>
            </w:rPrChange>
          </w:rPr>
          <w:t>年</w:t>
        </w:r>
        <w:r w:rsidRPr="00C532D0">
          <w:rPr>
            <w:rFonts w:ascii="Times New Roman" w:eastAsia="楷体" w:hAnsi="Times New Roman" w:cs="Times New Roman" w:hint="eastAsia"/>
            <w:spacing w:val="9"/>
            <w:kern w:val="0"/>
            <w:szCs w:val="24"/>
            <w:lang w:eastAsia="zh-CN"/>
            <w:rPrChange w:id="668" w:author="吴敏" w:date="2023-05-13T22:35:00Z">
              <w:rPr>
                <w:rFonts w:hint="eastAsia"/>
                <w:lang w:eastAsia="zh-CN"/>
              </w:rPr>
            </w:rPrChange>
          </w:rPr>
          <w:t>，</w:t>
        </w:r>
        <w:r w:rsidRPr="00C532D0">
          <w:rPr>
            <w:rFonts w:ascii="Times New Roman" w:eastAsia="楷体" w:hAnsi="Times New Roman" w:cs="Times New Roman" w:hint="eastAsia"/>
            <w:spacing w:val="9"/>
            <w:kern w:val="0"/>
            <w:szCs w:val="24"/>
            <w:rPrChange w:id="669" w:author="吴敏" w:date="2023-05-13T22:35:00Z">
              <w:rPr>
                <w:rFonts w:hint="eastAsia"/>
              </w:rPr>
            </w:rPrChange>
          </w:rPr>
          <w:t>诺贝尔物理学奖颁</w:t>
        </w:r>
        <w:r w:rsidRPr="00C532D0">
          <w:rPr>
            <w:rFonts w:ascii="Times New Roman" w:eastAsia="楷体" w:hAnsi="Times New Roman" w:cs="Times New Roman" w:hint="eastAsia"/>
            <w:spacing w:val="9"/>
            <w:kern w:val="0"/>
            <w:szCs w:val="24"/>
            <w:lang w:eastAsia="zh-CN"/>
            <w:rPrChange w:id="670" w:author="吴敏" w:date="2023-05-13T22:35:00Z">
              <w:rPr>
                <w:rFonts w:hint="eastAsia"/>
                <w:lang w:eastAsia="zh-CN"/>
              </w:rPr>
            </w:rPrChange>
          </w:rPr>
          <w:t>给</w:t>
        </w:r>
        <w:r w:rsidRPr="00C532D0">
          <w:rPr>
            <w:rFonts w:ascii="Times New Roman" w:eastAsia="楷体" w:hAnsi="Times New Roman" w:cs="Times New Roman" w:hint="eastAsia"/>
            <w:spacing w:val="9"/>
            <w:kern w:val="0"/>
            <w:szCs w:val="24"/>
            <w:rPrChange w:id="671" w:author="吴敏" w:date="2023-05-13T22:35:00Z">
              <w:rPr>
                <w:rFonts w:hint="eastAsia"/>
              </w:rPr>
            </w:rPrChange>
          </w:rPr>
          <w:t>三位</w:t>
        </w:r>
      </w:ins>
      <w:ins w:id="672" w:author="吴敏" w:date="2023-05-13T22:17:00Z">
        <w:r w:rsidR="00BE6755" w:rsidRPr="00C532D0">
          <w:rPr>
            <w:rFonts w:ascii="Times New Roman" w:eastAsia="楷体" w:hAnsi="Times New Roman" w:cs="Times New Roman" w:hint="eastAsia"/>
            <w:spacing w:val="9"/>
            <w:kern w:val="0"/>
            <w:szCs w:val="24"/>
            <w:lang w:eastAsia="zh-CN"/>
            <w:rPrChange w:id="673" w:author="吴敏" w:date="2023-05-13T22:35:00Z">
              <w:rPr>
                <w:rFonts w:hint="eastAsia"/>
                <w:lang w:eastAsia="zh-CN"/>
              </w:rPr>
            </w:rPrChange>
          </w:rPr>
          <w:t>物理</w:t>
        </w:r>
      </w:ins>
      <w:ins w:id="674" w:author="吴敏" w:date="2023-05-13T22:09:00Z">
        <w:r w:rsidRPr="00C532D0">
          <w:rPr>
            <w:rFonts w:ascii="Times New Roman" w:eastAsia="楷体" w:hAnsi="Times New Roman" w:cs="Times New Roman" w:hint="eastAsia"/>
            <w:spacing w:val="9"/>
            <w:kern w:val="0"/>
            <w:szCs w:val="24"/>
            <w:rPrChange w:id="675" w:author="吴敏" w:date="2023-05-13T22:35:00Z">
              <w:rPr>
                <w:rFonts w:hint="eastAsia"/>
              </w:rPr>
            </w:rPrChange>
          </w:rPr>
          <w:t>学家</w:t>
        </w:r>
        <w:r w:rsidRPr="00C532D0">
          <w:rPr>
            <w:rFonts w:ascii="Times New Roman" w:eastAsia="楷体" w:hAnsi="Times New Roman" w:cs="Times New Roman"/>
            <w:spacing w:val="9"/>
            <w:kern w:val="0"/>
            <w:szCs w:val="24"/>
            <w:rPrChange w:id="676" w:author="吴敏" w:date="2023-05-13T22:35:00Z">
              <w:rPr/>
            </w:rPrChange>
          </w:rPr>
          <w:t>Alain Aspect</w:t>
        </w:r>
        <w:r w:rsidRPr="00C532D0">
          <w:rPr>
            <w:rFonts w:ascii="Times New Roman" w:eastAsia="楷体" w:hAnsi="Times New Roman" w:cs="Times New Roman" w:hint="eastAsia"/>
            <w:spacing w:val="9"/>
            <w:kern w:val="0"/>
            <w:szCs w:val="24"/>
            <w:rPrChange w:id="677" w:author="吴敏" w:date="2023-05-13T22:35:00Z">
              <w:rPr>
                <w:rFonts w:hint="eastAsia"/>
              </w:rPr>
            </w:rPrChange>
          </w:rPr>
          <w:t>，</w:t>
        </w:r>
        <w:r w:rsidRPr="00C532D0">
          <w:rPr>
            <w:rFonts w:ascii="Times New Roman" w:eastAsia="楷体" w:hAnsi="Times New Roman" w:cs="Times New Roman"/>
            <w:spacing w:val="9"/>
            <w:kern w:val="0"/>
            <w:szCs w:val="24"/>
            <w:rPrChange w:id="678" w:author="吴敏" w:date="2023-05-13T22:35:00Z">
              <w:rPr/>
            </w:rPrChange>
          </w:rPr>
          <w:t xml:space="preserve">John F. </w:t>
        </w:r>
        <w:proofErr w:type="spellStart"/>
        <w:r w:rsidRPr="00C532D0">
          <w:rPr>
            <w:rFonts w:ascii="Times New Roman" w:eastAsia="楷体" w:hAnsi="Times New Roman" w:cs="Times New Roman"/>
            <w:spacing w:val="9"/>
            <w:kern w:val="0"/>
            <w:szCs w:val="24"/>
            <w:rPrChange w:id="679" w:author="吴敏" w:date="2023-05-13T22:35:00Z">
              <w:rPr/>
            </w:rPrChange>
          </w:rPr>
          <w:t>Clauser</w:t>
        </w:r>
        <w:proofErr w:type="spellEnd"/>
        <w:r w:rsidRPr="00C532D0">
          <w:rPr>
            <w:rFonts w:ascii="Times New Roman" w:eastAsia="楷体" w:hAnsi="Times New Roman" w:cs="Times New Roman" w:hint="eastAsia"/>
            <w:spacing w:val="9"/>
            <w:kern w:val="0"/>
            <w:szCs w:val="24"/>
            <w:rPrChange w:id="680" w:author="吴敏" w:date="2023-05-13T22:35:00Z">
              <w:rPr>
                <w:rFonts w:hint="eastAsia"/>
              </w:rPr>
            </w:rPrChange>
          </w:rPr>
          <w:t>以及</w:t>
        </w:r>
        <w:r w:rsidRPr="00C532D0">
          <w:rPr>
            <w:rFonts w:ascii="Times New Roman" w:eastAsia="楷体" w:hAnsi="Times New Roman" w:cs="Times New Roman"/>
            <w:spacing w:val="9"/>
            <w:kern w:val="0"/>
            <w:szCs w:val="24"/>
            <w:rPrChange w:id="681" w:author="吴敏" w:date="2023-05-13T22:35:00Z">
              <w:rPr/>
            </w:rPrChange>
          </w:rPr>
          <w:t xml:space="preserve">Anton </w:t>
        </w:r>
        <w:proofErr w:type="spellStart"/>
        <w:r w:rsidRPr="00C532D0">
          <w:rPr>
            <w:rFonts w:ascii="Times New Roman" w:eastAsia="楷体" w:hAnsi="Times New Roman" w:cs="Times New Roman"/>
            <w:spacing w:val="9"/>
            <w:kern w:val="0"/>
            <w:szCs w:val="24"/>
            <w:rPrChange w:id="682" w:author="吴敏" w:date="2023-05-13T22:35:00Z">
              <w:rPr/>
            </w:rPrChange>
          </w:rPr>
          <w:t>Zeilinger</w:t>
        </w:r>
        <w:proofErr w:type="spellEnd"/>
        <w:r w:rsidRPr="00C532D0">
          <w:rPr>
            <w:rFonts w:ascii="Times New Roman" w:eastAsia="楷体" w:hAnsi="Times New Roman" w:cs="Times New Roman" w:hint="eastAsia"/>
            <w:spacing w:val="9"/>
            <w:kern w:val="0"/>
            <w:szCs w:val="24"/>
            <w:rPrChange w:id="683" w:author="吴敏" w:date="2023-05-13T22:35:00Z">
              <w:rPr>
                <w:rFonts w:hint="eastAsia"/>
              </w:rPr>
            </w:rPrChange>
          </w:rPr>
          <w:t>，以表彰他们用纠缠光子进行实验，</w:t>
        </w:r>
      </w:ins>
      <w:ins w:id="684" w:author="吴敏" w:date="2023-05-13T22:35:00Z">
        <w:r w:rsidR="00C532D0" w:rsidRPr="00C532D0">
          <w:rPr>
            <w:rFonts w:ascii="Times New Roman" w:eastAsia="楷体" w:hAnsi="Times New Roman" w:cs="Times New Roman" w:hint="eastAsia"/>
            <w:spacing w:val="9"/>
            <w:kern w:val="0"/>
            <w:szCs w:val="24"/>
            <w:rPrChange w:id="685" w:author="吴敏" w:date="2023-05-13T22:35:00Z">
              <w:rPr>
                <w:rFonts w:hint="eastAsia"/>
              </w:rPr>
            </w:rPrChange>
          </w:rPr>
          <w:t>证实和阐释量子现象的独特性质</w:t>
        </w:r>
        <w:r w:rsidR="00C532D0">
          <w:rPr>
            <w:rFonts w:ascii="Times New Roman" w:eastAsia="楷体" w:hAnsi="Times New Roman" w:cs="Times New Roman" w:hint="eastAsia"/>
            <w:spacing w:val="9"/>
            <w:kern w:val="0"/>
            <w:szCs w:val="24"/>
            <w:lang w:eastAsia="zh-CN"/>
          </w:rPr>
          <w:t>-</w:t>
        </w:r>
        <w:r w:rsidR="00C532D0">
          <w:rPr>
            <w:rFonts w:ascii="Times New Roman" w:eastAsia="楷体" w:hAnsi="Times New Roman" w:cs="Times New Roman"/>
            <w:spacing w:val="9"/>
            <w:kern w:val="0"/>
            <w:szCs w:val="24"/>
            <w:lang w:eastAsia="zh-CN"/>
          </w:rPr>
          <w:t>--</w:t>
        </w:r>
        <w:r w:rsidR="00C532D0">
          <w:rPr>
            <w:rFonts w:ascii="Times New Roman" w:eastAsia="楷体" w:hAnsi="Times New Roman" w:cs="Times New Roman" w:hint="eastAsia"/>
            <w:spacing w:val="9"/>
            <w:kern w:val="0"/>
            <w:szCs w:val="24"/>
            <w:lang w:eastAsia="zh-CN"/>
          </w:rPr>
          <w:t>量子纠缠。</w:t>
        </w:r>
      </w:ins>
    </w:p>
    <w:p w14:paraId="062AF5C8" w14:textId="77777777" w:rsidR="003C380F" w:rsidRDefault="00BE6755" w:rsidP="00C532D0">
      <w:pPr>
        <w:pStyle w:val="a3"/>
        <w:ind w:leftChars="0" w:left="0" w:firstLineChars="150" w:firstLine="373"/>
        <w:jc w:val="both"/>
        <w:rPr>
          <w:ins w:id="686" w:author="吴敏" w:date="2023-05-13T22:45:00Z"/>
          <w:rFonts w:ascii="Times New Roman" w:eastAsia="楷体" w:hAnsi="Times New Roman" w:cs="Times New Roman"/>
          <w:spacing w:val="9"/>
          <w:kern w:val="0"/>
          <w:szCs w:val="24"/>
        </w:rPr>
      </w:pPr>
      <w:ins w:id="687" w:author="吴敏" w:date="2023-05-13T22:16:00Z">
        <w:r w:rsidRPr="001153A1">
          <w:rPr>
            <w:rFonts w:ascii="Times New Roman" w:eastAsia="楷体" w:hAnsi="Times New Roman" w:cs="Times New Roman" w:hint="eastAsia"/>
            <w:spacing w:val="9"/>
            <w:kern w:val="0"/>
            <w:szCs w:val="24"/>
            <w:rPrChange w:id="688" w:author="吴敏" w:date="2023-05-13T22:27:00Z">
              <w:rPr>
                <w:rFonts w:hint="eastAsia"/>
              </w:rPr>
            </w:rPrChange>
          </w:rPr>
          <w:t>所谓量子纠缠（</w:t>
        </w:r>
        <w:r w:rsidRPr="001153A1">
          <w:rPr>
            <w:rFonts w:ascii="Times New Roman" w:eastAsia="楷体" w:hAnsi="Times New Roman" w:cs="Times New Roman"/>
            <w:spacing w:val="9"/>
            <w:kern w:val="0"/>
            <w:szCs w:val="24"/>
            <w:rPrChange w:id="689" w:author="吴敏" w:date="2023-05-13T22:27:00Z">
              <w:rPr/>
            </w:rPrChange>
          </w:rPr>
          <w:t>quantum entanglement</w:t>
        </w:r>
        <w:r w:rsidRPr="001153A1">
          <w:rPr>
            <w:rFonts w:ascii="Times New Roman" w:eastAsia="楷体" w:hAnsi="Times New Roman" w:cs="Times New Roman" w:hint="eastAsia"/>
            <w:spacing w:val="9"/>
            <w:kern w:val="0"/>
            <w:szCs w:val="24"/>
            <w:rPrChange w:id="690" w:author="吴敏" w:date="2023-05-13T22:27:00Z">
              <w:rPr>
                <w:rFonts w:hint="eastAsia"/>
              </w:rPr>
            </w:rPrChange>
          </w:rPr>
          <w:t>），是指发生在粒子之间的一种特殊耦合。当两个或多个基本粒子处于纠缠态时</w:t>
        </w:r>
      </w:ins>
      <w:ins w:id="691" w:author="吴敏" w:date="2023-05-13T22:44:00Z">
        <w:r w:rsidR="003C380F">
          <w:rPr>
            <w:rFonts w:ascii="Times New Roman" w:eastAsia="楷体" w:hAnsi="Times New Roman" w:cs="Times New Roman" w:hint="eastAsia"/>
            <w:spacing w:val="9"/>
            <w:kern w:val="0"/>
            <w:szCs w:val="24"/>
            <w:lang w:eastAsia="zh-CN"/>
          </w:rPr>
          <w:t>，</w:t>
        </w:r>
        <w:r w:rsidR="003C380F" w:rsidRPr="003C380F">
          <w:rPr>
            <w:rFonts w:ascii="Times New Roman" w:eastAsia="楷体" w:hAnsi="Times New Roman" w:cs="Times New Roman" w:hint="eastAsia"/>
            <w:spacing w:val="9"/>
            <w:kern w:val="0"/>
            <w:szCs w:val="24"/>
          </w:rPr>
          <w:t>各个粒子所拥有的特性已综合成为整体性质，</w:t>
        </w:r>
      </w:ins>
      <w:ins w:id="692" w:author="吴敏" w:date="2023-05-13T22:45:00Z">
        <w:r w:rsidR="003C380F" w:rsidRPr="0071503D">
          <w:rPr>
            <w:rFonts w:ascii="Times New Roman" w:eastAsia="楷体" w:hAnsi="Times New Roman" w:cs="Times New Roman"/>
            <w:spacing w:val="9"/>
            <w:kern w:val="0"/>
            <w:szCs w:val="24"/>
          </w:rPr>
          <w:t>无法单独描述</w:t>
        </w:r>
        <w:r w:rsidR="003C380F" w:rsidRPr="0071503D">
          <w:rPr>
            <w:rFonts w:ascii="Times New Roman" w:eastAsia="楷体" w:hAnsi="Times New Roman" w:cs="Times New Roman" w:hint="eastAsia"/>
            <w:spacing w:val="9"/>
            <w:kern w:val="0"/>
            <w:szCs w:val="24"/>
            <w:lang w:eastAsia="zh-CN"/>
          </w:rPr>
          <w:t>单</w:t>
        </w:r>
        <w:r w:rsidR="003C380F" w:rsidRPr="0071503D">
          <w:rPr>
            <w:rFonts w:ascii="Times New Roman" w:eastAsia="楷体" w:hAnsi="Times New Roman" w:cs="Times New Roman"/>
            <w:spacing w:val="9"/>
            <w:kern w:val="0"/>
            <w:szCs w:val="24"/>
          </w:rPr>
          <w:t>个粒子的性质，只能描述整体系统的性质的现象</w:t>
        </w:r>
        <w:r w:rsidR="003C380F">
          <w:rPr>
            <w:rFonts w:ascii="Times New Roman" w:eastAsia="楷体" w:hAnsi="Times New Roman" w:cs="Times New Roman" w:hint="eastAsia"/>
            <w:spacing w:val="9"/>
            <w:kern w:val="0"/>
            <w:szCs w:val="24"/>
            <w:lang w:eastAsia="zh-CN"/>
          </w:rPr>
          <w:t>。</w:t>
        </w:r>
      </w:ins>
    </w:p>
    <w:p w14:paraId="10E4B20E" w14:textId="2BB6280B" w:rsidR="001153A1" w:rsidRDefault="00BE6755">
      <w:pPr>
        <w:pStyle w:val="a3"/>
        <w:ind w:leftChars="0" w:left="0" w:firstLineChars="150" w:firstLine="373"/>
        <w:jc w:val="both"/>
        <w:rPr>
          <w:ins w:id="693" w:author="吴敏" w:date="2023-05-13T22:31:00Z"/>
          <w:rFonts w:ascii="Times New Roman" w:eastAsia="楷体" w:hAnsi="Times New Roman" w:cs="Times New Roman"/>
          <w:spacing w:val="9"/>
          <w:kern w:val="0"/>
          <w:szCs w:val="24"/>
        </w:rPr>
        <w:pPrChange w:id="694" w:author="吴敏" w:date="2023-05-13T22:35:00Z">
          <w:pPr>
            <w:pStyle w:val="a3"/>
            <w:ind w:leftChars="0" w:left="0" w:firstLineChars="150" w:firstLine="360"/>
            <w:jc w:val="both"/>
          </w:pPr>
        </w:pPrChange>
      </w:pPr>
      <w:ins w:id="695" w:author="吴敏" w:date="2023-05-13T22:13:00Z">
        <w:r w:rsidRPr="001153A1">
          <w:rPr>
            <w:rFonts w:ascii="Times New Roman" w:eastAsia="楷体" w:hAnsi="Times New Roman" w:cs="Times New Roman" w:hint="eastAsia"/>
            <w:spacing w:val="9"/>
            <w:kern w:val="0"/>
            <w:szCs w:val="24"/>
            <w:rPrChange w:id="696" w:author="吴敏" w:date="2023-05-13T22:27:00Z">
              <w:rPr>
                <w:rFonts w:hint="eastAsia"/>
              </w:rPr>
            </w:rPrChange>
          </w:rPr>
          <w:t>当两个粒子处于量子纠缠态时，</w:t>
        </w:r>
      </w:ins>
      <w:ins w:id="697" w:author="吴敏" w:date="2023-05-13T22:34:00Z">
        <w:r w:rsidR="00C532D0" w:rsidRPr="0071503D">
          <w:rPr>
            <w:rFonts w:ascii="Times New Roman" w:eastAsia="楷体" w:hAnsi="Times New Roman" w:cs="Times New Roman"/>
            <w:spacing w:val="9"/>
            <w:kern w:val="0"/>
            <w:szCs w:val="24"/>
          </w:rPr>
          <w:t>无论粒子之间的距离有多远，</w:t>
        </w:r>
      </w:ins>
      <w:ins w:id="698" w:author="吴敏" w:date="2023-05-13T22:20:00Z">
        <w:r w:rsidR="00335739" w:rsidRPr="001153A1">
          <w:rPr>
            <w:rFonts w:ascii="Times New Roman" w:eastAsia="楷体" w:hAnsi="Times New Roman" w:cs="Times New Roman" w:hint="eastAsia"/>
            <w:spacing w:val="9"/>
            <w:kern w:val="0"/>
            <w:szCs w:val="24"/>
            <w:rPrChange w:id="699" w:author="吴敏" w:date="2023-05-13T22:27:00Z">
              <w:rPr>
                <w:rFonts w:hint="eastAsia"/>
              </w:rPr>
            </w:rPrChange>
          </w:rPr>
          <w:t>操纵其一会远距影响另一个，因而</w:t>
        </w:r>
      </w:ins>
      <w:ins w:id="700" w:author="吴敏" w:date="2023-05-13T22:13:00Z">
        <w:r w:rsidRPr="001153A1">
          <w:rPr>
            <w:rFonts w:ascii="Times New Roman" w:eastAsia="楷体" w:hAnsi="Times New Roman" w:cs="Times New Roman" w:hint="eastAsia"/>
            <w:spacing w:val="9"/>
            <w:kern w:val="0"/>
            <w:szCs w:val="24"/>
            <w:rPrChange w:id="701" w:author="吴敏" w:date="2023-05-13T22:27:00Z">
              <w:rPr>
                <w:rFonts w:hint="eastAsia"/>
              </w:rPr>
            </w:rPrChange>
          </w:rPr>
          <w:t>对其中一个粒子的性质进行测量，无需检测就可以立即知道对另一个粒子进行同等测量将会得到什么结果。</w:t>
        </w:r>
      </w:ins>
      <w:ins w:id="702" w:author="吴敏" w:date="2023-05-13T22:22:00Z">
        <w:r w:rsidR="00E4298D" w:rsidRPr="001153A1">
          <w:rPr>
            <w:rFonts w:ascii="Times New Roman" w:eastAsia="楷体" w:hAnsi="Times New Roman" w:cs="Times New Roman" w:hint="eastAsia"/>
            <w:spacing w:val="9"/>
            <w:kern w:val="0"/>
            <w:szCs w:val="24"/>
            <w:rPrChange w:id="703" w:author="吴敏" w:date="2023-05-13T22:27:00Z">
              <w:rPr>
                <w:rFonts w:hint="eastAsia"/>
              </w:rPr>
            </w:rPrChange>
          </w:rPr>
          <w:t>自从量子力学建立以来，它一直是争论最多的主题之一，阿尔伯特·爱因斯坦称其为“鬼魅般的超距作用”。</w:t>
        </w:r>
      </w:ins>
    </w:p>
    <w:p w14:paraId="52120738" w14:textId="27D21F90" w:rsidR="001153A1" w:rsidRDefault="001153A1" w:rsidP="001153A1">
      <w:pPr>
        <w:pStyle w:val="a3"/>
        <w:ind w:leftChars="0" w:left="0" w:firstLineChars="150" w:firstLine="373"/>
        <w:jc w:val="both"/>
        <w:rPr>
          <w:ins w:id="704" w:author="吴敏" w:date="2023-05-13T22:31:00Z"/>
          <w:rFonts w:ascii="Times New Roman" w:eastAsia="楷体" w:hAnsi="Times New Roman" w:cs="Times New Roman"/>
          <w:spacing w:val="9"/>
          <w:kern w:val="0"/>
          <w:szCs w:val="24"/>
          <w:lang w:val="en-GB" w:eastAsia="zh-CN"/>
        </w:rPr>
      </w:pPr>
      <w:ins w:id="705" w:author="吴敏" w:date="2023-05-13T22:31:00Z">
        <w:r w:rsidRPr="001153A1">
          <w:rPr>
            <w:rFonts w:ascii="Times New Roman" w:eastAsia="楷体" w:hAnsi="Times New Roman" w:cs="Times New Roman" w:hint="eastAsia"/>
            <w:spacing w:val="9"/>
            <w:kern w:val="0"/>
            <w:szCs w:val="24"/>
            <w:lang w:val="en-GB"/>
            <w:rPrChange w:id="706" w:author="吴敏" w:date="2023-05-13T22:31:00Z">
              <w:rPr>
                <w:rFonts w:hint="eastAsia"/>
                <w:lang w:val="en-GB"/>
              </w:rPr>
            </w:rPrChange>
          </w:rPr>
          <w:t>量子纠缠这种看似矛盾和反直觉的行为已在许多实验中得到证实</w:t>
        </w:r>
      </w:ins>
      <w:ins w:id="707" w:author="吴敏" w:date="2023-05-13T22:47:00Z">
        <w:r w:rsidR="00297E2C">
          <w:rPr>
            <w:rFonts w:ascii="Times New Roman" w:eastAsia="楷体" w:hAnsi="Times New Roman" w:cs="Times New Roman" w:hint="eastAsia"/>
            <w:spacing w:val="9"/>
            <w:kern w:val="0"/>
            <w:szCs w:val="24"/>
            <w:lang w:val="en-GB" w:eastAsia="zh-CN"/>
          </w:rPr>
          <w:t>。</w:t>
        </w:r>
      </w:ins>
    </w:p>
    <w:p w14:paraId="6B170A75" w14:textId="77777777" w:rsidR="0010537B" w:rsidRDefault="0010537B" w:rsidP="0010537B">
      <w:pPr>
        <w:pStyle w:val="a3"/>
        <w:ind w:leftChars="0" w:left="0" w:firstLineChars="150" w:firstLine="373"/>
        <w:jc w:val="both"/>
        <w:rPr>
          <w:ins w:id="708" w:author="吴敏" w:date="2023-05-14T00:38:00Z"/>
          <w:rFonts w:ascii="Times New Roman" w:eastAsia="楷体" w:hAnsi="Times New Roman" w:cs="Times New Roman"/>
          <w:spacing w:val="9"/>
          <w:kern w:val="0"/>
          <w:szCs w:val="24"/>
        </w:rPr>
      </w:pPr>
      <w:ins w:id="709" w:author="吴敏" w:date="2023-05-14T00:38:00Z">
        <w:r>
          <w:rPr>
            <w:rFonts w:ascii="Times New Roman" w:eastAsia="楷体" w:hAnsi="Times New Roman" w:cs="Times New Roman" w:hint="eastAsia"/>
            <w:spacing w:val="9"/>
            <w:kern w:val="0"/>
            <w:szCs w:val="24"/>
            <w:lang w:eastAsia="zh-CN"/>
          </w:rPr>
          <w:t>基于</w:t>
        </w:r>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szCs w:val="24"/>
            <w:lang w:eastAsia="zh-CN"/>
          </w:rPr>
          <w:t>的共时性，可以推导出</w:t>
        </w:r>
        <w:r>
          <w:rPr>
            <w:rFonts w:ascii="Times New Roman" w:eastAsia="楷体" w:hAnsi="Times New Roman" w:cs="Times New Roman" w:hint="eastAsia"/>
            <w:spacing w:val="9"/>
            <w:kern w:val="0"/>
            <w:szCs w:val="24"/>
            <w:lang w:eastAsia="zh-CN"/>
          </w:rPr>
          <w:t>The</w:t>
        </w:r>
        <w:r>
          <w:rPr>
            <w:rFonts w:ascii="Times New Roman" w:eastAsia="楷体" w:hAnsi="Times New Roman" w:cs="Times New Roman"/>
            <w:spacing w:val="9"/>
            <w:kern w:val="0"/>
            <w:szCs w:val="24"/>
            <w:lang w:eastAsia="zh-CN"/>
          </w:rPr>
          <w:t xml:space="preserve"> </w:t>
        </w:r>
        <w:r>
          <w:rPr>
            <w:rFonts w:ascii="Times New Roman" w:eastAsia="楷体" w:hAnsi="Times New Roman" w:cs="Times New Roman" w:hint="eastAsia"/>
            <w:spacing w:val="9"/>
            <w:kern w:val="0"/>
            <w:szCs w:val="24"/>
            <w:lang w:eastAsia="zh-CN"/>
          </w:rPr>
          <w:t>one</w:t>
        </w:r>
        <w:r>
          <w:rPr>
            <w:rFonts w:ascii="Times New Roman" w:eastAsia="楷体" w:hAnsi="Times New Roman" w:cs="Times New Roman" w:hint="eastAsia"/>
            <w:spacing w:val="9"/>
            <w:kern w:val="0"/>
            <w:lang w:eastAsia="zh-CN"/>
          </w:rPr>
          <w:t>的通信是超光速的，并</w:t>
        </w:r>
        <w:r>
          <w:rPr>
            <w:rFonts w:ascii="Times New Roman" w:eastAsia="楷体" w:hAnsi="Times New Roman" w:cs="Times New Roman" w:hint="eastAsia"/>
            <w:spacing w:val="9"/>
            <w:kern w:val="0"/>
            <w:szCs w:val="24"/>
            <w:lang w:eastAsia="zh-CN"/>
          </w:rPr>
          <w:t>可以超越</w:t>
        </w:r>
        <w:r>
          <w:rPr>
            <w:rFonts w:ascii="Times New Roman" w:eastAsia="楷体" w:hAnsi="Times New Roman" w:cs="Times New Roman" w:hint="eastAsia"/>
            <w:spacing w:val="9"/>
            <w:kern w:val="0"/>
            <w:lang w:eastAsia="zh-CN"/>
          </w:rPr>
          <w:t>时空。</w:t>
        </w:r>
      </w:ins>
    </w:p>
    <w:p w14:paraId="3B47C34A" w14:textId="3394B83E" w:rsidR="002E69B1" w:rsidDel="0010537B" w:rsidRDefault="003C380F" w:rsidP="003C380F">
      <w:pPr>
        <w:pStyle w:val="a3"/>
        <w:ind w:leftChars="0" w:left="0" w:firstLineChars="150" w:firstLine="373"/>
        <w:jc w:val="both"/>
        <w:rPr>
          <w:del w:id="710" w:author="吴敏" w:date="2023-05-01T23:23:00Z"/>
          <w:rFonts w:ascii="Times New Roman" w:eastAsia="楷体" w:hAnsi="Times New Roman" w:cs="Times New Roman"/>
          <w:spacing w:val="9"/>
          <w:kern w:val="0"/>
          <w:szCs w:val="24"/>
        </w:rPr>
      </w:pPr>
      <w:ins w:id="711" w:author="吴敏" w:date="2023-05-13T22:46:00Z">
        <w:r w:rsidRPr="003C380F">
          <w:rPr>
            <w:rFonts w:ascii="Times New Roman" w:eastAsia="楷体" w:hAnsi="Times New Roman" w:cs="Times New Roman" w:hint="eastAsia"/>
            <w:spacing w:val="9"/>
            <w:kern w:val="0"/>
            <w:szCs w:val="24"/>
          </w:rPr>
          <w:t>人的脑电波在调至高频时是可以通过心灵感应进行交流的，无论时空相隔多</w:t>
        </w:r>
        <w:r w:rsidRPr="003C380F">
          <w:rPr>
            <w:rFonts w:ascii="Times New Roman" w:eastAsia="楷体" w:hAnsi="Times New Roman" w:cs="Times New Roman" w:hint="eastAsia"/>
            <w:spacing w:val="9"/>
            <w:kern w:val="0"/>
            <w:szCs w:val="24"/>
          </w:rPr>
          <w:lastRenderedPageBreak/>
          <w:t>远。我们就是在用我们身体里的</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在交流。因为与</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有共时性，所以才会有手指识字，耳朵识字。当然如果需要</w:t>
        </w:r>
        <w:r w:rsidRPr="003C380F">
          <w:rPr>
            <w:rFonts w:ascii="Times New Roman" w:eastAsia="楷体" w:hAnsi="Times New Roman" w:cs="Times New Roman"/>
            <w:spacing w:val="9"/>
            <w:kern w:val="0"/>
            <w:szCs w:val="24"/>
          </w:rPr>
          <w:t>The one</w:t>
        </w:r>
        <w:r w:rsidRPr="003C380F">
          <w:rPr>
            <w:rFonts w:ascii="Times New Roman" w:eastAsia="楷体" w:hAnsi="Times New Roman" w:cs="Times New Roman" w:hint="eastAsia"/>
            <w:spacing w:val="9"/>
            <w:kern w:val="0"/>
            <w:szCs w:val="24"/>
          </w:rPr>
          <w:t>的稳定显化，需要练习。</w:t>
        </w:r>
      </w:ins>
      <w:del w:id="712" w:author="吴敏" w:date="2023-05-10T14:19:00Z">
        <w:r w:rsidR="002E69B1" w:rsidRPr="001153A1" w:rsidDel="00BA7753">
          <w:rPr>
            <w:rFonts w:ascii="Times New Roman" w:eastAsia="楷体" w:hAnsi="Times New Roman" w:cs="Times New Roman" w:hint="eastAsia"/>
            <w:spacing w:val="9"/>
            <w:kern w:val="0"/>
            <w:szCs w:val="24"/>
            <w:rPrChange w:id="713" w:author="吴敏" w:date="2023-05-13T22:31:00Z">
              <w:rPr>
                <w:rFonts w:hint="eastAsia"/>
                <w:highlight w:val="yellow"/>
                <w:lang w:eastAsia="zh-CN"/>
              </w:rPr>
            </w:rPrChange>
          </w:rPr>
          <w:delText>人</w:delText>
        </w:r>
      </w:del>
      <w:del w:id="714" w:author="吴敏" w:date="2023-05-10T14:22:00Z">
        <w:r w:rsidR="002E69B1" w:rsidRPr="001153A1" w:rsidDel="00521DE8">
          <w:rPr>
            <w:rFonts w:ascii="Times New Roman" w:eastAsia="楷体" w:hAnsi="Times New Roman" w:cs="Times New Roman" w:hint="eastAsia"/>
            <w:spacing w:val="9"/>
            <w:kern w:val="0"/>
            <w:szCs w:val="24"/>
            <w:rPrChange w:id="715" w:author="吴敏" w:date="2023-05-13T22:31:00Z">
              <w:rPr>
                <w:rFonts w:hint="eastAsia"/>
                <w:highlight w:val="yellow"/>
                <w:lang w:eastAsia="zh-CN"/>
              </w:rPr>
            </w:rPrChange>
          </w:rPr>
          <w:delText>类的脑电波在调至高频时是可以通过心灵感应进行交流的。我们就是在用我们身体里的</w:delText>
        </w:r>
        <w:r w:rsidR="002E69B1" w:rsidRPr="001153A1" w:rsidDel="00521DE8">
          <w:rPr>
            <w:rFonts w:ascii="Times New Roman" w:eastAsia="楷体" w:hAnsi="Times New Roman" w:cs="Times New Roman"/>
            <w:spacing w:val="9"/>
            <w:kern w:val="0"/>
            <w:szCs w:val="24"/>
            <w:rPrChange w:id="716"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17" w:author="吴敏" w:date="2023-05-13T22:31:00Z">
              <w:rPr>
                <w:rFonts w:hint="eastAsia"/>
                <w:highlight w:val="yellow"/>
                <w:lang w:eastAsia="zh-CN"/>
              </w:rPr>
            </w:rPrChange>
          </w:rPr>
          <w:delText>在交流。因为与</w:delText>
        </w:r>
        <w:r w:rsidR="002E69B1" w:rsidRPr="001153A1" w:rsidDel="00521DE8">
          <w:rPr>
            <w:rFonts w:ascii="Times New Roman" w:eastAsia="楷体" w:hAnsi="Times New Roman" w:cs="Times New Roman"/>
            <w:spacing w:val="9"/>
            <w:kern w:val="0"/>
            <w:szCs w:val="24"/>
            <w:rPrChange w:id="718"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19" w:author="吴敏" w:date="2023-05-13T22:31:00Z">
              <w:rPr>
                <w:rFonts w:hint="eastAsia"/>
                <w:highlight w:val="yellow"/>
                <w:lang w:eastAsia="zh-CN"/>
              </w:rPr>
            </w:rPrChange>
          </w:rPr>
          <w:delText>有共时性，所以才会有手指识字，耳朵识字。</w:delText>
        </w:r>
        <w:r w:rsidR="00BA1D00" w:rsidRPr="001153A1" w:rsidDel="00521DE8">
          <w:rPr>
            <w:rFonts w:ascii="Times New Roman" w:eastAsia="楷体" w:hAnsi="Times New Roman" w:cs="Times New Roman" w:hint="eastAsia"/>
            <w:spacing w:val="9"/>
            <w:kern w:val="0"/>
            <w:szCs w:val="24"/>
            <w:rPrChange w:id="720" w:author="吴敏" w:date="2023-05-13T22:31:00Z">
              <w:rPr>
                <w:rFonts w:hint="eastAsia"/>
                <w:highlight w:val="yellow"/>
                <w:lang w:eastAsia="zh-CN"/>
              </w:rPr>
            </w:rPrChange>
          </w:rPr>
          <w:delText>当然如果需要文</w:delText>
        </w:r>
        <w:r w:rsidR="002E69B1" w:rsidRPr="001153A1" w:rsidDel="00521DE8">
          <w:rPr>
            <w:rFonts w:ascii="Times New Roman" w:eastAsia="楷体" w:hAnsi="Times New Roman" w:cs="Times New Roman"/>
            <w:spacing w:val="9"/>
            <w:kern w:val="0"/>
            <w:szCs w:val="24"/>
            <w:rPrChange w:id="721" w:author="吴敏" w:date="2023-05-13T22:31:00Z">
              <w:rPr>
                <w:highlight w:val="yellow"/>
                <w:lang w:eastAsia="zh-CN"/>
              </w:rPr>
            </w:rPrChange>
          </w:rPr>
          <w:delText>The one</w:delText>
        </w:r>
        <w:r w:rsidR="002E69B1" w:rsidRPr="001153A1" w:rsidDel="00521DE8">
          <w:rPr>
            <w:rFonts w:ascii="Times New Roman" w:eastAsia="楷体" w:hAnsi="Times New Roman" w:cs="Times New Roman" w:hint="eastAsia"/>
            <w:spacing w:val="9"/>
            <w:kern w:val="0"/>
            <w:szCs w:val="24"/>
            <w:rPrChange w:id="722" w:author="吴敏" w:date="2023-05-13T22:31:00Z">
              <w:rPr>
                <w:rFonts w:hint="eastAsia"/>
                <w:highlight w:val="yellow"/>
                <w:lang w:eastAsia="zh-CN"/>
              </w:rPr>
            </w:rPrChange>
          </w:rPr>
          <w:delText>的</w:delText>
        </w:r>
        <w:r w:rsidR="00BA1D00" w:rsidRPr="001153A1" w:rsidDel="00521DE8">
          <w:rPr>
            <w:rFonts w:ascii="Times New Roman" w:eastAsia="楷体" w:hAnsi="Times New Roman" w:cs="Times New Roman" w:hint="eastAsia"/>
            <w:spacing w:val="9"/>
            <w:kern w:val="0"/>
            <w:szCs w:val="24"/>
            <w:rPrChange w:id="723" w:author="吴敏" w:date="2023-05-13T22:31:00Z">
              <w:rPr>
                <w:rFonts w:hint="eastAsia"/>
                <w:highlight w:val="yellow"/>
                <w:lang w:eastAsia="zh-CN"/>
              </w:rPr>
            </w:rPrChange>
          </w:rPr>
          <w:delText>稳定</w:delText>
        </w:r>
        <w:r w:rsidR="002E69B1" w:rsidRPr="001153A1" w:rsidDel="00521DE8">
          <w:rPr>
            <w:rFonts w:ascii="Times New Roman" w:eastAsia="楷体" w:hAnsi="Times New Roman" w:cs="Times New Roman" w:hint="eastAsia"/>
            <w:spacing w:val="9"/>
            <w:kern w:val="0"/>
            <w:szCs w:val="24"/>
            <w:rPrChange w:id="724" w:author="吴敏" w:date="2023-05-13T22:31:00Z">
              <w:rPr>
                <w:rFonts w:hint="eastAsia"/>
                <w:highlight w:val="yellow"/>
                <w:lang w:eastAsia="zh-CN"/>
              </w:rPr>
            </w:rPrChange>
          </w:rPr>
          <w:delText>显化，需要练习。</w:delText>
        </w:r>
      </w:del>
    </w:p>
    <w:p w14:paraId="6B6CEDC0" w14:textId="77777777" w:rsidR="0010537B" w:rsidRDefault="0010537B" w:rsidP="009416BD">
      <w:pPr>
        <w:jc w:val="both"/>
        <w:rPr>
          <w:ins w:id="725" w:author="吴敏" w:date="2023-05-14T00:38:00Z"/>
          <w:rFonts w:ascii="Times New Roman" w:eastAsia="楷体" w:hAnsi="Times New Roman" w:cs="Times New Roman"/>
          <w:spacing w:val="9"/>
          <w:kern w:val="0"/>
          <w:szCs w:val="24"/>
        </w:rPr>
      </w:pPr>
    </w:p>
    <w:p w14:paraId="2C781277" w14:textId="5E19CF81" w:rsidR="007E17DA" w:rsidRPr="005775DD" w:rsidDel="005775DD" w:rsidRDefault="00BF4EC9">
      <w:pPr>
        <w:rPr>
          <w:ins w:id="726" w:author="顏 秉田" w:date="2023-04-22T00:37:00Z"/>
          <w:del w:id="727" w:author="吴敏" w:date="2023-05-13T22:49:00Z"/>
          <w:moveFrom w:id="728" w:author="吴敏" w:date="2023-05-10T16:37:00Z"/>
          <w:rFonts w:ascii="Times New Roman" w:eastAsia="KaiTi" w:hAnsi="Times New Roman" w:cs="Times New Roman"/>
          <w:rPrChange w:id="729" w:author="吴敏" w:date="2023-05-13T22:49:00Z">
            <w:rPr>
              <w:ins w:id="730" w:author="顏 秉田" w:date="2023-04-22T00:37:00Z"/>
              <w:del w:id="731" w:author="吴敏" w:date="2023-05-13T22:49:00Z"/>
              <w:moveFrom w:id="732" w:author="吴敏" w:date="2023-05-10T16:37:00Z"/>
              <w:shd w:val="clear" w:color="auto" w:fill="92D050"/>
              <w:lang w:eastAsia="zh-CN"/>
            </w:rPr>
          </w:rPrChange>
        </w:rPr>
        <w:pPrChange w:id="733" w:author="吴敏" w:date="2023-05-13T22:49:00Z">
          <w:pPr>
            <w:pStyle w:val="a3"/>
            <w:numPr>
              <w:numId w:val="7"/>
            </w:numPr>
            <w:ind w:leftChars="0" w:left="60" w:hanging="420"/>
            <w:jc w:val="both"/>
          </w:pPr>
        </w:pPrChange>
      </w:pPr>
      <w:moveToRangeStart w:id="734" w:author="吴敏" w:date="2023-05-10T16:37:00Z" w:name="move134629082"/>
      <w:moveTo w:id="735" w:author="吴敏" w:date="2023-05-10T16:37:00Z">
        <w:del w:id="736" w:author="吴敏" w:date="2023-05-13T22:47:00Z">
          <w:r w:rsidRPr="005775DD" w:rsidDel="00FB4957">
            <w:rPr>
              <w:rFonts w:ascii="Times New Roman" w:eastAsia="KaiTi" w:hAnsi="Times New Roman" w:cs="Times New Roman"/>
              <w:rPrChange w:id="737" w:author="吴敏" w:date="2023-05-13T22:49:00Z">
                <w:rPr>
                  <w:lang w:eastAsia="zh-CN"/>
                </w:rPr>
              </w:rPrChange>
            </w:rPr>
            <w:delText>The one</w:delText>
          </w:r>
          <w:r w:rsidRPr="005775DD" w:rsidDel="00FB4957">
            <w:rPr>
              <w:rFonts w:ascii="Times New Roman" w:eastAsia="KaiTi" w:hAnsi="Times New Roman" w:cs="Times New Roman" w:hint="eastAsia"/>
              <w:rPrChange w:id="738" w:author="吴敏" w:date="2023-05-13T22:49:00Z">
                <w:rPr>
                  <w:rFonts w:hint="eastAsia"/>
                  <w:lang w:eastAsia="zh-CN"/>
                </w:rPr>
              </w:rPrChange>
            </w:rPr>
            <w:delText>是“终极”介质：一种极富弹性的稀薄炁体，允许有质量的物质几乎自由穿过。根据</w:delText>
          </w:r>
          <w:r w:rsidRPr="005775DD" w:rsidDel="00FB4957">
            <w:rPr>
              <w:rFonts w:ascii="Times New Roman" w:eastAsia="KaiTi" w:hAnsi="Times New Roman" w:cs="Times New Roman"/>
              <w:rPrChange w:id="739" w:author="吴敏" w:date="2023-05-13T22:49:00Z">
                <w:rPr>
                  <w:lang w:eastAsia="zh-CN"/>
                </w:rPr>
              </w:rPrChange>
            </w:rPr>
            <w:delText>The one</w:delText>
          </w:r>
          <w:r w:rsidRPr="005775DD" w:rsidDel="00FB4957">
            <w:rPr>
              <w:rFonts w:ascii="Times New Roman" w:eastAsia="KaiTi" w:hAnsi="Times New Roman" w:cs="Times New Roman" w:hint="eastAsia"/>
              <w:rPrChange w:id="740" w:author="吴敏" w:date="2023-05-13T22:49:00Z">
                <w:rPr>
                  <w:rFonts w:hint="eastAsia"/>
                  <w:lang w:eastAsia="zh-CN"/>
                </w:rPr>
              </w:rPrChange>
            </w:rPr>
            <w:delText>密度也会形成一定的阻力。</w:delText>
          </w:r>
        </w:del>
      </w:moveTo>
      <w:moveToRangeStart w:id="741" w:author="吴敏" w:date="2023-05-09T21:39:00Z" w:name="move134560780"/>
      <w:moveToRangeEnd w:id="734"/>
      <w:moveTo w:id="742" w:author="吴敏" w:date="2023-05-09T21:39:00Z">
        <w:del w:id="743" w:author="吴敏" w:date="2023-05-13T22:49:00Z">
          <w:r w:rsidR="009D3E02" w:rsidRPr="005775DD" w:rsidDel="005775DD">
            <w:rPr>
              <w:rFonts w:ascii="Times New Roman" w:eastAsia="KaiTi" w:hAnsi="Times New Roman" w:cs="Times New Roman" w:hint="eastAsia"/>
              <w:rPrChange w:id="744" w:author="吴敏" w:date="2023-05-13T22:49:00Z">
                <w:rPr>
                  <w:rFonts w:ascii="Times New Roman" w:eastAsia="KaiTi" w:hAnsi="Times New Roman" w:cs="Times New Roman" w:hint="eastAsia"/>
                  <w:highlight w:val="yellow"/>
                  <w:lang w:eastAsia="zh-CN"/>
                </w:rPr>
              </w:rPrChange>
            </w:rPr>
            <w:delText>符合观察者效应</w:delText>
          </w:r>
          <w:r w:rsidR="009D3E02" w:rsidRPr="005775DD" w:rsidDel="005775DD">
            <w:rPr>
              <w:rFonts w:ascii="Times New Roman" w:eastAsia="KaiTi" w:hAnsi="Times New Roman" w:cs="Times New Roman"/>
              <w:rPrChange w:id="745" w:author="吴敏" w:date="2023-05-13T22:49:00Z">
                <w:rPr>
                  <w:rFonts w:ascii="Times New Roman" w:eastAsia="KaiTi" w:hAnsi="Times New Roman" w:cs="Times New Roman"/>
                  <w:highlight w:val="yellow"/>
                  <w:lang w:eastAsia="zh-CN"/>
                </w:rPr>
              </w:rPrChange>
            </w:rPr>
            <w:delText>+</w:delText>
          </w:r>
          <w:r w:rsidR="009D3E02" w:rsidRPr="005775DD" w:rsidDel="005775DD">
            <w:rPr>
              <w:rFonts w:ascii="Times New Roman" w:eastAsia="KaiTi" w:hAnsi="Times New Roman" w:cs="Times New Roman" w:hint="eastAsia"/>
              <w:rPrChange w:id="746" w:author="吴敏" w:date="2023-05-13T22:49:00Z">
                <w:rPr>
                  <w:rFonts w:ascii="Times New Roman" w:eastAsia="KaiTi" w:hAnsi="Times New Roman" w:cs="Times New Roman" w:hint="eastAsia"/>
                  <w:highlight w:val="yellow"/>
                  <w:lang w:eastAsia="zh-CN"/>
                </w:rPr>
              </w:rPrChange>
            </w:rPr>
            <w:delText>波粒</w:delText>
          </w:r>
        </w:del>
        <w:del w:id="747" w:author="吴敏" w:date="2023-05-13T22:48:00Z">
          <w:r w:rsidR="009D3E02" w:rsidRPr="005775DD" w:rsidDel="00FB4957">
            <w:rPr>
              <w:rFonts w:ascii="Times New Roman" w:eastAsia="KaiTi" w:hAnsi="Times New Roman" w:cs="Times New Roman" w:hint="eastAsia"/>
              <w:rPrChange w:id="748" w:author="吴敏" w:date="2023-05-13T22:49:00Z">
                <w:rPr>
                  <w:rFonts w:ascii="Times New Roman" w:eastAsia="KaiTi" w:hAnsi="Times New Roman" w:cs="Times New Roman" w:hint="eastAsia"/>
                  <w:highlight w:val="yellow"/>
                  <w:lang w:eastAsia="zh-CN"/>
                </w:rPr>
              </w:rPrChange>
            </w:rPr>
            <w:delText>二</w:delText>
          </w:r>
        </w:del>
        <w:del w:id="749" w:author="吴敏" w:date="2023-05-13T22:49:00Z">
          <w:r w:rsidR="009D3E02" w:rsidRPr="005775DD" w:rsidDel="005775DD">
            <w:rPr>
              <w:rFonts w:ascii="Times New Roman" w:eastAsia="KaiTi" w:hAnsi="Times New Roman" w:cs="Times New Roman" w:hint="eastAsia"/>
              <w:rPrChange w:id="750" w:author="吴敏" w:date="2023-05-13T22:49:00Z">
                <w:rPr>
                  <w:rFonts w:ascii="Times New Roman" w:eastAsia="KaiTi" w:hAnsi="Times New Roman" w:cs="Times New Roman" w:hint="eastAsia"/>
                  <w:highlight w:val="yellow"/>
                  <w:lang w:eastAsia="zh-CN"/>
                </w:rPr>
              </w:rPrChange>
            </w:rPr>
            <w:delText>象性，包含波和粒子：观察者效应本质上对量子能量场施加了一个外在的扰动。其显化的原则是基于</w:delText>
          </w:r>
        </w:del>
        <w:del w:id="751" w:author="吴敏" w:date="2023-05-10T16:41:00Z">
          <w:r w:rsidR="009D3E02" w:rsidRPr="005775DD" w:rsidDel="00ED2568">
            <w:rPr>
              <w:rFonts w:ascii="Times New Roman" w:eastAsia="KaiTi" w:hAnsi="Times New Roman" w:cs="Times New Roman" w:hint="eastAsia"/>
              <w:rPrChange w:id="752" w:author="吴敏" w:date="2023-05-13T22:49:00Z">
                <w:rPr>
                  <w:rFonts w:ascii="Times New Roman" w:hAnsi="Times New Roman" w:cs="Times New Roman" w:hint="eastAsia"/>
                  <w:highlight w:val="yellow"/>
                  <w:lang w:eastAsia="zh-CN"/>
                </w:rPr>
              </w:rPrChange>
            </w:rPr>
            <w:delText>意念</w:delText>
          </w:r>
        </w:del>
        <w:del w:id="753" w:author="吴敏" w:date="2023-05-13T22:49:00Z">
          <w:r w:rsidR="009D3E02" w:rsidRPr="005775DD" w:rsidDel="005775DD">
            <w:rPr>
              <w:rFonts w:ascii="Times New Roman" w:eastAsia="KaiTi" w:hAnsi="Times New Roman" w:cs="Times New Roman" w:hint="eastAsia"/>
              <w:rPrChange w:id="754" w:author="吴敏" w:date="2023-05-13T22:49:00Z">
                <w:rPr>
                  <w:rFonts w:ascii="Times New Roman" w:hAnsi="Times New Roman" w:cs="Times New Roman" w:hint="eastAsia"/>
                  <w:highlight w:val="yellow"/>
                  <w:lang w:eastAsia="zh-CN"/>
                </w:rPr>
              </w:rPrChange>
            </w:rPr>
            <w:delText>＋</w:delText>
          </w:r>
          <w:r w:rsidR="009D3E02" w:rsidRPr="005775DD" w:rsidDel="005775DD">
            <w:rPr>
              <w:rFonts w:ascii="Times New Roman" w:eastAsia="KaiTi" w:hAnsi="Times New Roman" w:cs="Times New Roman" w:hint="eastAsia"/>
              <w:rPrChange w:id="755" w:author="吴敏" w:date="2023-05-13T22:49:00Z">
                <w:rPr>
                  <w:rFonts w:ascii="Times New Roman" w:eastAsia="KaiTi" w:hAnsi="Times New Roman" w:cs="Times New Roman" w:hint="eastAsia"/>
                  <w:highlight w:val="yellow"/>
                  <w:lang w:eastAsia="zh-CN"/>
                </w:rPr>
              </w:rPrChange>
            </w:rPr>
            <w:delText>能量的扰动。</w:delText>
          </w:r>
        </w:del>
      </w:moveTo>
      <w:moveFromRangeStart w:id="756" w:author="吴敏" w:date="2023-05-10T16:37:00Z" w:name="move134629082"/>
      <w:moveToRangeEnd w:id="741"/>
      <w:moveFrom w:id="757" w:author="吴敏" w:date="2023-05-10T16:37:00Z">
        <w:ins w:id="758" w:author="顏 秉田" w:date="2023-04-22T00:37:00Z">
          <w:del w:id="759" w:author="吴敏" w:date="2023-05-13T22:49:00Z">
            <w:r w:rsidR="007E17DA" w:rsidRPr="005775DD" w:rsidDel="005775DD">
              <w:rPr>
                <w:rFonts w:ascii="Times New Roman" w:eastAsia="KaiTi" w:hAnsi="Times New Roman" w:cs="Times New Roman"/>
                <w:rPrChange w:id="760" w:author="吴敏" w:date="2023-05-13T22:49:00Z">
                  <w:rPr>
                    <w:shd w:val="clear" w:color="auto" w:fill="92D050"/>
                    <w:lang w:eastAsia="zh-CN"/>
                  </w:rPr>
                </w:rPrChange>
              </w:rPr>
              <w:delText>The one</w:delText>
            </w:r>
            <w:r w:rsidR="007E17DA" w:rsidRPr="005775DD" w:rsidDel="005775DD">
              <w:rPr>
                <w:rFonts w:ascii="Times New Roman" w:eastAsia="KaiTi" w:hAnsi="Times New Roman" w:cs="Times New Roman" w:hint="eastAsia"/>
                <w:rPrChange w:id="761" w:author="吴敏" w:date="2023-05-13T22:49:00Z">
                  <w:rPr>
                    <w:rFonts w:hint="eastAsia"/>
                    <w:shd w:val="clear" w:color="auto" w:fill="92D050"/>
                    <w:lang w:eastAsia="zh-CN"/>
                  </w:rPr>
                </w:rPrChange>
              </w:rPr>
              <w:delText>是“终极”介质：一种极富弹性的稀薄炁体，允许有质量的物质几乎自由穿过。</w:delText>
            </w:r>
            <w:r w:rsidR="007E17DA" w:rsidRPr="005775DD" w:rsidDel="005775DD">
              <w:rPr>
                <w:rFonts w:ascii="Times New Roman" w:eastAsia="KaiTi" w:hAnsi="Times New Roman" w:cs="Times New Roman" w:hint="eastAsia"/>
                <w:rPrChange w:id="762" w:author="吴敏" w:date="2023-05-13T22:49:00Z">
                  <w:rPr>
                    <w:rFonts w:hint="eastAsia"/>
                    <w:shd w:val="clear" w:color="auto" w:fill="92D050"/>
                  </w:rPr>
                </w:rPrChange>
              </w:rPr>
              <w:delText>根据</w:delText>
            </w:r>
            <w:r w:rsidR="007E17DA" w:rsidRPr="005775DD" w:rsidDel="005775DD">
              <w:rPr>
                <w:rFonts w:ascii="Times New Roman" w:eastAsia="KaiTi" w:hAnsi="Times New Roman" w:cs="Times New Roman"/>
                <w:rPrChange w:id="763" w:author="吴敏" w:date="2023-05-13T22:49:00Z">
                  <w:rPr>
                    <w:shd w:val="clear" w:color="auto" w:fill="92D050"/>
                  </w:rPr>
                </w:rPrChange>
              </w:rPr>
              <w:delText>The one</w:delText>
            </w:r>
            <w:r w:rsidR="007E17DA" w:rsidRPr="005775DD" w:rsidDel="005775DD">
              <w:rPr>
                <w:rFonts w:ascii="Times New Roman" w:eastAsia="KaiTi" w:hAnsi="Times New Roman" w:cs="Times New Roman" w:hint="eastAsia"/>
                <w:rPrChange w:id="764" w:author="吴敏" w:date="2023-05-13T22:49:00Z">
                  <w:rPr>
                    <w:rFonts w:hint="eastAsia"/>
                    <w:shd w:val="clear" w:color="auto" w:fill="92D050"/>
                  </w:rPr>
                </w:rPrChange>
              </w:rPr>
              <w:delText>密度</w:delText>
            </w:r>
            <w:r w:rsidR="007E17DA" w:rsidRPr="005775DD" w:rsidDel="005775DD">
              <w:rPr>
                <w:rFonts w:ascii="Times New Roman" w:eastAsia="KaiTi" w:hAnsi="Times New Roman" w:cs="Times New Roman" w:hint="eastAsia"/>
                <w:rPrChange w:id="765" w:author="吴敏" w:date="2023-05-13T22:49:00Z">
                  <w:rPr>
                    <w:rFonts w:hint="eastAsia"/>
                    <w:shd w:val="clear" w:color="auto" w:fill="92D050"/>
                    <w:lang w:eastAsia="zh-CN"/>
                  </w:rPr>
                </w:rPrChange>
              </w:rPr>
              <w:delText>也</w:delText>
            </w:r>
            <w:r w:rsidR="007E17DA" w:rsidRPr="005775DD" w:rsidDel="005775DD">
              <w:rPr>
                <w:rFonts w:ascii="Times New Roman" w:eastAsia="KaiTi" w:hAnsi="Times New Roman" w:cs="Times New Roman" w:hint="eastAsia"/>
                <w:rPrChange w:id="766" w:author="吴敏" w:date="2023-05-13T22:49:00Z">
                  <w:rPr>
                    <w:rFonts w:hint="eastAsia"/>
                    <w:shd w:val="clear" w:color="auto" w:fill="92D050"/>
                  </w:rPr>
                </w:rPrChange>
              </w:rPr>
              <w:delText>会形成</w:delText>
            </w:r>
            <w:r w:rsidR="007E17DA" w:rsidRPr="005775DD" w:rsidDel="005775DD">
              <w:rPr>
                <w:rFonts w:ascii="Times New Roman" w:eastAsia="KaiTi" w:hAnsi="Times New Roman" w:cs="Times New Roman" w:hint="eastAsia"/>
                <w:rPrChange w:id="767" w:author="吴敏" w:date="2023-05-13T22:49:00Z">
                  <w:rPr>
                    <w:rFonts w:hint="eastAsia"/>
                    <w:shd w:val="clear" w:color="auto" w:fill="92D050"/>
                    <w:lang w:eastAsia="zh-CN"/>
                  </w:rPr>
                </w:rPrChange>
              </w:rPr>
              <w:delText>一定的阻力。</w:delText>
            </w:r>
          </w:del>
        </w:ins>
      </w:moveFrom>
    </w:p>
    <w:moveFromRangeEnd w:id="756"/>
    <w:p w14:paraId="78EC73D7" w14:textId="4AF16A34" w:rsidR="00F6463A" w:rsidRPr="00E64C4F" w:rsidDel="007E17DA" w:rsidRDefault="005C6611">
      <w:pPr>
        <w:rPr>
          <w:del w:id="768" w:author="顏 秉田" w:date="2023-04-22T00:37:00Z"/>
          <w:rPrChange w:id="769" w:author="吴敏" w:date="2023-05-10T14:28:00Z">
            <w:rPr>
              <w:del w:id="770" w:author="顏 秉田" w:date="2023-04-22T00:37:00Z"/>
              <w:highlight w:val="yellow"/>
              <w:lang w:eastAsia="zh-CN"/>
            </w:rPr>
          </w:rPrChange>
        </w:rPr>
        <w:pPrChange w:id="771" w:author="吴敏" w:date="2023-05-13T22:49:00Z">
          <w:pPr>
            <w:pStyle w:val="a3"/>
            <w:numPr>
              <w:numId w:val="7"/>
            </w:numPr>
            <w:ind w:firstLine="200"/>
            <w:jc w:val="both"/>
          </w:pPr>
        </w:pPrChange>
      </w:pPr>
      <w:del w:id="772" w:author="顏 秉田" w:date="2023-04-22T00:37:00Z">
        <w:r w:rsidRPr="00E64C4F" w:rsidDel="007E17DA">
          <w:rPr>
            <w:rPrChange w:id="773" w:author="吴敏" w:date="2023-05-10T14:28:00Z">
              <w:rPr>
                <w:highlight w:val="yellow"/>
              </w:rPr>
            </w:rPrChange>
          </w:rPr>
          <w:delText>The one</w:delText>
        </w:r>
        <w:r w:rsidR="00F6463A" w:rsidRPr="00E64C4F" w:rsidDel="007E17DA">
          <w:rPr>
            <w:rFonts w:hint="eastAsia"/>
            <w:rPrChange w:id="774" w:author="吴敏" w:date="2023-05-10T14:28:00Z">
              <w:rPr>
                <w:rFonts w:hint="eastAsia"/>
                <w:highlight w:val="yellow"/>
                <w:lang w:eastAsia="zh-CN"/>
              </w:rPr>
            </w:rPrChange>
          </w:rPr>
          <w:delText>没有固定形状，</w:delText>
        </w:r>
        <w:r w:rsidRPr="00E64C4F" w:rsidDel="007E17DA">
          <w:rPr>
            <w:rFonts w:hint="eastAsia"/>
            <w:rPrChange w:id="775" w:author="吴敏" w:date="2023-05-10T14:28:00Z">
              <w:rPr>
                <w:rFonts w:hint="eastAsia"/>
                <w:highlight w:val="yellow"/>
              </w:rPr>
            </w:rPrChange>
          </w:rPr>
          <w:delText>在</w:delText>
        </w:r>
        <w:r w:rsidRPr="00E64C4F" w:rsidDel="007E17DA">
          <w:rPr>
            <w:shd w:val="clear" w:color="auto" w:fill="F7CAAC" w:themeFill="accent2" w:themeFillTint="66"/>
            <w:rPrChange w:id="776" w:author="吴敏" w:date="2023-05-10T14:28:00Z">
              <w:rPr>
                <w:highlight w:val="yellow"/>
                <w:shd w:val="clear" w:color="auto" w:fill="F7CAAC" w:themeFill="accent2" w:themeFillTint="66"/>
              </w:rPr>
            </w:rPrChange>
          </w:rPr>
          <w:delText>the one</w:delText>
        </w:r>
        <w:r w:rsidRPr="00E64C4F" w:rsidDel="007E17DA">
          <w:rPr>
            <w:rFonts w:hint="eastAsia"/>
            <w:shd w:val="clear" w:color="auto" w:fill="F7CAAC" w:themeFill="accent2" w:themeFillTint="66"/>
            <w:rPrChange w:id="777" w:author="吴敏" w:date="2023-05-10T14:28:00Z">
              <w:rPr>
                <w:rFonts w:hint="eastAsia"/>
                <w:highlight w:val="yellow"/>
                <w:shd w:val="clear" w:color="auto" w:fill="F7CAAC" w:themeFill="accent2" w:themeFillTint="66"/>
              </w:rPr>
            </w:rPrChange>
          </w:rPr>
          <w:delText>分散的状态下</w:delText>
        </w:r>
        <w:r w:rsidRPr="00E64C4F" w:rsidDel="007E17DA">
          <w:rPr>
            <w:rFonts w:asciiTheme="minorEastAsia" w:hAnsiTheme="minorEastAsia" w:hint="eastAsia"/>
            <w:rPrChange w:id="778" w:author="吴敏" w:date="2023-05-10T14:28:00Z">
              <w:rPr>
                <w:rFonts w:asciiTheme="minorEastAsia" w:hAnsiTheme="minorEastAsia" w:hint="eastAsia"/>
                <w:highlight w:val="yellow"/>
              </w:rPr>
            </w:rPrChange>
          </w:rPr>
          <w:delText>，</w:delText>
        </w:r>
        <w:r w:rsidR="005E05CB" w:rsidRPr="00E64C4F" w:rsidDel="007E17DA">
          <w:rPr>
            <w:rFonts w:hint="eastAsia"/>
            <w:rPrChange w:id="779" w:author="吴敏" w:date="2023-05-10T14:28:00Z">
              <w:rPr>
                <w:rFonts w:hint="eastAsia"/>
                <w:highlight w:val="yellow"/>
                <w:lang w:eastAsia="zh-CN"/>
              </w:rPr>
            </w:rPrChange>
          </w:rPr>
          <w:delText>运行</w:delText>
        </w:r>
        <w:r w:rsidRPr="00E64C4F" w:rsidDel="007E17DA">
          <w:rPr>
            <w:rFonts w:hint="eastAsia"/>
            <w:rPrChange w:id="780" w:author="吴敏" w:date="2023-05-10T14:28:00Z">
              <w:rPr>
                <w:rFonts w:hint="eastAsia"/>
                <w:highlight w:val="yellow"/>
              </w:rPr>
            </w:rPrChange>
          </w:rPr>
          <w:delText>中</w:delText>
        </w:r>
        <w:r w:rsidR="00F6463A" w:rsidRPr="00E64C4F" w:rsidDel="007E17DA">
          <w:rPr>
            <w:rFonts w:hint="eastAsia"/>
            <w:rPrChange w:id="781" w:author="吴敏" w:date="2023-05-10T14:28:00Z">
              <w:rPr>
                <w:rFonts w:hint="eastAsia"/>
                <w:highlight w:val="yellow"/>
                <w:lang w:eastAsia="zh-CN"/>
              </w:rPr>
            </w:rPrChange>
          </w:rPr>
          <w:delText>有质量的物体</w:delText>
        </w:r>
        <w:r w:rsidR="005E05CB" w:rsidRPr="00E64C4F" w:rsidDel="007E17DA">
          <w:rPr>
            <w:rFonts w:hint="eastAsia"/>
            <w:rPrChange w:id="782" w:author="吴敏" w:date="2023-05-10T14:28:00Z">
              <w:rPr>
                <w:rFonts w:hint="eastAsia"/>
                <w:highlight w:val="yellow"/>
                <w:lang w:eastAsia="zh-CN"/>
              </w:rPr>
            </w:rPrChange>
          </w:rPr>
          <w:delText>几乎自由地穿过</w:delText>
        </w:r>
        <w:r w:rsidR="00B45500" w:rsidRPr="00E64C4F" w:rsidDel="007E17DA">
          <w:rPr>
            <w:rFonts w:hint="eastAsia"/>
            <w:rPrChange w:id="783" w:author="吴敏" w:date="2023-05-10T14:28:00Z">
              <w:rPr>
                <w:rFonts w:hint="eastAsia"/>
                <w:highlight w:val="yellow"/>
                <w:lang w:eastAsia="zh-CN"/>
              </w:rPr>
            </w:rPrChange>
          </w:rPr>
          <w:delText>。</w:delText>
        </w:r>
      </w:del>
    </w:p>
    <w:p w14:paraId="7E63A276" w14:textId="324D2AD5" w:rsidR="00F6463A" w:rsidRPr="00E64C4F" w:rsidDel="003F567B" w:rsidRDefault="00F6463A">
      <w:pPr>
        <w:rPr>
          <w:del w:id="784" w:author="吴敏" w:date="2023-05-10T16:47:00Z"/>
          <w:rPrChange w:id="785" w:author="吴敏" w:date="2023-05-10T14:28:00Z">
            <w:rPr>
              <w:del w:id="786" w:author="吴敏" w:date="2023-05-10T16:47:00Z"/>
              <w:highlight w:val="yellow"/>
              <w:lang w:eastAsia="zh-CN"/>
            </w:rPr>
          </w:rPrChange>
        </w:rPr>
        <w:pPrChange w:id="787" w:author="吴敏" w:date="2023-05-13T22:49:00Z">
          <w:pPr>
            <w:pStyle w:val="a3"/>
            <w:numPr>
              <w:numId w:val="7"/>
            </w:numPr>
            <w:ind w:firstLine="200"/>
            <w:jc w:val="both"/>
          </w:pPr>
        </w:pPrChange>
      </w:pPr>
      <w:moveFromRangeStart w:id="788" w:author="吴敏" w:date="2023-05-09T21:39:00Z" w:name="move134560780"/>
      <w:moveFrom w:id="789" w:author="吴敏" w:date="2023-05-09T21:39:00Z">
        <w:del w:id="790" w:author="吴敏" w:date="2023-05-10T16:47:00Z">
          <w:r w:rsidRPr="00E64C4F" w:rsidDel="003F567B">
            <w:rPr>
              <w:rFonts w:hint="eastAsia"/>
              <w:rPrChange w:id="791" w:author="吴敏" w:date="2023-05-10T14:28:00Z">
                <w:rPr>
                  <w:rFonts w:hint="eastAsia"/>
                  <w:highlight w:val="yellow"/>
                  <w:lang w:eastAsia="zh-CN"/>
                </w:rPr>
              </w:rPrChange>
            </w:rPr>
            <w:delText>符合观察者效应</w:delText>
          </w:r>
          <w:r w:rsidR="00BA1D00" w:rsidRPr="00E64C4F" w:rsidDel="003F567B">
            <w:rPr>
              <w:rPrChange w:id="792" w:author="吴敏" w:date="2023-05-10T14:28:00Z">
                <w:rPr>
                  <w:highlight w:val="yellow"/>
                  <w:lang w:eastAsia="zh-CN"/>
                </w:rPr>
              </w:rPrChange>
            </w:rPr>
            <w:delText>+</w:delText>
          </w:r>
          <w:r w:rsidR="00BA1D00" w:rsidRPr="00E64C4F" w:rsidDel="003F567B">
            <w:rPr>
              <w:rFonts w:hint="eastAsia"/>
              <w:rPrChange w:id="793" w:author="吴敏" w:date="2023-05-10T14:28:00Z">
                <w:rPr>
                  <w:rFonts w:hint="eastAsia"/>
                  <w:highlight w:val="yellow"/>
                  <w:lang w:eastAsia="zh-CN"/>
                </w:rPr>
              </w:rPrChange>
            </w:rPr>
            <w:delText>波粒二象性，包含波和粒子：观察者效应本质上对量子能量场施加了一个外在的扰动。其显化的原则是基于</w:delText>
          </w:r>
        </w:del>
        <w:ins w:id="794" w:author="顏 秉田" w:date="2023-04-22T00:28:00Z">
          <w:del w:id="795" w:author="吴敏" w:date="2023-05-10T16:47:00Z">
            <w:r w:rsidR="00D25E68" w:rsidRPr="00E64C4F" w:rsidDel="003F567B">
              <w:rPr>
                <w:rFonts w:hint="eastAsia"/>
                <w:rPrChange w:id="796" w:author="吴敏" w:date="2023-05-10T14:28:00Z">
                  <w:rPr>
                    <w:rFonts w:hint="eastAsia"/>
                    <w:highlight w:val="yellow"/>
                    <w:lang w:eastAsia="zh-CN"/>
                  </w:rPr>
                </w:rPrChange>
              </w:rPr>
              <w:delText>意念＋</w:delText>
            </w:r>
          </w:del>
        </w:ins>
        <w:del w:id="797" w:author="吴敏" w:date="2023-05-10T16:47:00Z">
          <w:r w:rsidR="00BA1D00" w:rsidRPr="00E64C4F" w:rsidDel="003F567B">
            <w:rPr>
              <w:rFonts w:hint="eastAsia"/>
              <w:rPrChange w:id="798" w:author="吴敏" w:date="2023-05-10T14:28:00Z">
                <w:rPr>
                  <w:rFonts w:hint="eastAsia"/>
                  <w:highlight w:val="yellow"/>
                  <w:lang w:eastAsia="zh-CN"/>
                </w:rPr>
              </w:rPrChange>
            </w:rPr>
            <w:delText>能量的扰动。</w:delText>
          </w:r>
        </w:del>
      </w:moveFrom>
      <w:moveFromRangeEnd w:id="788"/>
    </w:p>
    <w:p w14:paraId="17293E96" w14:textId="0FE6B049" w:rsidR="00FE29D9" w:rsidRPr="00E23172" w:rsidDel="00E23172" w:rsidRDefault="00991CF1">
      <w:pPr>
        <w:rPr>
          <w:del w:id="799" w:author="吴敏" w:date="2023-05-10T14:34:00Z"/>
          <w:rPrChange w:id="800" w:author="吴敏" w:date="2023-05-10T14:34:00Z">
            <w:rPr>
              <w:del w:id="801" w:author="吴敏" w:date="2023-05-10T14:34:00Z"/>
              <w:highlight w:val="yellow"/>
              <w:lang w:eastAsia="zh-CN"/>
            </w:rPr>
          </w:rPrChange>
        </w:rPr>
        <w:pPrChange w:id="802" w:author="吴敏" w:date="2023-05-13T22:49:00Z">
          <w:pPr>
            <w:pStyle w:val="a3"/>
            <w:numPr>
              <w:numId w:val="7"/>
            </w:numPr>
            <w:ind w:firstLine="200"/>
            <w:jc w:val="both"/>
          </w:pPr>
        </w:pPrChange>
      </w:pPr>
      <w:del w:id="803" w:author="吴敏" w:date="2023-05-10T16:47:00Z">
        <w:r w:rsidRPr="00E64C4F" w:rsidDel="003F567B">
          <w:rPr>
            <w:rFonts w:hint="eastAsia"/>
            <w:rPrChange w:id="804" w:author="吴敏" w:date="2023-05-10T14:28:00Z">
              <w:rPr>
                <w:rFonts w:ascii="Times New Roman" w:eastAsia="KaiTi" w:hAnsi="Times New Roman" w:cs="Times New Roman" w:hint="eastAsia"/>
                <w:highlight w:val="yellow"/>
                <w:lang w:eastAsia="zh-CN"/>
              </w:rPr>
            </w:rPrChange>
          </w:rPr>
          <w:delText>局部的</w:delText>
        </w:r>
        <w:r w:rsidR="005D25BB" w:rsidRPr="00E64C4F" w:rsidDel="003F567B">
          <w:rPr>
            <w:rPrChange w:id="805" w:author="吴敏" w:date="2023-05-10T14:28:00Z">
              <w:rPr>
                <w:rFonts w:ascii="Times New Roman" w:eastAsia="KaiTi" w:hAnsi="Times New Roman" w:cs="Times New Roman"/>
                <w:highlight w:val="yellow"/>
                <w:lang w:eastAsia="zh-CN"/>
              </w:rPr>
            </w:rPrChange>
          </w:rPr>
          <w:delText>The one</w:delText>
        </w:r>
        <w:r w:rsidRPr="00E64C4F" w:rsidDel="003F567B">
          <w:rPr>
            <w:rFonts w:hint="eastAsia"/>
            <w:rPrChange w:id="806" w:author="吴敏" w:date="2023-05-10T14:28:00Z">
              <w:rPr>
                <w:rFonts w:ascii="Times New Roman" w:eastAsia="KaiTi" w:hAnsi="Times New Roman" w:cs="Times New Roman" w:hint="eastAsia"/>
                <w:highlight w:val="yellow"/>
                <w:lang w:eastAsia="zh-CN"/>
              </w:rPr>
            </w:rPrChange>
          </w:rPr>
          <w:delText>不断凝聚，</w:delText>
        </w:r>
        <w:r w:rsidR="005D25BB" w:rsidRPr="00E64C4F" w:rsidDel="003F567B">
          <w:rPr>
            <w:rFonts w:hint="eastAsia"/>
            <w:rPrChange w:id="807" w:author="吴敏" w:date="2023-05-10T14:28:00Z">
              <w:rPr>
                <w:rFonts w:ascii="Times New Roman" w:eastAsia="KaiTi" w:hAnsi="Times New Roman" w:cs="Times New Roman" w:hint="eastAsia"/>
                <w:highlight w:val="yellow"/>
                <w:lang w:eastAsia="zh-CN"/>
              </w:rPr>
            </w:rPrChange>
          </w:rPr>
          <w:delText>会产生一种力</w:delText>
        </w:r>
        <w:r w:rsidR="0078090C" w:rsidRPr="00E64C4F" w:rsidDel="003F567B">
          <w:rPr>
            <w:rFonts w:hint="eastAsia"/>
            <w:rPrChange w:id="808" w:author="吴敏" w:date="2023-05-10T14:28:00Z">
              <w:rPr>
                <w:rFonts w:ascii="Times New Roman" w:eastAsia="KaiTi" w:hAnsi="Times New Roman" w:cs="Times New Roman" w:hint="eastAsia"/>
                <w:highlight w:val="yellow"/>
                <w:lang w:eastAsia="zh-CN"/>
              </w:rPr>
            </w:rPrChange>
          </w:rPr>
          <w:delText>。</w:delText>
        </w:r>
      </w:del>
      <w:ins w:id="809" w:author="顏 秉田" w:date="2023-04-22T00:28:00Z">
        <w:del w:id="810" w:author="吴敏" w:date="2023-05-10T16:47:00Z">
          <w:r w:rsidR="00D25E68" w:rsidRPr="00E64C4F" w:rsidDel="003F567B">
            <w:rPr>
              <w:rFonts w:hint="eastAsia"/>
              <w:rPrChange w:id="811" w:author="吴敏" w:date="2023-05-10T14:28:00Z">
                <w:rPr>
                  <w:rFonts w:ascii="Times New Roman" w:hAnsi="Times New Roman" w:cs="Times New Roman" w:hint="eastAsia"/>
                  <w:highlight w:val="yellow"/>
                  <w:lang w:eastAsia="zh-CN"/>
                </w:rPr>
              </w:rPrChange>
            </w:rPr>
            <w:delText>像是</w:delText>
          </w:r>
        </w:del>
      </w:ins>
      <w:del w:id="812" w:author="吴敏" w:date="2023-05-10T16:47:00Z">
        <w:r w:rsidR="0078090C" w:rsidRPr="00E64C4F" w:rsidDel="003F567B">
          <w:rPr>
            <w:rFonts w:hint="eastAsia"/>
            <w:rPrChange w:id="813" w:author="吴敏" w:date="2023-05-10T14:28:00Z">
              <w:rPr>
                <w:rFonts w:ascii="Times New Roman" w:eastAsia="KaiTi" w:hAnsi="Times New Roman" w:cs="Times New Roman" w:hint="eastAsia"/>
                <w:highlight w:val="yellow"/>
                <w:lang w:eastAsia="zh-CN"/>
              </w:rPr>
            </w:rPrChange>
          </w:rPr>
          <w:delText>卡西米尔效应中两块金属板中的吸引力</w:delText>
        </w:r>
        <w:r w:rsidR="0078090C" w:rsidRPr="00E64C4F" w:rsidDel="003F567B">
          <w:rPr>
            <w:rPrChange w:id="814" w:author="吴敏" w:date="2023-05-10T14:28:00Z">
              <w:rPr>
                <w:rFonts w:ascii="Times New Roman" w:eastAsia="KaiTi" w:hAnsi="Times New Roman" w:cs="Times New Roman"/>
                <w:highlight w:val="yellow"/>
                <w:lang w:eastAsia="zh-CN"/>
              </w:rPr>
            </w:rPrChange>
          </w:rPr>
          <w:delText>…</w:delText>
        </w:r>
      </w:del>
    </w:p>
    <w:p w14:paraId="49FB80A9" w14:textId="2C746CA0" w:rsidR="00662E64" w:rsidRPr="00E64C4F" w:rsidDel="004A7D7C" w:rsidRDefault="00D25E68">
      <w:pPr>
        <w:rPr>
          <w:del w:id="815" w:author="吴敏" w:date="2023-05-10T00:25:00Z"/>
          <w:rPrChange w:id="816" w:author="吴敏" w:date="2023-05-10T14:28:00Z">
            <w:rPr>
              <w:del w:id="817" w:author="吴敏" w:date="2023-05-10T00:25:00Z"/>
              <w:rFonts w:ascii="Times New Roman" w:eastAsia="KaiTi" w:hAnsi="Times New Roman" w:cs="Times New Roman"/>
              <w:highlight w:val="yellow"/>
              <w:lang w:eastAsia="zh-CN"/>
            </w:rPr>
          </w:rPrChange>
        </w:rPr>
        <w:pPrChange w:id="818" w:author="吴敏" w:date="2023-05-13T22:49:00Z">
          <w:pPr>
            <w:pStyle w:val="a3"/>
            <w:numPr>
              <w:numId w:val="7"/>
            </w:numPr>
            <w:ind w:firstLine="200"/>
            <w:jc w:val="both"/>
          </w:pPr>
        </w:pPrChange>
      </w:pPr>
      <w:ins w:id="819" w:author="顏 秉田" w:date="2023-04-22T00:28:00Z">
        <w:del w:id="820" w:author="吴敏" w:date="2023-05-10T14:33:00Z">
          <w:r w:rsidRPr="00E64C4F" w:rsidDel="001D5AC6">
            <w:rPr>
              <w:rPrChange w:id="821" w:author="吴敏" w:date="2023-05-10T14:28:00Z">
                <w:rPr>
                  <w:rFonts w:ascii="Times New Roman" w:hAnsi="Times New Roman" w:cs="Times New Roman"/>
                  <w:highlight w:val="yellow"/>
                </w:rPr>
              </w:rPrChange>
            </w:rPr>
            <w:delText>The one</w:delText>
          </w:r>
          <w:r w:rsidRPr="00E64C4F" w:rsidDel="001D5AC6">
            <w:rPr>
              <w:rFonts w:hint="eastAsia"/>
              <w:rPrChange w:id="822" w:author="吴敏" w:date="2023-05-10T14:28:00Z">
                <w:rPr>
                  <w:rFonts w:ascii="Times New Roman" w:hAnsi="Times New Roman" w:cs="Times New Roman" w:hint="eastAsia"/>
                  <w:highlight w:val="yellow"/>
                </w:rPr>
              </w:rPrChange>
            </w:rPr>
            <w:delText>显化需要时间：</w:delText>
          </w:r>
        </w:del>
      </w:ins>
      <w:del w:id="823" w:author="吴敏" w:date="2023-05-10T14:33:00Z">
        <w:r w:rsidR="00443EB4" w:rsidRPr="00E64C4F" w:rsidDel="001D5AC6">
          <w:rPr>
            <w:rFonts w:hint="eastAsia"/>
            <w:rPrChange w:id="824" w:author="吴敏" w:date="2023-05-10T14:28:00Z">
              <w:rPr>
                <w:rFonts w:ascii="Times New Roman" w:eastAsia="KaiTi" w:hAnsi="Times New Roman" w:cs="Times New Roman" w:hint="eastAsia"/>
                <w:highlight w:val="yellow"/>
                <w:lang w:eastAsia="zh-CN"/>
              </w:rPr>
            </w:rPrChange>
          </w:rPr>
          <w:delText>“</w:delText>
        </w:r>
        <w:r w:rsidR="00443EB4" w:rsidRPr="00E64C4F" w:rsidDel="001D5AC6">
          <w:rPr>
            <w:rPrChange w:id="825" w:author="吴敏" w:date="2023-05-10T14:28:00Z">
              <w:rPr>
                <w:rFonts w:ascii="Times New Roman" w:eastAsia="KaiTi" w:hAnsi="Times New Roman" w:cs="Times New Roman"/>
                <w:highlight w:val="yellow"/>
                <w:lang w:eastAsia="zh-CN"/>
              </w:rPr>
            </w:rPrChange>
          </w:rPr>
          <w:delText>The one</w:delText>
        </w:r>
        <w:r w:rsidR="00443EB4" w:rsidRPr="00E64C4F" w:rsidDel="001D5AC6">
          <w:rPr>
            <w:rFonts w:hint="eastAsia"/>
            <w:rPrChange w:id="826" w:author="吴敏" w:date="2023-05-10T14:28:00Z">
              <w:rPr>
                <w:rFonts w:ascii="Times New Roman" w:eastAsia="KaiTi" w:hAnsi="Times New Roman" w:cs="Times New Roman" w:hint="eastAsia"/>
                <w:highlight w:val="yellow"/>
                <w:lang w:eastAsia="zh-CN"/>
              </w:rPr>
            </w:rPrChange>
          </w:rPr>
          <w:delText>”原本是非常非常小的，所以距离它可以显化</w:delText>
        </w:r>
        <w:r w:rsidR="00334EA0" w:rsidRPr="00E64C4F" w:rsidDel="001D5AC6">
          <w:rPr>
            <w:rFonts w:hint="eastAsia"/>
            <w:rPrChange w:id="827" w:author="吴敏" w:date="2023-05-10T14:28:00Z">
              <w:rPr>
                <w:rFonts w:ascii="Times New Roman" w:hAnsi="Times New Roman" w:cs="Times New Roman" w:hint="eastAsia"/>
                <w:highlight w:val="yellow"/>
              </w:rPr>
            </w:rPrChange>
          </w:rPr>
          <w:delText>成</w:delText>
        </w:r>
        <w:r w:rsidR="00334EA0" w:rsidRPr="00E64C4F" w:rsidDel="001D5AC6">
          <w:rPr>
            <w:rPrChange w:id="828" w:author="吴敏" w:date="2023-05-10T14:28:00Z">
              <w:rPr>
                <w:rFonts w:ascii="Times New Roman" w:hAnsi="Times New Roman" w:cs="Times New Roman"/>
                <w:highlight w:val="yellow"/>
              </w:rPr>
            </w:rPrChange>
          </w:rPr>
          <w:delText xml:space="preserve"> </w:delText>
        </w:r>
        <w:r w:rsidR="00334EA0" w:rsidRPr="00E64C4F" w:rsidDel="001D5AC6">
          <w:rPr>
            <w:rFonts w:hint="eastAsia"/>
            <w:rPrChange w:id="829" w:author="吴敏" w:date="2023-05-10T14:28:00Z">
              <w:rPr>
                <w:rFonts w:ascii="Times New Roman" w:hAnsi="Times New Roman" w:cs="Times New Roman" w:hint="eastAsia"/>
                <w:highlight w:val="yellow"/>
              </w:rPr>
            </w:rPrChange>
          </w:rPr>
          <w:delText>波</w:delText>
        </w:r>
      </w:del>
      <w:del w:id="830" w:author="吴敏" w:date="2023-05-10T00:20:00Z">
        <w:r w:rsidR="00334EA0" w:rsidRPr="00E64C4F" w:rsidDel="008A6BC7">
          <w:rPr>
            <w:rPrChange w:id="831" w:author="吴敏" w:date="2023-05-10T14:28:00Z">
              <w:rPr>
                <w:rFonts w:ascii="Times New Roman" w:hAnsi="Times New Roman" w:cs="Times New Roman"/>
                <w:highlight w:val="yellow"/>
              </w:rPr>
            </w:rPrChange>
          </w:rPr>
          <w:delText xml:space="preserve"> </w:delText>
        </w:r>
      </w:del>
      <w:del w:id="832" w:author="吴敏" w:date="2023-05-10T00:21:00Z">
        <w:r w:rsidR="00334EA0" w:rsidRPr="00E64C4F" w:rsidDel="008A6BC7">
          <w:rPr>
            <w:rFonts w:hint="eastAsia"/>
            <w:rPrChange w:id="833" w:author="吴敏" w:date="2023-05-10T14:28:00Z">
              <w:rPr>
                <w:rFonts w:ascii="Times New Roman" w:hAnsi="Times New Roman" w:cs="Times New Roman" w:hint="eastAsia"/>
                <w:highlight w:val="yellow"/>
              </w:rPr>
            </w:rPrChange>
          </w:rPr>
          <w:delText>场</w:delText>
        </w:r>
      </w:del>
      <w:del w:id="834" w:author="吴敏" w:date="2023-05-10T00:20:00Z">
        <w:r w:rsidR="00334EA0" w:rsidRPr="00E64C4F" w:rsidDel="008A6BC7">
          <w:rPr>
            <w:rPrChange w:id="835" w:author="吴敏" w:date="2023-05-10T14:28:00Z">
              <w:rPr>
                <w:rFonts w:ascii="Times New Roman" w:hAnsi="Times New Roman" w:cs="Times New Roman"/>
                <w:highlight w:val="yellow"/>
              </w:rPr>
            </w:rPrChange>
          </w:rPr>
          <w:delText xml:space="preserve"> </w:delText>
        </w:r>
        <w:r w:rsidR="00334EA0" w:rsidRPr="00E64C4F" w:rsidDel="008A6BC7">
          <w:rPr>
            <w:rFonts w:hint="eastAsia"/>
            <w:rPrChange w:id="836" w:author="吴敏" w:date="2023-05-10T14:28:00Z">
              <w:rPr>
                <w:rFonts w:ascii="Times New Roman" w:hAnsi="Times New Roman" w:cs="Times New Roman" w:hint="eastAsia"/>
                <w:highlight w:val="yellow"/>
              </w:rPr>
            </w:rPrChange>
          </w:rPr>
          <w:delText>粒子</w:delText>
        </w:r>
        <w:r w:rsidR="00334EA0" w:rsidRPr="00E64C4F" w:rsidDel="008A6BC7">
          <w:rPr>
            <w:rPrChange w:id="837" w:author="吴敏" w:date="2023-05-10T14:28:00Z">
              <w:rPr>
                <w:rFonts w:ascii="Times New Roman" w:hAnsi="Times New Roman" w:cs="Times New Roman"/>
                <w:highlight w:val="yellow"/>
              </w:rPr>
            </w:rPrChange>
          </w:rPr>
          <w:delText xml:space="preserve"> </w:delText>
        </w:r>
      </w:del>
      <w:del w:id="838" w:author="吴敏" w:date="2023-05-10T14:33:00Z">
        <w:r w:rsidR="00334EA0" w:rsidRPr="00E64C4F" w:rsidDel="001D5AC6">
          <w:rPr>
            <w:rFonts w:hint="eastAsia"/>
            <w:rPrChange w:id="839" w:author="吴敏" w:date="2023-05-10T14:28:00Z">
              <w:rPr>
                <w:rFonts w:ascii="Times New Roman" w:hAnsi="Times New Roman" w:cs="Times New Roman" w:hint="eastAsia"/>
                <w:highlight w:val="yellow"/>
              </w:rPr>
            </w:rPrChange>
          </w:rPr>
          <w:delText>能量</w:delText>
        </w:r>
      </w:del>
      <w:del w:id="840" w:author="吴敏" w:date="2023-05-10T00:20:00Z">
        <w:r w:rsidR="00334EA0" w:rsidRPr="00E64C4F" w:rsidDel="008A6BC7">
          <w:rPr>
            <w:rPrChange w:id="841" w:author="吴敏" w:date="2023-05-10T14:28:00Z">
              <w:rPr>
                <w:rFonts w:ascii="Times New Roman" w:hAnsi="Times New Roman" w:cs="Times New Roman"/>
                <w:highlight w:val="yellow"/>
              </w:rPr>
            </w:rPrChange>
          </w:rPr>
          <w:delText xml:space="preserve"> </w:delText>
        </w:r>
      </w:del>
      <w:del w:id="842" w:author="吴敏" w:date="2023-05-10T14:33:00Z">
        <w:r w:rsidR="00334EA0" w:rsidRPr="00E64C4F" w:rsidDel="001D5AC6">
          <w:rPr>
            <w:rFonts w:hint="eastAsia"/>
            <w:rPrChange w:id="843" w:author="吴敏" w:date="2023-05-10T14:28:00Z">
              <w:rPr>
                <w:rFonts w:ascii="Times New Roman" w:hAnsi="Times New Roman" w:cs="Times New Roman" w:hint="eastAsia"/>
                <w:highlight w:val="yellow"/>
              </w:rPr>
            </w:rPrChange>
          </w:rPr>
          <w:delText>物质</w:delText>
        </w:r>
        <w:r w:rsidR="00334EA0" w:rsidRPr="00E64C4F" w:rsidDel="001D5AC6">
          <w:rPr>
            <w:rPrChange w:id="844" w:author="吴敏" w:date="2023-05-10T14:28:00Z">
              <w:rPr>
                <w:rFonts w:ascii="Times New Roman" w:hAnsi="Times New Roman" w:cs="Times New Roman"/>
                <w:highlight w:val="yellow"/>
              </w:rPr>
            </w:rPrChange>
          </w:rPr>
          <w:delText xml:space="preserve"> </w:delText>
        </w:r>
        <w:r w:rsidR="00443EB4" w:rsidRPr="00E64C4F" w:rsidDel="001D5AC6">
          <w:rPr>
            <w:rFonts w:hint="eastAsia"/>
            <w:rPrChange w:id="845" w:author="吴敏" w:date="2023-05-10T14:28:00Z">
              <w:rPr>
                <w:rFonts w:ascii="Times New Roman" w:eastAsia="KaiTi" w:hAnsi="Times New Roman" w:cs="Times New Roman" w:hint="eastAsia"/>
                <w:highlight w:val="yellow"/>
                <w:lang w:eastAsia="zh-CN"/>
              </w:rPr>
            </w:rPrChange>
          </w:rPr>
          <w:delText>出来需要一定的时间。</w:delText>
        </w:r>
      </w:del>
    </w:p>
    <w:p w14:paraId="335E8825" w14:textId="6D9C1F7E" w:rsidR="00662E64" w:rsidRPr="00E64C4F" w:rsidDel="00394B07" w:rsidRDefault="00FE7B4D">
      <w:pPr>
        <w:pStyle w:val="a3"/>
        <w:numPr>
          <w:ilvl w:val="0"/>
          <w:numId w:val="7"/>
        </w:numPr>
        <w:ind w:left="480" w:firstLine="200"/>
        <w:jc w:val="both"/>
        <w:rPr>
          <w:del w:id="846" w:author="吴敏" w:date="2023-05-09T21:39:00Z"/>
          <w:rFonts w:ascii="Times New Roman" w:eastAsia="KaiTi" w:hAnsi="Times New Roman" w:cs="Times New Roman"/>
          <w:rPrChange w:id="847" w:author="吴敏" w:date="2023-05-10T14:28:00Z">
            <w:rPr>
              <w:del w:id="848" w:author="吴敏" w:date="2023-05-09T21:39:00Z"/>
              <w:rFonts w:eastAsia="KaiTi"/>
              <w:highlight w:val="yellow"/>
              <w:lang w:eastAsia="zh-CN"/>
            </w:rPr>
          </w:rPrChange>
        </w:rPr>
        <w:pPrChange w:id="849" w:author="吴敏" w:date="2023-05-13T22:23:00Z">
          <w:pPr>
            <w:pStyle w:val="a3"/>
            <w:numPr>
              <w:numId w:val="7"/>
            </w:numPr>
            <w:ind w:firstLine="200"/>
            <w:jc w:val="both"/>
          </w:pPr>
        </w:pPrChange>
      </w:pPr>
      <w:del w:id="850" w:author="吴敏" w:date="2023-05-13T23:01:00Z">
        <w:r w:rsidRPr="00E64C4F" w:rsidDel="009416BD">
          <w:rPr>
            <w:rFonts w:ascii="Times New Roman" w:eastAsia="KaiTi" w:hAnsi="Times New Roman" w:cs="Times New Roman" w:hint="eastAsia"/>
            <w:rPrChange w:id="851" w:author="吴敏" w:date="2023-05-10T14:28:00Z">
              <w:rPr>
                <w:rFonts w:eastAsia="KaiTi" w:hint="eastAsia"/>
                <w:highlight w:val="yellow"/>
                <w:lang w:eastAsia="zh-CN"/>
              </w:rPr>
            </w:rPrChange>
          </w:rPr>
          <w:delText>能量</w:delText>
        </w:r>
      </w:del>
      <w:ins w:id="852" w:author="顏 秉田" w:date="2023-04-22T00:29:00Z">
        <w:del w:id="853" w:author="吴敏" w:date="2023-05-13T23:01:00Z">
          <w:r w:rsidR="00D25E68" w:rsidRPr="00E64C4F" w:rsidDel="009416BD">
            <w:rPr>
              <w:rFonts w:ascii="Times New Roman" w:hAnsi="Times New Roman" w:cs="Times New Roman" w:hint="eastAsia"/>
              <w:rPrChange w:id="854" w:author="吴敏" w:date="2023-05-10T14:28:00Z">
                <w:rPr>
                  <w:rFonts w:hint="eastAsia"/>
                  <w:highlight w:val="yellow"/>
                  <w:lang w:eastAsia="zh-CN"/>
                </w:rPr>
              </w:rPrChange>
            </w:rPr>
            <w:delText>最初来自</w:delText>
          </w:r>
          <w:r w:rsidR="00D25E68" w:rsidRPr="00E64C4F" w:rsidDel="009416BD">
            <w:rPr>
              <w:rFonts w:ascii="Times New Roman" w:hAnsi="Times New Roman" w:cs="Times New Roman"/>
              <w:rPrChange w:id="855" w:author="吴敏" w:date="2023-05-10T14:28:00Z">
                <w:rPr>
                  <w:highlight w:val="yellow"/>
                  <w:lang w:eastAsia="zh-CN"/>
                </w:rPr>
              </w:rPrChange>
            </w:rPr>
            <w:delText>The one</w:delText>
          </w:r>
        </w:del>
      </w:ins>
      <w:ins w:id="856" w:author="顏 秉田" w:date="2023-04-22T00:30:00Z">
        <w:del w:id="857" w:author="吴敏" w:date="2023-05-13T23:01:00Z">
          <w:r w:rsidR="00D25E68" w:rsidRPr="00E64C4F" w:rsidDel="009416BD">
            <w:rPr>
              <w:rFonts w:ascii="Times New Roman" w:hAnsi="Times New Roman" w:cs="Times New Roman" w:hint="eastAsia"/>
              <w:rPrChange w:id="858" w:author="吴敏" w:date="2023-05-10T14:28:00Z">
                <w:rPr>
                  <w:rFonts w:hint="eastAsia"/>
                  <w:highlight w:val="yellow"/>
                  <w:lang w:eastAsia="zh-CN"/>
                </w:rPr>
              </w:rPrChange>
            </w:rPr>
            <w:delText>碰撞</w:delText>
          </w:r>
        </w:del>
        <w:del w:id="859" w:author="吴敏" w:date="2023-04-22T16:42:00Z">
          <w:r w:rsidR="00D25E68" w:rsidRPr="00E64C4F" w:rsidDel="007354A6">
            <w:rPr>
              <w:rFonts w:ascii="Times New Roman" w:hAnsi="Times New Roman" w:cs="Times New Roman"/>
              <w:rPrChange w:id="860" w:author="吴敏" w:date="2023-05-10T14:28:00Z">
                <w:rPr>
                  <w:highlight w:val="yellow"/>
                  <w:lang w:eastAsia="zh-CN"/>
                </w:rPr>
              </w:rPrChange>
            </w:rPr>
            <w:delText>,</w:delText>
          </w:r>
        </w:del>
        <w:del w:id="861" w:author="吴敏" w:date="2023-05-13T23:01:00Z">
          <w:r w:rsidR="00D25E68" w:rsidRPr="00E64C4F" w:rsidDel="009416BD">
            <w:rPr>
              <w:rFonts w:ascii="Times New Roman" w:hAnsi="Times New Roman" w:cs="Times New Roman" w:hint="eastAsia"/>
              <w:rPrChange w:id="862" w:author="吴敏" w:date="2023-05-10T14:28:00Z">
                <w:rPr>
                  <w:rFonts w:hint="eastAsia"/>
                  <w:highlight w:val="yellow"/>
                  <w:lang w:eastAsia="zh-CN"/>
                </w:rPr>
              </w:rPrChange>
            </w:rPr>
            <w:delText>基于碰撞形成</w:delText>
          </w:r>
          <w:r w:rsidR="00D25E68" w:rsidRPr="00E64C4F" w:rsidDel="009416BD">
            <w:rPr>
              <w:rFonts w:ascii="Times New Roman" w:hAnsi="Times New Roman" w:cs="Times New Roman"/>
              <w:rPrChange w:id="863" w:author="吴敏" w:date="2023-05-10T14:28:00Z">
                <w:rPr>
                  <w:highlight w:val="yellow"/>
                  <w:lang w:eastAsia="zh-CN"/>
                </w:rPr>
              </w:rPrChange>
            </w:rPr>
            <w:delText xml:space="preserve"> </w:delText>
          </w:r>
          <w:r w:rsidR="00D25E68" w:rsidRPr="00E64C4F" w:rsidDel="009416BD">
            <w:rPr>
              <w:rFonts w:ascii="Times New Roman" w:hAnsi="Times New Roman" w:cs="Times New Roman" w:hint="eastAsia"/>
              <w:rPrChange w:id="864" w:author="吴敏" w:date="2023-05-10T14:28:00Z">
                <w:rPr>
                  <w:rFonts w:hint="eastAsia"/>
                  <w:highlight w:val="yellow"/>
                  <w:lang w:eastAsia="zh-CN"/>
                </w:rPr>
              </w:rPrChange>
            </w:rPr>
            <w:delText>场</w:delText>
          </w:r>
          <w:r w:rsidR="00D25E68" w:rsidRPr="00E64C4F" w:rsidDel="009416BD">
            <w:rPr>
              <w:rFonts w:ascii="Microsoft JhengHei" w:eastAsia="Microsoft JhengHei" w:hAnsi="Microsoft JhengHei" w:cs="Times New Roman" w:hint="eastAsia"/>
              <w:rPrChange w:id="865"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rPrChange w:id="866" w:author="吴敏" w:date="2023-05-10T14:28:00Z">
                <w:rPr>
                  <w:rFonts w:hint="eastAsia"/>
                  <w:highlight w:val="yellow"/>
                  <w:lang w:eastAsia="zh-CN"/>
                </w:rPr>
              </w:rPrChange>
            </w:rPr>
            <w:delText>波</w:delText>
          </w:r>
          <w:r w:rsidR="00D25E68" w:rsidRPr="00E64C4F" w:rsidDel="009416BD">
            <w:rPr>
              <w:rFonts w:ascii="Microsoft JhengHei" w:eastAsia="Microsoft JhengHei" w:hAnsi="Microsoft JhengHei" w:cs="Times New Roman" w:hint="eastAsia"/>
              <w:rPrChange w:id="867"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rPrChange w:id="868" w:author="吴敏" w:date="2023-05-10T14:28:00Z">
                <w:rPr>
                  <w:rFonts w:hint="eastAsia"/>
                  <w:highlight w:val="yellow"/>
                  <w:lang w:eastAsia="zh-CN"/>
                </w:rPr>
              </w:rPrChange>
            </w:rPr>
            <w:delText>粒子</w:delText>
          </w:r>
          <w:r w:rsidR="00D25E68" w:rsidRPr="00E64C4F" w:rsidDel="009416BD">
            <w:rPr>
              <w:rFonts w:ascii="Microsoft JhengHei" w:eastAsia="Microsoft JhengHei" w:hAnsi="Microsoft JhengHei" w:cs="Times New Roman" w:hint="eastAsia"/>
              <w:rPrChange w:id="869"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rPrChange w:id="870" w:author="吴敏" w:date="2023-05-10T14:28:00Z">
                <w:rPr>
                  <w:rFonts w:hint="eastAsia"/>
                  <w:highlight w:val="yellow"/>
                  <w:lang w:eastAsia="zh-CN"/>
                </w:rPr>
              </w:rPrChange>
            </w:rPr>
            <w:delText>物质等</w:delText>
          </w:r>
          <w:r w:rsidR="00D25E68" w:rsidRPr="00E64C4F" w:rsidDel="009416BD">
            <w:rPr>
              <w:rFonts w:ascii="PMingLiU" w:eastAsia="PMingLiU" w:hAnsi="PMingLiU" w:cs="Times New Roman" w:hint="eastAsia"/>
              <w:rPrChange w:id="871" w:author="吴敏" w:date="2023-05-10T14:28:00Z">
                <w:rPr>
                  <w:rFonts w:ascii="PMingLiU" w:eastAsia="PMingLiU" w:hAnsi="PMingLiU" w:cs="Times New Roman" w:hint="eastAsia"/>
                  <w:highlight w:val="yellow"/>
                  <w:lang w:eastAsia="zh-CN"/>
                </w:rPr>
              </w:rPrChange>
            </w:rPr>
            <w:delText>，</w:delText>
          </w:r>
        </w:del>
      </w:ins>
      <w:del w:id="872" w:author="吴敏" w:date="2023-05-13T23:01:00Z">
        <w:r w:rsidRPr="00E64C4F" w:rsidDel="009416BD">
          <w:rPr>
            <w:rFonts w:ascii="Times New Roman" w:eastAsia="KaiTi" w:hAnsi="Times New Roman" w:cs="Times New Roman" w:hint="eastAsia"/>
            <w:rPrChange w:id="873" w:author="吴敏" w:date="2023-05-10T14:28:00Z">
              <w:rPr>
                <w:rFonts w:eastAsia="KaiTi" w:hint="eastAsia"/>
                <w:highlight w:val="yellow"/>
                <w:lang w:eastAsia="zh-CN"/>
              </w:rPr>
            </w:rPrChange>
          </w:rPr>
          <w:delText>来自环境</w:delText>
        </w:r>
        <w:r w:rsidRPr="00E64C4F" w:rsidDel="009416BD">
          <w:rPr>
            <w:rFonts w:ascii="Times New Roman" w:eastAsia="KaiTi" w:hAnsi="Times New Roman" w:cs="Times New Roman"/>
            <w:rPrChange w:id="874" w:author="吴敏" w:date="2023-05-10T14:28:00Z">
              <w:rPr>
                <w:rFonts w:eastAsia="KaiTi"/>
                <w:highlight w:val="yellow"/>
                <w:lang w:eastAsia="zh-CN"/>
              </w:rPr>
            </w:rPrChange>
          </w:rPr>
          <w:delText>(</w:delText>
        </w:r>
        <w:r w:rsidRPr="00E64C4F" w:rsidDel="009416BD">
          <w:rPr>
            <w:rFonts w:ascii="Times New Roman" w:eastAsia="KaiTi" w:hAnsi="Times New Roman" w:cs="Times New Roman" w:hint="eastAsia"/>
            <w:rPrChange w:id="875" w:author="吴敏" w:date="2023-05-10T14:28:00Z">
              <w:rPr>
                <w:rFonts w:eastAsia="KaiTi" w:hint="eastAsia"/>
                <w:highlight w:val="yellow"/>
                <w:lang w:eastAsia="zh-CN"/>
              </w:rPr>
            </w:rPrChange>
          </w:rPr>
          <w:delText>通过以太</w:delText>
        </w:r>
        <w:r w:rsidRPr="00E64C4F" w:rsidDel="009416BD">
          <w:rPr>
            <w:rFonts w:ascii="Times New Roman" w:eastAsia="KaiTi" w:hAnsi="Times New Roman" w:cs="Times New Roman"/>
            <w:rPrChange w:id="876" w:author="吴敏" w:date="2023-05-10T14:28:00Z">
              <w:rPr>
                <w:rFonts w:eastAsia="KaiTi"/>
                <w:highlight w:val="yellow"/>
                <w:lang w:eastAsia="zh-CN"/>
              </w:rPr>
            </w:rPrChange>
          </w:rPr>
          <w:delText>)</w:delText>
        </w:r>
        <w:r w:rsidRPr="00E64C4F" w:rsidDel="009416BD">
          <w:rPr>
            <w:rFonts w:ascii="Times New Roman" w:eastAsia="KaiTi" w:hAnsi="Times New Roman" w:cs="Times New Roman" w:hint="eastAsia"/>
            <w:rPrChange w:id="877" w:author="吴敏" w:date="2023-05-10T14:28:00Z">
              <w:rPr>
                <w:rFonts w:eastAsia="KaiTi" w:hint="eastAsia"/>
                <w:highlight w:val="yellow"/>
                <w:lang w:eastAsia="zh-CN"/>
              </w:rPr>
            </w:rPrChange>
          </w:rPr>
          <w:delText>，并返回到环境中给予物质以生命</w:delText>
        </w:r>
      </w:del>
      <w:del w:id="878" w:author="吴敏" w:date="2023-04-22T16:42:00Z">
        <w:r w:rsidRPr="00E64C4F" w:rsidDel="007354A6">
          <w:rPr>
            <w:rFonts w:ascii="Times New Roman" w:eastAsia="KaiTi" w:hAnsi="Times New Roman" w:cs="Times New Roman" w:hint="eastAsia"/>
            <w:rPrChange w:id="879" w:author="吴敏" w:date="2023-05-10T14:28:00Z">
              <w:rPr>
                <w:rFonts w:eastAsia="KaiTi" w:hint="eastAsia"/>
                <w:highlight w:val="yellow"/>
                <w:lang w:eastAsia="zh-CN"/>
              </w:rPr>
            </w:rPrChange>
          </w:rPr>
          <w:delText>，</w:delText>
        </w:r>
      </w:del>
      <w:ins w:id="880" w:author="顏 秉田" w:date="2023-04-22T00:31:00Z">
        <w:del w:id="881" w:author="吴敏" w:date="2023-05-13T23:01:00Z">
          <w:r w:rsidR="00D25E68" w:rsidRPr="00E64C4F" w:rsidDel="009416BD">
            <w:rPr>
              <w:rFonts w:ascii="Times New Roman" w:hAnsi="Times New Roman" w:cs="Times New Roman" w:hint="eastAsia"/>
              <w:rPrChange w:id="882" w:author="吴敏" w:date="2023-05-10T14:28:00Z">
                <w:rPr>
                  <w:rFonts w:hint="eastAsia"/>
                  <w:highlight w:val="yellow"/>
                  <w:lang w:eastAsia="zh-CN"/>
                </w:rPr>
              </w:rPrChange>
            </w:rPr>
            <w:delText>当消灭时</w:delText>
          </w:r>
          <w:r w:rsidR="00D25E68" w:rsidRPr="00E64C4F" w:rsidDel="009416BD">
            <w:rPr>
              <w:rFonts w:asciiTheme="minorEastAsia" w:hAnsiTheme="minorEastAsia" w:cs="Times New Roman" w:hint="eastAsia"/>
              <w:rPrChange w:id="883" w:author="吴敏" w:date="2023-05-10T14:28:00Z">
                <w:rPr>
                  <w:rFonts w:asciiTheme="minorEastAsia" w:hAnsiTheme="minorEastAsia" w:cs="Times New Roman" w:hint="eastAsia"/>
                  <w:highlight w:val="yellow"/>
                  <w:lang w:eastAsia="zh-CN"/>
                </w:rPr>
              </w:rPrChange>
            </w:rPr>
            <w:delText>，</w:delText>
          </w:r>
          <w:r w:rsidR="00D25E68" w:rsidRPr="00E64C4F" w:rsidDel="009416BD">
            <w:rPr>
              <w:rFonts w:ascii="Times New Roman" w:hAnsi="Times New Roman" w:cs="Times New Roman" w:hint="eastAsia"/>
              <w:rPrChange w:id="884" w:author="吴敏" w:date="2023-05-10T14:28:00Z">
                <w:rPr>
                  <w:rFonts w:hint="eastAsia"/>
                  <w:highlight w:val="yellow"/>
                  <w:lang w:eastAsia="zh-CN"/>
                </w:rPr>
              </w:rPrChange>
            </w:rPr>
            <w:delText>物质回归物质</w:delText>
          </w:r>
          <w:r w:rsidR="00D25E68" w:rsidRPr="00E64C4F" w:rsidDel="009416BD">
            <w:rPr>
              <w:rFonts w:ascii="Microsoft JhengHei" w:eastAsia="Microsoft JhengHei" w:hAnsi="Microsoft JhengHei" w:cs="Times New Roman" w:hint="eastAsia"/>
              <w:rPrChange w:id="885" w:author="吴敏" w:date="2023-05-10T14:28:00Z">
                <w:rPr>
                  <w:rFonts w:ascii="Microsoft JhengHei" w:eastAsia="Microsoft JhengHei" w:hAnsi="Microsoft JhengHei" w:cs="Times New Roman" w:hint="eastAsia"/>
                  <w:highlight w:val="yellow"/>
                  <w:lang w:eastAsia="zh-CN"/>
                </w:rPr>
              </w:rPrChange>
            </w:rPr>
            <w:delText>、</w:delText>
          </w:r>
        </w:del>
      </w:ins>
      <w:ins w:id="886" w:author="顏 秉田" w:date="2023-04-22T00:32:00Z">
        <w:del w:id="887" w:author="吴敏" w:date="2023-05-13T23:01:00Z">
          <w:r w:rsidR="00D25E68" w:rsidRPr="00E64C4F" w:rsidDel="009416BD">
            <w:rPr>
              <w:rFonts w:ascii="Times New Roman" w:hAnsi="Times New Roman" w:cs="Times New Roman" w:hint="eastAsia"/>
              <w:rPrChange w:id="888" w:author="吴敏" w:date="2023-05-10T14:28:00Z">
                <w:rPr>
                  <w:rFonts w:hint="eastAsia"/>
                  <w:highlight w:val="yellow"/>
                  <w:lang w:eastAsia="zh-CN"/>
                </w:rPr>
              </w:rPrChange>
            </w:rPr>
            <w:delText>粒子回归粒子</w:delText>
          </w:r>
          <w:r w:rsidR="00D25E68" w:rsidRPr="00E64C4F" w:rsidDel="009416BD">
            <w:rPr>
              <w:rFonts w:ascii="Microsoft JhengHei" w:eastAsia="Microsoft JhengHei" w:hAnsi="Microsoft JhengHei" w:cs="Times New Roman" w:hint="eastAsia"/>
              <w:rPrChange w:id="889"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rPrChange w:id="890" w:author="吴敏" w:date="2023-05-10T14:28:00Z">
                <w:rPr>
                  <w:rFonts w:hint="eastAsia"/>
                  <w:highlight w:val="yellow"/>
                  <w:lang w:eastAsia="zh-CN"/>
                </w:rPr>
              </w:rPrChange>
            </w:rPr>
            <w:delText>波回归波</w:delText>
          </w:r>
          <w:r w:rsidR="00D25E68" w:rsidRPr="00E64C4F" w:rsidDel="009416BD">
            <w:rPr>
              <w:rFonts w:ascii="Microsoft JhengHei" w:eastAsia="Microsoft JhengHei" w:hAnsi="Microsoft JhengHei" w:cs="Times New Roman" w:hint="eastAsia"/>
              <w:rPrChange w:id="891"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hint="eastAsia"/>
              <w:rPrChange w:id="892" w:author="吴敏" w:date="2023-05-10T14:28:00Z">
                <w:rPr>
                  <w:rFonts w:hint="eastAsia"/>
                  <w:highlight w:val="yellow"/>
                  <w:lang w:eastAsia="zh-CN"/>
                </w:rPr>
              </w:rPrChange>
            </w:rPr>
            <w:delText>场回归场</w:delText>
          </w:r>
          <w:r w:rsidR="00D25E68" w:rsidRPr="00E64C4F" w:rsidDel="009416BD">
            <w:rPr>
              <w:rFonts w:ascii="Microsoft JhengHei" w:eastAsia="Microsoft JhengHei" w:hAnsi="Microsoft JhengHei" w:cs="Times New Roman" w:hint="eastAsia"/>
              <w:rPrChange w:id="893" w:author="吴敏" w:date="2023-05-10T14:28:00Z">
                <w:rPr>
                  <w:rFonts w:ascii="Microsoft JhengHei" w:eastAsia="Microsoft JhengHei" w:hAnsi="Microsoft JhengHei" w:cs="Times New Roman" w:hint="eastAsia"/>
                  <w:highlight w:val="yellow"/>
                  <w:lang w:eastAsia="zh-CN"/>
                </w:rPr>
              </w:rPrChange>
            </w:rPr>
            <w:delText>、</w:delText>
          </w:r>
          <w:r w:rsidR="00D25E68" w:rsidRPr="00E64C4F" w:rsidDel="009416BD">
            <w:rPr>
              <w:rFonts w:ascii="Times New Roman" w:hAnsi="Times New Roman" w:cs="Times New Roman"/>
              <w:rPrChange w:id="894" w:author="吴敏" w:date="2023-05-10T14:28:00Z">
                <w:rPr>
                  <w:highlight w:val="yellow"/>
                  <w:lang w:eastAsia="zh-CN"/>
                </w:rPr>
              </w:rPrChange>
            </w:rPr>
            <w:delText xml:space="preserve">The one </w:delText>
          </w:r>
          <w:r w:rsidR="00D25E68" w:rsidRPr="00E64C4F" w:rsidDel="009416BD">
            <w:rPr>
              <w:rFonts w:ascii="Times New Roman" w:hAnsi="Times New Roman" w:cs="Times New Roman" w:hint="eastAsia"/>
              <w:rPrChange w:id="895" w:author="吴敏" w:date="2023-05-10T14:28:00Z">
                <w:rPr>
                  <w:rFonts w:hint="eastAsia"/>
                  <w:highlight w:val="yellow"/>
                  <w:lang w:eastAsia="zh-CN"/>
                </w:rPr>
              </w:rPrChange>
            </w:rPr>
            <w:delText>回归</w:delText>
          </w:r>
          <w:r w:rsidR="00D25E68" w:rsidRPr="00E64C4F" w:rsidDel="009416BD">
            <w:rPr>
              <w:rFonts w:ascii="Times New Roman" w:hAnsi="Times New Roman" w:cs="Times New Roman"/>
              <w:rPrChange w:id="896" w:author="吴敏" w:date="2023-05-10T14:28:00Z">
                <w:rPr>
                  <w:highlight w:val="yellow"/>
                  <w:lang w:eastAsia="zh-CN"/>
                </w:rPr>
              </w:rPrChange>
            </w:rPr>
            <w:delText>The one</w:delText>
          </w:r>
          <w:r w:rsidR="00D25E68" w:rsidRPr="00E64C4F" w:rsidDel="009416BD">
            <w:rPr>
              <w:rFonts w:ascii="PMingLiU" w:eastAsia="PMingLiU" w:hAnsi="PMingLiU" w:cs="Times New Roman" w:hint="eastAsia"/>
              <w:rPrChange w:id="897" w:author="吴敏" w:date="2023-05-10T14:28:00Z">
                <w:rPr>
                  <w:rFonts w:ascii="PMingLiU" w:eastAsia="PMingLiU" w:hAnsi="PMingLiU" w:cs="Times New Roman" w:hint="eastAsia"/>
                  <w:highlight w:val="yellow"/>
                  <w:lang w:eastAsia="zh-CN"/>
                </w:rPr>
              </w:rPrChange>
            </w:rPr>
            <w:delText>，</w:delText>
          </w:r>
        </w:del>
      </w:ins>
      <w:del w:id="898" w:author="吴敏" w:date="2023-05-13T23:01:00Z">
        <w:r w:rsidRPr="00E64C4F" w:rsidDel="009416BD">
          <w:rPr>
            <w:rFonts w:ascii="Times New Roman" w:eastAsia="KaiTi" w:hAnsi="Times New Roman" w:cs="Times New Roman" w:hint="eastAsia"/>
            <w:rPrChange w:id="899" w:author="吴敏" w:date="2023-05-10T14:28:00Z">
              <w:rPr>
                <w:rFonts w:eastAsia="KaiTi" w:hint="eastAsia"/>
                <w:highlight w:val="yellow"/>
                <w:lang w:eastAsia="zh-CN"/>
              </w:rPr>
            </w:rPrChange>
          </w:rPr>
          <w:delText>通过这样或那样的方式形成一种“闭合电路”。</w:delText>
        </w:r>
      </w:del>
    </w:p>
    <w:p w14:paraId="2005A83A" w14:textId="77777777" w:rsidR="003F567B" w:rsidRPr="009416BD" w:rsidRDefault="003F567B">
      <w:pPr>
        <w:jc w:val="both"/>
        <w:rPr>
          <w:ins w:id="900" w:author="吴敏" w:date="2023-05-10T16:47:00Z"/>
          <w:rFonts w:eastAsia="KaiTi"/>
          <w:rPrChange w:id="901" w:author="吴敏" w:date="2023-05-13T23:01:00Z">
            <w:rPr>
              <w:ins w:id="902" w:author="吴敏" w:date="2023-05-10T16:47:00Z"/>
              <w:highlight w:val="yellow"/>
              <w:lang w:eastAsia="zh-CN"/>
            </w:rPr>
          </w:rPrChange>
        </w:rPr>
        <w:pPrChange w:id="903" w:author="吴敏" w:date="2023-05-13T23:01:00Z">
          <w:pPr>
            <w:pStyle w:val="a3"/>
            <w:numPr>
              <w:numId w:val="7"/>
            </w:numPr>
            <w:ind w:firstLine="200"/>
            <w:jc w:val="both"/>
          </w:pPr>
        </w:pPrChange>
      </w:pPr>
    </w:p>
    <w:p w14:paraId="13E0A0E4" w14:textId="280AF630" w:rsidR="00BB50A5" w:rsidRPr="0010537B" w:rsidRDefault="00BB50A5">
      <w:pPr>
        <w:pStyle w:val="a3"/>
        <w:numPr>
          <w:ilvl w:val="0"/>
          <w:numId w:val="7"/>
        </w:numPr>
        <w:ind w:leftChars="0"/>
        <w:jc w:val="both"/>
        <w:rPr>
          <w:ins w:id="904" w:author="吴敏" w:date="2023-05-13T23:07:00Z"/>
          <w:rFonts w:ascii="Times New Roman" w:eastAsia="KaiTi" w:hAnsi="Times New Roman" w:cs="Times New Roman"/>
          <w:lang w:eastAsia="zh-CN"/>
          <w:rPrChange w:id="905" w:author="吴敏" w:date="2023-05-14T00:42:00Z">
            <w:rPr>
              <w:ins w:id="906" w:author="吴敏" w:date="2023-05-13T23:07:00Z"/>
              <w:lang w:eastAsia="zh-CN"/>
            </w:rPr>
          </w:rPrChange>
        </w:rPr>
      </w:pPr>
      <w:ins w:id="907" w:author="吴敏" w:date="2023-05-13T23:03:00Z">
        <w:r w:rsidRPr="00BB50A5">
          <w:rPr>
            <w:rFonts w:ascii="Times New Roman" w:eastAsia="KaiTi" w:hAnsi="Times New Roman" w:cs="Times New Roman"/>
            <w:lang w:eastAsia="zh-CN"/>
          </w:rPr>
          <w:t>The one</w:t>
        </w:r>
      </w:ins>
      <w:ins w:id="908" w:author="吴敏" w:date="2023-05-14T00:42:00Z">
        <w:r w:rsidR="0010537B" w:rsidRPr="00BB50A5">
          <w:rPr>
            <w:rFonts w:ascii="Times New Roman" w:eastAsia="KaiTi" w:hAnsi="Times New Roman" w:cs="Times New Roman" w:hint="eastAsia"/>
            <w:lang w:eastAsia="zh-CN"/>
          </w:rPr>
          <w:t>符合观察者效应</w:t>
        </w:r>
        <w:r w:rsidR="0010537B" w:rsidRPr="00BB50A5">
          <w:rPr>
            <w:rFonts w:ascii="Times New Roman" w:eastAsia="KaiTi" w:hAnsi="Times New Roman" w:cs="Times New Roman"/>
            <w:lang w:eastAsia="zh-CN"/>
          </w:rPr>
          <w:t>(</w:t>
        </w:r>
        <w:r w:rsidR="0010537B" w:rsidRPr="00BB50A5">
          <w:rPr>
            <w:rFonts w:ascii="Times New Roman" w:eastAsia="KaiTi" w:hAnsi="Times New Roman" w:cs="Times New Roman" w:hint="eastAsia"/>
            <w:lang w:eastAsia="zh-CN"/>
          </w:rPr>
          <w:t>意念</w:t>
        </w:r>
        <w:r w:rsidR="0010537B" w:rsidRPr="00BB50A5">
          <w:rPr>
            <w:rFonts w:ascii="Times New Roman" w:eastAsia="KaiTi" w:hAnsi="Times New Roman" w:cs="Times New Roman"/>
            <w:lang w:eastAsia="zh-CN"/>
          </w:rPr>
          <w:t>)+</w:t>
        </w:r>
        <w:r w:rsidR="0010537B" w:rsidRPr="00BB50A5">
          <w:rPr>
            <w:rFonts w:ascii="Times New Roman" w:eastAsia="KaiTi" w:hAnsi="Times New Roman" w:cs="Times New Roman" w:hint="eastAsia"/>
            <w:lang w:eastAsia="zh-CN"/>
          </w:rPr>
          <w:t>场波粒三象性：</w:t>
        </w:r>
        <w:r w:rsidR="0010537B">
          <w:rPr>
            <w:rFonts w:ascii="Times New Roman" w:eastAsia="KaiTi" w:hAnsi="Times New Roman" w:cs="Times New Roman" w:hint="eastAsia"/>
            <w:lang w:eastAsia="zh-CN"/>
          </w:rPr>
          <w:t>T</w:t>
        </w:r>
        <w:r w:rsidR="0010537B">
          <w:rPr>
            <w:rFonts w:ascii="Times New Roman" w:eastAsia="KaiTi" w:hAnsi="Times New Roman" w:cs="Times New Roman"/>
            <w:lang w:eastAsia="zh-CN"/>
          </w:rPr>
          <w:t xml:space="preserve">he one </w:t>
        </w:r>
        <w:r w:rsidR="0010537B">
          <w:rPr>
            <w:rFonts w:ascii="Times New Roman" w:eastAsia="KaiTi" w:hAnsi="Times New Roman" w:cs="Times New Roman" w:hint="eastAsia"/>
            <w:lang w:eastAsia="zh-CN"/>
          </w:rPr>
          <w:t>的</w:t>
        </w:r>
      </w:ins>
      <w:ins w:id="909" w:author="吴敏" w:date="2023-05-14T00:41:00Z">
        <w:r w:rsidR="0010537B">
          <w:rPr>
            <w:rFonts w:ascii="Times New Roman" w:eastAsia="KaiTi" w:hAnsi="Times New Roman" w:cs="Times New Roman" w:hint="eastAsia"/>
            <w:lang w:eastAsia="zh-CN"/>
          </w:rPr>
          <w:t>显化</w:t>
        </w:r>
        <w:r w:rsidR="0010537B" w:rsidRPr="00BB50A5">
          <w:rPr>
            <w:rFonts w:ascii="Times New Roman" w:eastAsia="KaiTi" w:hAnsi="Times New Roman" w:cs="Times New Roman" w:hint="eastAsia"/>
            <w:lang w:eastAsia="zh-CN"/>
          </w:rPr>
          <w:t>原则是基于观察者效应</w:t>
        </w:r>
        <w:r w:rsidR="0010537B">
          <w:rPr>
            <w:rFonts w:ascii="Times New Roman" w:eastAsia="KaiTi" w:hAnsi="Times New Roman" w:cs="Times New Roman" w:hint="eastAsia"/>
            <w:lang w:eastAsia="zh-CN"/>
          </w:rPr>
          <w:t>所带来的</w:t>
        </w:r>
        <w:r w:rsidR="0010537B" w:rsidRPr="00BB50A5">
          <w:rPr>
            <w:rFonts w:ascii="Times New Roman" w:eastAsia="KaiTi" w:hAnsi="Times New Roman" w:cs="Times New Roman" w:hint="eastAsia"/>
            <w:lang w:eastAsia="zh-CN"/>
          </w:rPr>
          <w:t>能量扰动</w:t>
        </w:r>
        <w:r w:rsidR="0010537B">
          <w:rPr>
            <w:rFonts w:ascii="Times New Roman" w:eastAsia="KaiTi" w:hAnsi="Times New Roman" w:cs="Times New Roman" w:hint="eastAsia"/>
            <w:lang w:eastAsia="zh-CN"/>
          </w:rPr>
          <w:t>以及凝聚。</w:t>
        </w:r>
      </w:ins>
      <w:ins w:id="910" w:author="吴敏" w:date="2023-05-13T23:03:00Z">
        <w:r w:rsidRPr="00BB50A5">
          <w:rPr>
            <w:rFonts w:ascii="Times New Roman" w:eastAsia="KaiTi" w:hAnsi="Times New Roman" w:cs="Times New Roman" w:hint="eastAsia"/>
            <w:lang w:eastAsia="zh-CN"/>
          </w:rPr>
          <w:t>观察者效应本质上对</w:t>
        </w:r>
      </w:ins>
      <w:ins w:id="911" w:author="吴敏" w:date="2023-05-14T00:40:00Z">
        <w:r w:rsidR="0010537B">
          <w:rPr>
            <w:rFonts w:ascii="Times New Roman" w:eastAsia="KaiTi" w:hAnsi="Times New Roman" w:cs="Times New Roman" w:hint="eastAsia"/>
            <w:lang w:eastAsia="zh-CN"/>
          </w:rPr>
          <w:t>T</w:t>
        </w:r>
        <w:r w:rsidR="0010537B">
          <w:rPr>
            <w:rFonts w:ascii="Times New Roman" w:eastAsia="KaiTi" w:hAnsi="Times New Roman" w:cs="Times New Roman"/>
            <w:lang w:eastAsia="zh-CN"/>
          </w:rPr>
          <w:t>he one</w:t>
        </w:r>
        <w:r w:rsidR="0010537B">
          <w:rPr>
            <w:rFonts w:ascii="Times New Roman" w:eastAsia="KaiTi" w:hAnsi="Times New Roman" w:cs="Times New Roman" w:hint="eastAsia"/>
            <w:lang w:eastAsia="zh-CN"/>
          </w:rPr>
          <w:t>能量海</w:t>
        </w:r>
      </w:ins>
      <w:ins w:id="912" w:author="吴敏" w:date="2023-05-13T23:03:00Z">
        <w:r w:rsidRPr="00BB50A5">
          <w:rPr>
            <w:rFonts w:ascii="Times New Roman" w:eastAsia="KaiTi" w:hAnsi="Times New Roman" w:cs="Times New Roman" w:hint="eastAsia"/>
            <w:lang w:eastAsia="zh-CN"/>
          </w:rPr>
          <w:t>施加了一个外在的扰动。</w:t>
        </w:r>
        <w:r w:rsidRPr="00BB50A5">
          <w:rPr>
            <w:rFonts w:ascii="Times New Roman" w:eastAsia="KaiTi" w:hAnsi="Times New Roman" w:cs="Times New Roman"/>
            <w:lang w:eastAsia="zh-CN"/>
          </w:rPr>
          <w:t xml:space="preserve">The one </w:t>
        </w:r>
        <w:r w:rsidRPr="00BB50A5">
          <w:rPr>
            <w:rFonts w:ascii="Times New Roman" w:eastAsia="KaiTi" w:hAnsi="Times New Roman" w:cs="Times New Roman" w:hint="eastAsia"/>
            <w:lang w:eastAsia="zh-CN"/>
          </w:rPr>
          <w:t>同时包含了过去、当下、未来，其中过去是已经发生的未来，而未来是还没有发生的过去。量子的双缝实验，也证实了，未来可以改变过去。</w:t>
        </w:r>
      </w:ins>
      <w:ins w:id="913" w:author="吴敏" w:date="2023-05-13T23:37:00Z">
        <w:r w:rsidR="00455FFD">
          <w:rPr>
            <w:rFonts w:ascii="Times New Roman" w:eastAsia="KaiTi" w:hAnsi="Times New Roman" w:cs="Times New Roman" w:hint="eastAsia"/>
            <w:lang w:eastAsia="zh-CN"/>
          </w:rPr>
          <w:t>引力存在，必定有场的存在，但反之不然，</w:t>
        </w:r>
      </w:ins>
      <w:ins w:id="914" w:author="吴敏" w:date="2023-05-13T23:36:00Z">
        <w:r w:rsidR="00455FFD">
          <w:rPr>
            <w:rFonts w:ascii="Times New Roman" w:eastAsia="KaiTi" w:hAnsi="Times New Roman" w:cs="Times New Roman" w:hint="eastAsia"/>
            <w:lang w:eastAsia="zh-CN"/>
          </w:rPr>
          <w:t>场的</w:t>
        </w:r>
      </w:ins>
      <w:ins w:id="915" w:author="吴敏" w:date="2023-05-13T23:37:00Z">
        <w:r w:rsidR="00455FFD">
          <w:rPr>
            <w:rFonts w:ascii="Times New Roman" w:eastAsia="KaiTi" w:hAnsi="Times New Roman" w:cs="Times New Roman" w:hint="eastAsia"/>
            <w:lang w:eastAsia="zh-CN"/>
          </w:rPr>
          <w:t>存在</w:t>
        </w:r>
      </w:ins>
      <w:ins w:id="916" w:author="吴敏" w:date="2023-05-13T23:36:00Z">
        <w:r w:rsidR="00455FFD">
          <w:rPr>
            <w:rFonts w:ascii="Times New Roman" w:eastAsia="KaiTi" w:hAnsi="Times New Roman" w:cs="Times New Roman" w:hint="eastAsia"/>
            <w:lang w:eastAsia="zh-CN"/>
          </w:rPr>
          <w:t>不一定</w:t>
        </w:r>
      </w:ins>
      <w:ins w:id="917" w:author="吴敏" w:date="2023-05-13T23:37:00Z">
        <w:r w:rsidR="00455FFD">
          <w:rPr>
            <w:rFonts w:ascii="Times New Roman" w:eastAsia="KaiTi" w:hAnsi="Times New Roman" w:cs="Times New Roman" w:hint="eastAsia"/>
            <w:lang w:eastAsia="zh-CN"/>
          </w:rPr>
          <w:t>必然蕴含引力的产生。</w:t>
        </w:r>
      </w:ins>
      <w:ins w:id="918" w:author="吴敏" w:date="2023-05-13T23:07:00Z">
        <w:r w:rsidRPr="0010537B">
          <w:rPr>
            <w:rFonts w:ascii="Times New Roman" w:eastAsia="KaiTi" w:hAnsi="Times New Roman" w:cs="Times New Roman"/>
            <w:lang w:eastAsia="zh-CN"/>
            <w:rPrChange w:id="919" w:author="吴敏" w:date="2023-05-14T00:42:00Z">
              <w:rPr>
                <w:lang w:eastAsia="zh-CN"/>
              </w:rPr>
            </w:rPrChange>
          </w:rPr>
          <w:t xml:space="preserve">The one </w:t>
        </w:r>
        <w:r w:rsidRPr="0010537B">
          <w:rPr>
            <w:rFonts w:ascii="Times New Roman" w:eastAsia="KaiTi" w:hAnsi="Times New Roman" w:cs="Times New Roman" w:hint="eastAsia"/>
            <w:lang w:eastAsia="zh-CN"/>
            <w:rPrChange w:id="920" w:author="吴敏" w:date="2023-05-14T00:42:00Z">
              <w:rPr>
                <w:rFonts w:hint="eastAsia"/>
                <w:lang w:eastAsia="zh-CN"/>
              </w:rPr>
            </w:rPrChange>
          </w:rPr>
          <w:t>会根据观察者效应来聚集，观察者效应可以聚集</w:t>
        </w:r>
        <w:r w:rsidRPr="0010537B">
          <w:rPr>
            <w:rFonts w:ascii="Times New Roman" w:eastAsia="KaiTi" w:hAnsi="Times New Roman" w:cs="Times New Roman"/>
            <w:lang w:eastAsia="zh-CN"/>
            <w:rPrChange w:id="921" w:author="吴敏" w:date="2023-05-14T00:42:00Z">
              <w:rPr>
                <w:lang w:eastAsia="zh-CN"/>
              </w:rPr>
            </w:rPrChange>
          </w:rPr>
          <w:t>The one</w:t>
        </w:r>
      </w:ins>
      <w:ins w:id="922" w:author="吴敏" w:date="2023-05-14T00:42:00Z">
        <w:r w:rsidR="0010537B" w:rsidRPr="0010537B">
          <w:rPr>
            <w:rFonts w:ascii="Times New Roman" w:eastAsia="KaiTi" w:hAnsi="Times New Roman" w:cs="Times New Roman" w:hint="eastAsia"/>
            <w:lang w:eastAsia="zh-CN"/>
            <w:rPrChange w:id="923" w:author="吴敏" w:date="2023-05-14T00:42:00Z">
              <w:rPr>
                <w:rFonts w:hint="eastAsia"/>
                <w:lang w:eastAsia="zh-CN"/>
              </w:rPr>
            </w:rPrChange>
          </w:rPr>
          <w:t>。</w:t>
        </w:r>
      </w:ins>
      <w:ins w:id="924" w:author="吴敏" w:date="2023-05-13T23:07:00Z">
        <w:r w:rsidRPr="0010537B">
          <w:rPr>
            <w:rFonts w:ascii="Times New Roman" w:eastAsia="KaiTi" w:hAnsi="Times New Roman" w:cs="Times New Roman" w:hint="eastAsia"/>
            <w:lang w:eastAsia="zh-CN"/>
            <w:rPrChange w:id="925" w:author="吴敏" w:date="2023-05-14T00:42:00Z">
              <w:rPr>
                <w:rFonts w:hint="eastAsia"/>
                <w:lang w:eastAsia="zh-CN"/>
              </w:rPr>
            </w:rPrChange>
          </w:rPr>
          <w:t>能量也是</w:t>
        </w:r>
        <w:r w:rsidRPr="0010537B">
          <w:rPr>
            <w:rFonts w:ascii="Times New Roman" w:eastAsia="KaiTi" w:hAnsi="Times New Roman" w:cs="Times New Roman"/>
            <w:lang w:eastAsia="zh-CN"/>
            <w:rPrChange w:id="926" w:author="吴敏" w:date="2023-05-14T00:42:00Z">
              <w:rPr>
                <w:lang w:eastAsia="zh-CN"/>
              </w:rPr>
            </w:rPrChange>
          </w:rPr>
          <w:t>The one</w:t>
        </w:r>
        <w:r w:rsidRPr="0010537B">
          <w:rPr>
            <w:rFonts w:ascii="Times New Roman" w:eastAsia="KaiTi" w:hAnsi="Times New Roman" w:cs="Times New Roman" w:hint="eastAsia"/>
            <w:lang w:eastAsia="zh-CN"/>
            <w:rPrChange w:id="927" w:author="吴敏" w:date="2023-05-14T00:42:00Z">
              <w:rPr>
                <w:rFonts w:hint="eastAsia"/>
                <w:lang w:eastAsia="zh-CN"/>
              </w:rPr>
            </w:rPrChange>
          </w:rPr>
          <w:t>的一种显化。强大的观察者效应可以产生强大的能量。</w:t>
        </w:r>
        <w:r w:rsidRPr="0010537B">
          <w:rPr>
            <w:rFonts w:ascii="Times New Roman" w:eastAsia="KaiTi" w:hAnsi="Times New Roman" w:cs="Times New Roman"/>
            <w:lang w:eastAsia="zh-CN"/>
            <w:rPrChange w:id="928" w:author="吴敏" w:date="2023-05-14T00:42:00Z">
              <w:rPr>
                <w:lang w:eastAsia="zh-CN"/>
              </w:rPr>
            </w:rPrChange>
          </w:rPr>
          <w:t xml:space="preserve">The one </w:t>
        </w:r>
        <w:r w:rsidRPr="0010537B">
          <w:rPr>
            <w:rFonts w:ascii="Times New Roman" w:eastAsia="KaiTi" w:hAnsi="Times New Roman" w:cs="Times New Roman" w:hint="eastAsia"/>
            <w:lang w:eastAsia="zh-CN"/>
            <w:rPrChange w:id="929" w:author="吴敏" w:date="2023-05-14T00:42:00Z">
              <w:rPr>
                <w:rFonts w:hint="eastAsia"/>
                <w:lang w:eastAsia="zh-CN"/>
              </w:rPr>
            </w:rPrChange>
          </w:rPr>
          <w:t>里面什么都有，所以观察者效应可以把</w:t>
        </w:r>
        <w:r w:rsidRPr="0010537B">
          <w:rPr>
            <w:rFonts w:ascii="Times New Roman" w:eastAsia="KaiTi" w:hAnsi="Times New Roman" w:cs="Times New Roman"/>
            <w:lang w:eastAsia="zh-CN"/>
            <w:rPrChange w:id="930" w:author="吴敏" w:date="2023-05-14T00:42:00Z">
              <w:rPr>
                <w:lang w:eastAsia="zh-CN"/>
              </w:rPr>
            </w:rPrChange>
          </w:rPr>
          <w:t>The one</w:t>
        </w:r>
        <w:r w:rsidRPr="0010537B">
          <w:rPr>
            <w:rFonts w:ascii="Times New Roman" w:eastAsia="KaiTi" w:hAnsi="Times New Roman" w:cs="Times New Roman" w:hint="eastAsia"/>
            <w:lang w:eastAsia="zh-CN"/>
            <w:rPrChange w:id="931" w:author="吴敏" w:date="2023-05-14T00:42:00Z">
              <w:rPr>
                <w:rFonts w:hint="eastAsia"/>
                <w:lang w:eastAsia="zh-CN"/>
              </w:rPr>
            </w:rPrChange>
          </w:rPr>
          <w:t>吸引过来，去做显化。</w:t>
        </w:r>
      </w:ins>
      <w:ins w:id="932" w:author="吴敏" w:date="2023-05-14T00:21:00Z">
        <w:r w:rsidR="00292512" w:rsidRPr="0010537B">
          <w:rPr>
            <w:rFonts w:ascii="Times New Roman" w:eastAsia="KaiTi" w:hAnsi="Times New Roman" w:cs="Times New Roman" w:hint="eastAsia"/>
            <w:lang w:eastAsia="zh-CN"/>
            <w:rPrChange w:id="933" w:author="吴敏" w:date="2023-05-14T00:42:00Z">
              <w:rPr>
                <w:rFonts w:hint="eastAsia"/>
                <w:lang w:eastAsia="zh-CN"/>
              </w:rPr>
            </w:rPrChange>
          </w:rPr>
          <w:t>宇宙中的一切事物，：恒星、行星、人类及各种动物、植物</w:t>
        </w:r>
      </w:ins>
      <w:ins w:id="934" w:author="吴敏" w:date="2023-05-14T00:22:00Z">
        <w:r w:rsidR="00292512" w:rsidRPr="0010537B">
          <w:rPr>
            <w:rFonts w:ascii="Times New Roman" w:eastAsia="KaiTi" w:hAnsi="Times New Roman" w:cs="Times New Roman" w:hint="eastAsia"/>
            <w:lang w:eastAsia="zh-CN"/>
            <w:rPrChange w:id="935" w:author="吴敏" w:date="2023-05-14T00:42:00Z">
              <w:rPr>
                <w:rFonts w:hint="eastAsia"/>
                <w:lang w:eastAsia="zh-CN"/>
              </w:rPr>
            </w:rPrChange>
          </w:rPr>
          <w:t>，包括生物内部的组织和器官</w:t>
        </w:r>
      </w:ins>
      <w:ins w:id="936" w:author="吴敏" w:date="2023-05-14T00:21:00Z">
        <w:r w:rsidR="00292512" w:rsidRPr="0010537B">
          <w:rPr>
            <w:rFonts w:ascii="Times New Roman" w:eastAsia="KaiTi" w:hAnsi="Times New Roman" w:cs="Times New Roman" w:hint="eastAsia"/>
            <w:lang w:eastAsia="zh-CN"/>
            <w:rPrChange w:id="937" w:author="吴敏" w:date="2023-05-14T00:42:00Z">
              <w:rPr>
                <w:rFonts w:hint="eastAsia"/>
                <w:lang w:eastAsia="zh-CN"/>
              </w:rPr>
            </w:rPrChange>
          </w:rPr>
          <w:t>等</w:t>
        </w:r>
      </w:ins>
      <w:ins w:id="938" w:author="吴敏" w:date="2023-05-14T00:22:00Z">
        <w:r w:rsidR="00292512" w:rsidRPr="0010537B">
          <w:rPr>
            <w:rFonts w:ascii="Times New Roman" w:eastAsia="KaiTi" w:hAnsi="Times New Roman" w:cs="Times New Roman" w:hint="eastAsia"/>
            <w:lang w:eastAsia="zh-CN"/>
            <w:rPrChange w:id="939" w:author="吴敏" w:date="2023-05-14T00:42:00Z">
              <w:rPr>
                <w:rFonts w:hint="eastAsia"/>
                <w:lang w:eastAsia="zh-CN"/>
              </w:rPr>
            </w:rPrChange>
          </w:rPr>
          <w:t>，</w:t>
        </w:r>
      </w:ins>
      <w:ins w:id="940" w:author="吴敏" w:date="2023-05-14T00:21:00Z">
        <w:r w:rsidR="00292512" w:rsidRPr="0010537B">
          <w:rPr>
            <w:rFonts w:ascii="Times New Roman" w:eastAsia="KaiTi" w:hAnsi="Times New Roman" w:cs="Times New Roman" w:hint="eastAsia"/>
            <w:lang w:eastAsia="zh-CN"/>
            <w:rPrChange w:id="941" w:author="吴敏" w:date="2023-05-14T00:42:00Z">
              <w:rPr>
                <w:rFonts w:hint="eastAsia"/>
                <w:lang w:eastAsia="zh-CN"/>
              </w:rPr>
            </w:rPrChange>
          </w:rPr>
          <w:t>都是通过</w:t>
        </w:r>
      </w:ins>
      <w:ins w:id="942" w:author="吴敏" w:date="2023-05-14T00:22:00Z">
        <w:r w:rsidR="00292512" w:rsidRPr="0010537B">
          <w:rPr>
            <w:rFonts w:ascii="Times New Roman" w:eastAsia="KaiTi" w:hAnsi="Times New Roman" w:cs="Times New Roman"/>
            <w:lang w:eastAsia="zh-CN"/>
            <w:rPrChange w:id="943" w:author="吴敏" w:date="2023-05-14T00:42:00Z">
              <w:rPr>
                <w:lang w:eastAsia="zh-CN"/>
              </w:rPr>
            </w:rPrChange>
          </w:rPr>
          <w:t>The one</w:t>
        </w:r>
      </w:ins>
      <w:ins w:id="944" w:author="吴敏" w:date="2023-05-14T00:21:00Z">
        <w:r w:rsidR="00292512" w:rsidRPr="0010537B">
          <w:rPr>
            <w:rFonts w:ascii="Times New Roman" w:eastAsia="KaiTi" w:hAnsi="Times New Roman" w:cs="Times New Roman" w:hint="eastAsia"/>
            <w:lang w:eastAsia="zh-CN"/>
            <w:rPrChange w:id="945" w:author="吴敏" w:date="2023-05-14T00:42:00Z">
              <w:rPr>
                <w:rFonts w:hint="eastAsia"/>
                <w:lang w:eastAsia="zh-CN"/>
              </w:rPr>
            </w:rPrChange>
          </w:rPr>
          <w:t>聚合</w:t>
        </w:r>
      </w:ins>
      <w:ins w:id="946" w:author="吴敏" w:date="2023-05-14T00:22:00Z">
        <w:r w:rsidR="00292512" w:rsidRPr="0010537B">
          <w:rPr>
            <w:rFonts w:ascii="Times New Roman" w:eastAsia="KaiTi" w:hAnsi="Times New Roman" w:cs="Times New Roman" w:hint="eastAsia"/>
            <w:lang w:eastAsia="zh-CN"/>
            <w:rPrChange w:id="947" w:author="吴敏" w:date="2023-05-14T00:42:00Z">
              <w:rPr>
                <w:rFonts w:hint="eastAsia"/>
                <w:lang w:eastAsia="zh-CN"/>
              </w:rPr>
            </w:rPrChange>
          </w:rPr>
          <w:t>而形成的。</w:t>
        </w:r>
      </w:ins>
    </w:p>
    <w:p w14:paraId="4E6100C5" w14:textId="673B34B7" w:rsidR="009416BD" w:rsidRDefault="009416BD">
      <w:pPr>
        <w:pStyle w:val="a3"/>
        <w:numPr>
          <w:ilvl w:val="0"/>
          <w:numId w:val="7"/>
        </w:numPr>
        <w:ind w:leftChars="0"/>
        <w:jc w:val="both"/>
        <w:rPr>
          <w:ins w:id="948" w:author="吴敏" w:date="2023-05-13T23:01:00Z"/>
          <w:rFonts w:ascii="Times New Roman" w:eastAsia="KaiTi" w:hAnsi="Times New Roman" w:cs="Times New Roman"/>
          <w:lang w:eastAsia="zh-CN"/>
        </w:rPr>
        <w:pPrChange w:id="949" w:author="吴敏" w:date="2023-05-13T23:07:00Z">
          <w:pPr>
            <w:pStyle w:val="a3"/>
            <w:numPr>
              <w:numId w:val="7"/>
            </w:numPr>
            <w:ind w:firstLine="200"/>
            <w:jc w:val="both"/>
          </w:pPr>
        </w:pPrChange>
      </w:pPr>
      <w:ins w:id="950" w:author="吴敏" w:date="2023-05-13T22:57:00Z">
        <w:r>
          <w:rPr>
            <w:rFonts w:ascii="Times New Roman" w:eastAsia="KaiTi" w:hAnsi="Times New Roman" w:cs="Times New Roman" w:hint="eastAsia"/>
            <w:lang w:eastAsia="zh-CN"/>
          </w:rPr>
          <w:t>作为宇宙存在的最小单位，</w:t>
        </w:r>
      </w:ins>
      <w:ins w:id="951" w:author="吴敏" w:date="2023-05-13T22:47:00Z">
        <w:r w:rsidR="00FB4957" w:rsidRPr="0071503D">
          <w:rPr>
            <w:rFonts w:ascii="Times New Roman" w:eastAsia="KaiTi" w:hAnsi="Times New Roman" w:cs="Times New Roman"/>
            <w:lang w:eastAsia="zh-CN"/>
          </w:rPr>
          <w:t>The one</w:t>
        </w:r>
        <w:r w:rsidR="00FB4957" w:rsidRPr="0071503D">
          <w:rPr>
            <w:rFonts w:ascii="Times New Roman" w:eastAsia="KaiTi" w:hAnsi="Times New Roman" w:cs="Times New Roman" w:hint="eastAsia"/>
            <w:lang w:eastAsia="zh-CN"/>
          </w:rPr>
          <w:t>是</w:t>
        </w:r>
      </w:ins>
      <w:ins w:id="952" w:author="吴敏" w:date="2023-05-13T22:57:00Z">
        <w:r>
          <w:rPr>
            <w:rFonts w:ascii="Times New Roman" w:eastAsia="KaiTi" w:hAnsi="Times New Roman" w:cs="Times New Roman" w:hint="eastAsia"/>
            <w:lang w:eastAsia="zh-CN"/>
          </w:rPr>
          <w:t>一种</w:t>
        </w:r>
      </w:ins>
      <w:ins w:id="953" w:author="吴敏" w:date="2023-05-13T22:47:00Z">
        <w:r w:rsidR="00FB4957" w:rsidRPr="0071503D">
          <w:rPr>
            <w:rFonts w:ascii="Times New Roman" w:eastAsia="KaiTi" w:hAnsi="Times New Roman" w:cs="Times New Roman" w:hint="eastAsia"/>
            <w:lang w:eastAsia="zh-CN"/>
          </w:rPr>
          <w:t>终极介质</w:t>
        </w:r>
      </w:ins>
      <w:ins w:id="954" w:author="吴敏" w:date="2023-05-13T22:57:00Z">
        <w:r>
          <w:rPr>
            <w:rFonts w:ascii="Times New Roman" w:eastAsia="KaiTi" w:hAnsi="Times New Roman" w:cs="Times New Roman" w:hint="eastAsia"/>
            <w:lang w:eastAsia="zh-CN"/>
          </w:rPr>
          <w:t>，极为</w:t>
        </w:r>
        <w:r w:rsidRPr="0071503D">
          <w:rPr>
            <w:rFonts w:ascii="Times New Roman" w:eastAsia="KaiTi" w:hAnsi="Times New Roman" w:cs="Times New Roman" w:hint="eastAsia"/>
            <w:lang w:eastAsia="zh-CN"/>
          </w:rPr>
          <w:t>稀薄</w:t>
        </w:r>
        <w:r>
          <w:rPr>
            <w:rFonts w:ascii="Times New Roman" w:eastAsia="KaiTi" w:hAnsi="Times New Roman" w:cs="Times New Roman" w:hint="eastAsia"/>
            <w:lang w:eastAsia="zh-CN"/>
          </w:rPr>
          <w:t>，</w:t>
        </w:r>
      </w:ins>
      <w:ins w:id="955" w:author="吴敏" w:date="2023-05-13T22:47:00Z">
        <w:r w:rsidR="00FB4957" w:rsidRPr="0071503D">
          <w:rPr>
            <w:rFonts w:ascii="Times New Roman" w:eastAsia="KaiTi" w:hAnsi="Times New Roman" w:cs="Times New Roman" w:hint="eastAsia"/>
            <w:lang w:eastAsia="zh-CN"/>
          </w:rPr>
          <w:t>极富弹性。</w:t>
        </w:r>
      </w:ins>
      <w:ins w:id="956" w:author="吴敏" w:date="2023-05-13T23:00:00Z">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弥漫在整个空间当中</w:t>
        </w:r>
        <w:r>
          <w:rPr>
            <w:rFonts w:ascii="Times New Roman" w:eastAsia="KaiTi" w:hAnsi="Times New Roman" w:cs="Times New Roman" w:hint="eastAsia"/>
            <w:lang w:eastAsia="zh-CN"/>
          </w:rPr>
          <w:t>，</w:t>
        </w:r>
        <w:r w:rsidRPr="0071503D">
          <w:rPr>
            <w:rFonts w:ascii="Times New Roman" w:eastAsia="KaiTi" w:hAnsi="Times New Roman" w:cs="Times New Roman" w:hint="eastAsia"/>
            <w:lang w:eastAsia="zh-CN"/>
          </w:rPr>
          <w:t>正是由于</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的驱动下，宇宙在</w:t>
        </w:r>
      </w:ins>
      <w:ins w:id="957" w:author="吴敏" w:date="2023-05-13T23:13:00Z">
        <w:r w:rsidR="009B4C70">
          <w:rPr>
            <w:rFonts w:ascii="Times New Roman" w:eastAsia="KaiTi" w:hAnsi="Times New Roman" w:cs="Times New Roman" w:hint="eastAsia"/>
            <w:lang w:eastAsia="zh-CN"/>
          </w:rPr>
          <w:t>不断</w:t>
        </w:r>
      </w:ins>
      <w:ins w:id="958" w:author="吴敏" w:date="2023-05-13T23:00:00Z">
        <w:r w:rsidRPr="0071503D">
          <w:rPr>
            <w:rFonts w:ascii="Times New Roman" w:eastAsia="KaiTi" w:hAnsi="Times New Roman" w:cs="Times New Roman" w:hint="eastAsia"/>
            <w:lang w:eastAsia="zh-CN"/>
          </w:rPr>
          <w:t>膨胀。</w:t>
        </w:r>
      </w:ins>
    </w:p>
    <w:p w14:paraId="34E290B7" w14:textId="0C0AF939" w:rsidR="00FE7B4D" w:rsidRPr="00B966A7" w:rsidDel="00BB50A5" w:rsidRDefault="009416BD">
      <w:pPr>
        <w:pStyle w:val="a3"/>
        <w:numPr>
          <w:ilvl w:val="0"/>
          <w:numId w:val="7"/>
        </w:numPr>
        <w:ind w:leftChars="0"/>
        <w:jc w:val="both"/>
        <w:rPr>
          <w:del w:id="959" w:author="吴敏" w:date="2023-05-13T23:07:00Z"/>
          <w:lang w:eastAsia="zh-CN"/>
          <w:rPrChange w:id="960" w:author="吴敏" w:date="2023-05-14T00:47:00Z">
            <w:rPr>
              <w:del w:id="961" w:author="吴敏" w:date="2023-05-13T23:07:00Z"/>
              <w:rFonts w:ascii="Times New Roman" w:eastAsia="KaiTi" w:hAnsi="Times New Roman" w:cs="Times New Roman"/>
              <w:highlight w:val="yellow"/>
              <w:lang w:eastAsia="zh-CN"/>
            </w:rPr>
          </w:rPrChange>
        </w:rPr>
      </w:pPr>
      <w:ins w:id="962" w:author="吴敏" w:date="2023-05-13T23:01:00Z">
        <w:r w:rsidRPr="00B966A7">
          <w:rPr>
            <w:rFonts w:ascii="Times New Roman" w:eastAsia="KaiTi" w:hAnsi="Times New Roman" w:cs="Times New Roman" w:hint="eastAsia"/>
            <w:lang w:eastAsia="zh-CN"/>
            <w:rPrChange w:id="963" w:author="吴敏" w:date="2023-05-14T00:47:00Z">
              <w:rPr>
                <w:rFonts w:hint="eastAsia"/>
                <w:lang w:eastAsia="zh-CN"/>
              </w:rPr>
            </w:rPrChange>
          </w:rPr>
          <w:t>在局部的</w:t>
        </w:r>
        <w:r w:rsidRPr="00B966A7">
          <w:rPr>
            <w:rFonts w:ascii="Times New Roman" w:eastAsia="KaiTi" w:hAnsi="Times New Roman" w:cs="Times New Roman"/>
            <w:lang w:eastAsia="zh-CN"/>
            <w:rPrChange w:id="964" w:author="吴敏" w:date="2023-05-14T00:47:00Z">
              <w:rPr>
                <w:lang w:eastAsia="zh-CN"/>
              </w:rPr>
            </w:rPrChange>
          </w:rPr>
          <w:t>The one</w:t>
        </w:r>
        <w:r w:rsidRPr="00B966A7">
          <w:rPr>
            <w:rFonts w:ascii="Times New Roman" w:eastAsia="KaiTi" w:hAnsi="Times New Roman" w:cs="Times New Roman" w:hint="eastAsia"/>
            <w:lang w:eastAsia="zh-CN"/>
            <w:rPrChange w:id="965" w:author="吴敏" w:date="2023-05-14T00:47:00Z">
              <w:rPr>
                <w:rFonts w:hint="eastAsia"/>
                <w:lang w:eastAsia="zh-CN"/>
              </w:rPr>
            </w:rPrChange>
          </w:rPr>
          <w:t>凝聚固化之前，</w:t>
        </w:r>
      </w:ins>
      <w:ins w:id="966" w:author="吴敏" w:date="2023-05-13T22:47:00Z">
        <w:r w:rsidR="00FB4957" w:rsidRPr="00E64C4F">
          <w:rPr>
            <w:lang w:eastAsia="zh-CN"/>
          </w:rPr>
          <w:t>The one</w:t>
        </w:r>
        <w:r w:rsidR="00FB4957" w:rsidRPr="00E64C4F">
          <w:rPr>
            <w:rFonts w:hint="eastAsia"/>
            <w:lang w:eastAsia="zh-CN"/>
          </w:rPr>
          <w:t>没有固定形</w:t>
        </w:r>
        <w:r w:rsidR="00FB4957">
          <w:rPr>
            <w:rFonts w:hint="eastAsia"/>
            <w:lang w:eastAsia="zh-CN"/>
          </w:rPr>
          <w:t>态</w:t>
        </w:r>
      </w:ins>
      <w:ins w:id="967" w:author="吴敏" w:date="2023-05-13T22:59:00Z">
        <w:r>
          <w:rPr>
            <w:rFonts w:hint="eastAsia"/>
            <w:lang w:eastAsia="zh-CN"/>
          </w:rPr>
          <w:t>，</w:t>
        </w:r>
      </w:ins>
      <w:ins w:id="968" w:author="吴敏" w:date="2023-05-13T22:47:00Z">
        <w:r w:rsidR="00FB4957" w:rsidRPr="00E64C4F">
          <w:rPr>
            <w:rFonts w:hint="eastAsia"/>
            <w:lang w:eastAsia="zh-CN"/>
          </w:rPr>
          <w:t>可以</w:t>
        </w:r>
        <w:r w:rsidR="00FB4957">
          <w:rPr>
            <w:rFonts w:hint="eastAsia"/>
            <w:lang w:eastAsia="zh-CN"/>
          </w:rPr>
          <w:t>被</w:t>
        </w:r>
        <w:r w:rsidR="00FB4957" w:rsidRPr="00E64C4F">
          <w:rPr>
            <w:rFonts w:hint="eastAsia"/>
            <w:lang w:eastAsia="zh-CN"/>
          </w:rPr>
          <w:t>有质量的物体</w:t>
        </w:r>
      </w:ins>
      <w:ins w:id="969" w:author="吴敏" w:date="2023-05-13T22:59:00Z">
        <w:r w:rsidRPr="00E64C4F">
          <w:rPr>
            <w:rFonts w:hint="eastAsia"/>
            <w:lang w:eastAsia="zh-CN"/>
          </w:rPr>
          <w:t>几乎自由地</w:t>
        </w:r>
      </w:ins>
      <w:ins w:id="970" w:author="吴敏" w:date="2023-05-13T22:47:00Z">
        <w:r w:rsidR="00FB4957" w:rsidRPr="0071503D">
          <w:rPr>
            <w:rFonts w:hint="eastAsia"/>
            <w:lang w:eastAsia="zh-CN"/>
          </w:rPr>
          <w:t>穿透</w:t>
        </w:r>
        <w:r w:rsidR="00FB4957" w:rsidRPr="00E64C4F">
          <w:rPr>
            <w:rFonts w:hint="eastAsia"/>
            <w:lang w:eastAsia="zh-CN"/>
          </w:rPr>
          <w:t>。</w:t>
        </w:r>
      </w:ins>
      <w:ins w:id="971" w:author="吴敏" w:date="2023-05-13T23:01:00Z">
        <w:r>
          <w:rPr>
            <w:rFonts w:hint="eastAsia"/>
            <w:lang w:eastAsia="zh-CN"/>
          </w:rPr>
          <w:t>此外，由于</w:t>
        </w:r>
        <w:r>
          <w:rPr>
            <w:lang w:eastAsia="zh-CN"/>
          </w:rPr>
          <w:t>The one</w:t>
        </w:r>
      </w:ins>
      <w:ins w:id="972" w:author="吴敏" w:date="2023-05-13T22:47:00Z">
        <w:r w:rsidR="00FB4957" w:rsidRPr="00B966A7">
          <w:rPr>
            <w:rFonts w:ascii="Times New Roman" w:eastAsia="KaiTi" w:hAnsi="Times New Roman" w:cs="Times New Roman" w:hint="eastAsia"/>
            <w:lang w:eastAsia="zh-CN"/>
            <w:rPrChange w:id="973" w:author="吴敏" w:date="2023-05-14T00:47:00Z">
              <w:rPr>
                <w:rFonts w:hint="eastAsia"/>
                <w:lang w:eastAsia="zh-CN"/>
              </w:rPr>
            </w:rPrChange>
          </w:rPr>
          <w:t>不参与电磁作用，因此，我们感觉不到</w:t>
        </w:r>
      </w:ins>
      <w:ins w:id="974" w:author="吴敏" w:date="2023-05-13T23:01:00Z">
        <w:r w:rsidRPr="00B966A7">
          <w:rPr>
            <w:rFonts w:ascii="Times New Roman" w:eastAsia="KaiTi" w:hAnsi="Times New Roman" w:cs="Times New Roman"/>
            <w:lang w:eastAsia="zh-CN"/>
            <w:rPrChange w:id="975" w:author="吴敏" w:date="2023-05-14T00:47:00Z">
              <w:rPr>
                <w:lang w:eastAsia="zh-CN"/>
              </w:rPr>
            </w:rPrChange>
          </w:rPr>
          <w:t>The  one</w:t>
        </w:r>
      </w:ins>
      <w:ins w:id="976" w:author="吴敏" w:date="2023-05-13T22:47:00Z">
        <w:r w:rsidR="00FB4957" w:rsidRPr="00B966A7">
          <w:rPr>
            <w:rFonts w:ascii="Times New Roman" w:eastAsia="KaiTi" w:hAnsi="Times New Roman" w:cs="Times New Roman" w:hint="eastAsia"/>
            <w:lang w:eastAsia="zh-CN"/>
            <w:rPrChange w:id="977" w:author="吴敏" w:date="2023-05-14T00:47:00Z">
              <w:rPr>
                <w:rFonts w:hint="eastAsia"/>
                <w:lang w:eastAsia="zh-CN"/>
              </w:rPr>
            </w:rPrChange>
          </w:rPr>
          <w:t>的存在。</w:t>
        </w:r>
      </w:ins>
      <w:ins w:id="978" w:author="吴敏" w:date="2023-05-14T00:47:00Z">
        <w:r w:rsidR="0010537B" w:rsidRPr="00B966A7">
          <w:rPr>
            <w:rFonts w:ascii="Times New Roman" w:eastAsia="KaiTi" w:hAnsi="Times New Roman" w:cs="Times New Roman"/>
            <w:lang w:eastAsia="zh-CN"/>
            <w:rPrChange w:id="979" w:author="吴敏" w:date="2023-05-14T00:47:00Z">
              <w:rPr>
                <w:lang w:eastAsia="zh-CN"/>
              </w:rPr>
            </w:rPrChange>
          </w:rPr>
          <w:t>The one</w:t>
        </w:r>
        <w:r w:rsidR="0010537B" w:rsidRPr="00B966A7">
          <w:rPr>
            <w:rFonts w:ascii="Times New Roman" w:eastAsia="KaiTi" w:hAnsi="Times New Roman" w:cs="Times New Roman" w:hint="eastAsia"/>
            <w:lang w:eastAsia="zh-CN"/>
            <w:rPrChange w:id="980" w:author="吴敏" w:date="2023-05-14T00:47:00Z">
              <w:rPr>
                <w:rFonts w:hint="eastAsia"/>
                <w:lang w:eastAsia="zh-CN"/>
              </w:rPr>
            </w:rPrChange>
          </w:rPr>
          <w:t>并不是全然静止的，</w:t>
        </w:r>
        <w:r w:rsidR="0010537B" w:rsidRPr="00B966A7">
          <w:rPr>
            <w:rFonts w:ascii="Times New Roman" w:hAnsi="Times New Roman" w:cs="Times New Roman" w:hint="eastAsia"/>
            <w:lang w:eastAsia="zh-CN"/>
            <w:rPrChange w:id="981" w:author="吴敏" w:date="2023-05-14T00:47:00Z">
              <w:rPr>
                <w:rFonts w:hint="eastAsia"/>
                <w:lang w:eastAsia="zh-CN"/>
              </w:rPr>
            </w:rPrChange>
          </w:rPr>
          <w:t>也</w:t>
        </w:r>
        <w:r w:rsidR="0010537B" w:rsidRPr="00B966A7">
          <w:rPr>
            <w:rFonts w:ascii="Times New Roman" w:eastAsia="KaiTi" w:hAnsi="Times New Roman" w:cs="Times New Roman" w:hint="eastAsia"/>
            <w:lang w:eastAsia="zh-CN"/>
            <w:rPrChange w:id="982" w:author="吴敏" w:date="2023-05-14T00:47:00Z">
              <w:rPr>
                <w:rFonts w:hint="eastAsia"/>
                <w:lang w:eastAsia="zh-CN"/>
              </w:rPr>
            </w:rPrChange>
          </w:rPr>
          <w:t>在空间中持续运动，但是移动速度非常非常缓慢。</w:t>
        </w:r>
        <w:r w:rsidR="0010537B" w:rsidRPr="00B966A7">
          <w:rPr>
            <w:rFonts w:ascii="Times New Roman" w:eastAsia="KaiTi" w:hAnsi="Times New Roman" w:cs="Times New Roman"/>
            <w:lang w:eastAsia="zh-CN"/>
            <w:rPrChange w:id="983" w:author="吴敏" w:date="2023-05-14T00:47:00Z">
              <w:rPr>
                <w:lang w:eastAsia="zh-CN"/>
              </w:rPr>
            </w:rPrChange>
          </w:rPr>
          <w:t>The one</w:t>
        </w:r>
        <w:r w:rsidR="0010537B" w:rsidRPr="00B966A7">
          <w:rPr>
            <w:rFonts w:ascii="Times New Roman" w:eastAsia="KaiTi" w:hAnsi="Times New Roman" w:cs="Times New Roman" w:hint="eastAsia"/>
            <w:lang w:eastAsia="zh-CN"/>
            <w:rPrChange w:id="984" w:author="吴敏" w:date="2023-05-14T00:47:00Z">
              <w:rPr>
                <w:rFonts w:hint="eastAsia"/>
                <w:lang w:eastAsia="zh-CN"/>
              </w:rPr>
            </w:rPrChange>
          </w:rPr>
          <w:t>会扩张，也会收缩。</w:t>
        </w:r>
        <w:r w:rsidR="0010537B" w:rsidRPr="00B966A7">
          <w:rPr>
            <w:rFonts w:ascii="Times New Roman" w:eastAsia="KaiTi" w:hAnsi="Times New Roman" w:cs="Times New Roman"/>
            <w:lang w:eastAsia="zh-CN"/>
            <w:rPrChange w:id="985" w:author="吴敏" w:date="2023-05-14T00:47:00Z">
              <w:rPr>
                <w:lang w:eastAsia="zh-CN"/>
              </w:rPr>
            </w:rPrChange>
          </w:rPr>
          <w:t>The one</w:t>
        </w:r>
        <w:r w:rsidR="0010537B" w:rsidRPr="00B966A7">
          <w:rPr>
            <w:rFonts w:ascii="Times New Roman" w:eastAsia="KaiTi" w:hAnsi="Times New Roman" w:cs="Times New Roman" w:hint="eastAsia"/>
            <w:lang w:eastAsia="zh-CN"/>
            <w:rPrChange w:id="986" w:author="吴敏" w:date="2023-05-14T00:47:00Z">
              <w:rPr>
                <w:rFonts w:hint="eastAsia"/>
                <w:lang w:eastAsia="zh-CN"/>
              </w:rPr>
            </w:rPrChange>
          </w:rPr>
          <w:t>是运动速度最慢的，几乎是静止的。我们可以将宇宙中的整体</w:t>
        </w:r>
        <w:r w:rsidR="0010537B" w:rsidRPr="00B966A7">
          <w:rPr>
            <w:rFonts w:ascii="Times New Roman" w:eastAsia="KaiTi" w:hAnsi="Times New Roman" w:cs="Times New Roman"/>
            <w:lang w:eastAsia="zh-CN"/>
            <w:rPrChange w:id="987" w:author="吴敏" w:date="2023-05-14T00:47:00Z">
              <w:rPr>
                <w:lang w:eastAsia="zh-CN"/>
              </w:rPr>
            </w:rPrChange>
          </w:rPr>
          <w:t xml:space="preserve">The one </w:t>
        </w:r>
        <w:r w:rsidR="0010537B" w:rsidRPr="00B966A7">
          <w:rPr>
            <w:rFonts w:ascii="Times New Roman" w:eastAsia="KaiTi" w:hAnsi="Times New Roman" w:cs="Times New Roman" w:hint="eastAsia"/>
            <w:lang w:eastAsia="zh-CN"/>
            <w:rPrChange w:id="988" w:author="吴敏" w:date="2023-05-14T00:47:00Z">
              <w:rPr>
                <w:rFonts w:hint="eastAsia"/>
                <w:lang w:eastAsia="zh-CN"/>
              </w:rPr>
            </w:rPrChange>
          </w:rPr>
          <w:t>想象为</w:t>
        </w:r>
        <w:r w:rsidR="0010537B" w:rsidRPr="00B966A7">
          <w:rPr>
            <w:rFonts w:ascii="Times New Roman" w:eastAsia="KaiTi" w:hAnsi="Times New Roman" w:cs="Times New Roman"/>
            <w:lang w:eastAsia="zh-CN"/>
            <w:rPrChange w:id="989" w:author="吴敏" w:date="2023-05-14T00:47:00Z">
              <w:rPr>
                <w:lang w:eastAsia="zh-CN"/>
              </w:rPr>
            </w:rPrChange>
          </w:rPr>
          <w:t xml:space="preserve">The one </w:t>
        </w:r>
        <w:r w:rsidR="0010537B" w:rsidRPr="00B966A7">
          <w:rPr>
            <w:rFonts w:ascii="Times New Roman" w:eastAsia="KaiTi" w:hAnsi="Times New Roman" w:cs="Times New Roman" w:hint="eastAsia"/>
            <w:lang w:eastAsia="zh-CN"/>
            <w:rPrChange w:id="990" w:author="吴敏" w:date="2023-05-14T00:47:00Z">
              <w:rPr>
                <w:rFonts w:hint="eastAsia"/>
                <w:lang w:eastAsia="zh-CN"/>
              </w:rPr>
            </w:rPrChange>
          </w:rPr>
          <w:t>能量海，海水中水分子的不断起伏，向周围的水分子传递能量。和</w:t>
        </w:r>
        <w:r w:rsidR="0010537B" w:rsidRPr="00B966A7">
          <w:rPr>
            <w:rFonts w:ascii="Times New Roman" w:eastAsia="KaiTi" w:hAnsi="Times New Roman" w:cs="Times New Roman"/>
            <w:lang w:eastAsia="zh-CN"/>
            <w:rPrChange w:id="991" w:author="吴敏" w:date="2023-05-14T00:47:00Z">
              <w:rPr>
                <w:lang w:eastAsia="zh-CN"/>
              </w:rPr>
            </w:rPrChange>
          </w:rPr>
          <w:t>The one</w:t>
        </w:r>
        <w:r w:rsidR="0010537B" w:rsidRPr="00B966A7">
          <w:rPr>
            <w:rFonts w:ascii="Times New Roman" w:eastAsia="KaiTi" w:hAnsi="Times New Roman" w:cs="Times New Roman" w:hint="eastAsia"/>
            <w:lang w:eastAsia="zh-CN"/>
            <w:rPrChange w:id="992" w:author="吴敏" w:date="2023-05-14T00:47:00Z">
              <w:rPr>
                <w:rFonts w:hint="eastAsia"/>
                <w:lang w:eastAsia="zh-CN"/>
              </w:rPr>
            </w:rPrChange>
          </w:rPr>
          <w:t>相比，电磁波的运动比</w:t>
        </w:r>
        <w:r w:rsidR="0010537B" w:rsidRPr="00B966A7">
          <w:rPr>
            <w:rFonts w:ascii="Times New Roman" w:eastAsia="KaiTi" w:hAnsi="Times New Roman" w:cs="Times New Roman"/>
            <w:lang w:eastAsia="zh-CN"/>
            <w:rPrChange w:id="993" w:author="吴敏" w:date="2023-05-14T00:47:00Z">
              <w:rPr>
                <w:lang w:eastAsia="zh-CN"/>
              </w:rPr>
            </w:rPrChange>
          </w:rPr>
          <w:t>The one</w:t>
        </w:r>
        <w:r w:rsidR="0010537B" w:rsidRPr="00B966A7">
          <w:rPr>
            <w:rFonts w:ascii="Times New Roman" w:eastAsia="KaiTi" w:hAnsi="Times New Roman" w:cs="Times New Roman" w:hint="eastAsia"/>
            <w:lang w:eastAsia="zh-CN"/>
            <w:rPrChange w:id="994" w:author="吴敏" w:date="2023-05-14T00:47:00Z">
              <w:rPr>
                <w:rFonts w:hint="eastAsia"/>
                <w:lang w:eastAsia="zh-CN"/>
              </w:rPr>
            </w:rPrChange>
          </w:rPr>
          <w:t>快一些。如果</w:t>
        </w:r>
        <w:r w:rsidR="0010537B" w:rsidRPr="00B966A7">
          <w:rPr>
            <w:rFonts w:ascii="Times New Roman" w:eastAsia="KaiTi" w:hAnsi="Times New Roman" w:cs="Times New Roman"/>
            <w:lang w:eastAsia="zh-CN"/>
            <w:rPrChange w:id="995" w:author="吴敏" w:date="2023-05-14T00:47:00Z">
              <w:rPr>
                <w:lang w:eastAsia="zh-CN"/>
              </w:rPr>
            </w:rPrChange>
          </w:rPr>
          <w:t>The one</w:t>
        </w:r>
        <w:r w:rsidR="0010537B" w:rsidRPr="00B966A7">
          <w:rPr>
            <w:rFonts w:ascii="Times New Roman" w:eastAsia="KaiTi" w:hAnsi="Times New Roman" w:cs="Times New Roman" w:hint="eastAsia"/>
            <w:lang w:eastAsia="zh-CN"/>
            <w:rPrChange w:id="996" w:author="吴敏" w:date="2023-05-14T00:47:00Z">
              <w:rPr>
                <w:rFonts w:hint="eastAsia"/>
                <w:lang w:eastAsia="zh-CN"/>
              </w:rPr>
            </w:rPrChange>
          </w:rPr>
          <w:t>比它们都快，它们就没有办法跟上</w:t>
        </w:r>
        <w:r w:rsidR="0010537B" w:rsidRPr="00B966A7">
          <w:rPr>
            <w:rFonts w:ascii="Times New Roman" w:eastAsia="KaiTi" w:hAnsi="Times New Roman" w:cs="Times New Roman"/>
            <w:lang w:eastAsia="zh-CN"/>
            <w:rPrChange w:id="997" w:author="吴敏" w:date="2023-05-14T00:47:00Z">
              <w:rPr>
                <w:lang w:eastAsia="zh-CN"/>
              </w:rPr>
            </w:rPrChange>
          </w:rPr>
          <w:t>The one</w:t>
        </w:r>
        <w:r w:rsidR="0010537B" w:rsidRPr="00B966A7">
          <w:rPr>
            <w:rFonts w:ascii="Times New Roman" w:eastAsia="KaiTi" w:hAnsi="Times New Roman" w:cs="Times New Roman" w:hint="eastAsia"/>
            <w:lang w:eastAsia="zh-CN"/>
            <w:rPrChange w:id="998" w:author="吴敏" w:date="2023-05-14T00:47:00Z">
              <w:rPr>
                <w:rFonts w:hint="eastAsia"/>
                <w:lang w:eastAsia="zh-CN"/>
              </w:rPr>
            </w:rPrChange>
          </w:rPr>
          <w:t>，</w:t>
        </w:r>
        <w:r w:rsidR="0010537B" w:rsidRPr="00B966A7">
          <w:rPr>
            <w:rFonts w:ascii="Times New Roman" w:eastAsia="KaiTi" w:hAnsi="Times New Roman" w:cs="Times New Roman"/>
            <w:lang w:eastAsia="zh-CN"/>
            <w:rPrChange w:id="999" w:author="吴敏" w:date="2023-05-14T00:47:00Z">
              <w:rPr>
                <w:lang w:eastAsia="zh-CN"/>
              </w:rPr>
            </w:rPrChange>
          </w:rPr>
          <w:t>The one</w:t>
        </w:r>
        <w:r w:rsidR="0010537B" w:rsidRPr="00B966A7">
          <w:rPr>
            <w:rFonts w:ascii="Times New Roman" w:eastAsia="KaiTi" w:hAnsi="Times New Roman" w:cs="Times New Roman" w:hint="eastAsia"/>
            <w:lang w:eastAsia="zh-CN"/>
            <w:rPrChange w:id="1000" w:author="吴敏" w:date="2023-05-14T00:47:00Z">
              <w:rPr>
                <w:rFonts w:hint="eastAsia"/>
                <w:lang w:eastAsia="zh-CN"/>
              </w:rPr>
            </w:rPrChange>
          </w:rPr>
          <w:t>就没有办法成为介质。介质相对不动。铁轨不会跑得比高铁快，不然铁轨就载人了。</w:t>
        </w:r>
        <w:r w:rsidR="0010537B" w:rsidRPr="00B966A7">
          <w:rPr>
            <w:rFonts w:ascii="Times New Roman" w:eastAsia="KaiTi" w:hAnsi="Times New Roman" w:cs="Times New Roman"/>
            <w:lang w:eastAsia="zh-CN"/>
            <w:rPrChange w:id="1001" w:author="吴敏" w:date="2023-05-14T00:47:00Z">
              <w:rPr>
                <w:lang w:eastAsia="zh-CN"/>
              </w:rPr>
            </w:rPrChange>
          </w:rPr>
          <w:t xml:space="preserve"> </w:t>
        </w:r>
      </w:ins>
      <w:del w:id="1002" w:author="吴敏" w:date="2023-05-13T23:24:00Z">
        <w:r w:rsidR="00FE7B4D" w:rsidRPr="0010537B" w:rsidDel="007C6ACD">
          <w:rPr>
            <w:rFonts w:ascii="Times New Roman" w:eastAsia="KaiTi" w:hAnsi="Times New Roman" w:cs="Times New Roman" w:hint="eastAsia"/>
            <w:lang w:eastAsia="zh-CN"/>
            <w:rPrChange w:id="1003" w:author="吴敏" w:date="2023-05-14T00:45:00Z">
              <w:rPr>
                <w:rFonts w:hint="eastAsia"/>
                <w:highlight w:val="yellow"/>
                <w:lang w:eastAsia="zh-CN"/>
              </w:rPr>
            </w:rPrChange>
          </w:rPr>
          <w:delText>每一个有重量的物体都有电容量，从而与周围的</w:delText>
        </w:r>
        <w:r w:rsidR="00FE7B4D" w:rsidRPr="0010537B" w:rsidDel="007C6ACD">
          <w:rPr>
            <w:rFonts w:ascii="Times New Roman" w:eastAsia="KaiTi" w:hAnsi="Times New Roman" w:cs="Times New Roman"/>
            <w:lang w:eastAsia="zh-CN"/>
            <w:rPrChange w:id="1004" w:author="吴敏" w:date="2023-05-14T00:45:00Z">
              <w:rPr>
                <w:highlight w:val="yellow"/>
                <w:lang w:eastAsia="zh-CN"/>
              </w:rPr>
            </w:rPrChange>
          </w:rPr>
          <w:delText>The one</w:delText>
        </w:r>
        <w:r w:rsidR="00FE7B4D" w:rsidRPr="0010537B" w:rsidDel="007C6ACD">
          <w:rPr>
            <w:rFonts w:ascii="Times New Roman" w:eastAsia="KaiTi" w:hAnsi="Times New Roman" w:cs="Times New Roman" w:hint="eastAsia"/>
            <w:lang w:eastAsia="zh-CN"/>
            <w:rPrChange w:id="1005" w:author="吴敏" w:date="2023-05-14T00:45:00Z">
              <w:rPr>
                <w:rFonts w:hint="eastAsia"/>
                <w:highlight w:val="yellow"/>
                <w:lang w:eastAsia="zh-CN"/>
              </w:rPr>
            </w:rPrChange>
          </w:rPr>
          <w:delText>成比例地相互作用。</w:delText>
        </w:r>
      </w:del>
      <w:del w:id="1006" w:author="吴敏" w:date="2023-05-13T23:23:00Z">
        <w:r w:rsidR="00FE7B4D" w:rsidRPr="0010537B" w:rsidDel="007C6ACD">
          <w:rPr>
            <w:rFonts w:ascii="Times New Roman" w:eastAsia="KaiTi" w:hAnsi="Times New Roman" w:cs="Times New Roman" w:hint="eastAsia"/>
            <w:lang w:eastAsia="zh-CN"/>
            <w:rPrChange w:id="1007" w:author="吴敏" w:date="2023-05-14T00:45:00Z">
              <w:rPr>
                <w:rFonts w:hint="eastAsia"/>
                <w:highlight w:val="yellow"/>
                <w:lang w:eastAsia="zh-CN"/>
              </w:rPr>
            </w:rPrChange>
          </w:rPr>
          <w:delText>（</w:delText>
        </w:r>
      </w:del>
      <w:del w:id="1008" w:author="吴敏" w:date="2023-05-13T23:24:00Z">
        <w:r w:rsidR="00FE7B4D" w:rsidRPr="0010537B" w:rsidDel="007C6ACD">
          <w:rPr>
            <w:rFonts w:ascii="Times New Roman" w:eastAsia="KaiTi" w:hAnsi="Times New Roman" w:cs="Times New Roman" w:hint="eastAsia"/>
            <w:lang w:eastAsia="zh-CN"/>
            <w:rPrChange w:id="1009" w:author="吴敏" w:date="2023-05-14T00:45:00Z">
              <w:rPr>
                <w:rFonts w:hint="eastAsia"/>
                <w:highlight w:val="yellow"/>
                <w:lang w:eastAsia="zh-CN"/>
              </w:rPr>
            </w:rPrChange>
          </w:rPr>
          <w:delText>电容量：</w:delText>
        </w:r>
      </w:del>
      <w:del w:id="1010" w:author="吴敏" w:date="2023-05-13T23:28:00Z">
        <w:r w:rsidR="00FE7B4D" w:rsidRPr="0010537B" w:rsidDel="007C6ACD">
          <w:rPr>
            <w:rFonts w:ascii="Times New Roman" w:eastAsia="KaiTi" w:hAnsi="Times New Roman" w:cs="Times New Roman" w:hint="eastAsia"/>
            <w:lang w:eastAsia="zh-CN"/>
            <w:rPrChange w:id="1011" w:author="吴敏" w:date="2023-05-14T00:45:00Z">
              <w:rPr>
                <w:rFonts w:hint="eastAsia"/>
                <w:highlight w:val="yellow"/>
                <w:lang w:eastAsia="zh-CN"/>
              </w:rPr>
            </w:rPrChange>
          </w:rPr>
          <w:delText>每一个质量</w:delText>
        </w:r>
      </w:del>
      <w:del w:id="1012" w:author="吴敏" w:date="2023-05-14T00:45:00Z">
        <w:r w:rsidR="00FE7B4D" w:rsidRPr="0010537B" w:rsidDel="0010537B">
          <w:rPr>
            <w:rFonts w:ascii="Times New Roman" w:eastAsia="KaiTi" w:hAnsi="Times New Roman" w:cs="Times New Roman" w:hint="eastAsia"/>
            <w:lang w:eastAsia="zh-CN"/>
            <w:rPrChange w:id="1013" w:author="吴敏" w:date="2023-05-14T00:45:00Z">
              <w:rPr>
                <w:rFonts w:hint="eastAsia"/>
                <w:highlight w:val="yellow"/>
                <w:lang w:eastAsia="zh-CN"/>
              </w:rPr>
            </w:rPrChange>
          </w:rPr>
          <w:delText>都有</w:delText>
        </w:r>
      </w:del>
      <w:del w:id="1014" w:author="吴敏" w:date="2023-05-13T23:29:00Z">
        <w:r w:rsidR="00FE7B4D" w:rsidRPr="0010537B" w:rsidDel="001D6464">
          <w:rPr>
            <w:rFonts w:ascii="Times New Roman" w:eastAsia="KaiTi" w:hAnsi="Times New Roman" w:cs="Times New Roman" w:hint="eastAsia"/>
            <w:lang w:eastAsia="zh-CN"/>
            <w:rPrChange w:id="1015" w:author="吴敏" w:date="2023-05-14T00:45:00Z">
              <w:rPr>
                <w:rFonts w:hint="eastAsia"/>
                <w:highlight w:val="yellow"/>
                <w:lang w:eastAsia="zh-CN"/>
              </w:rPr>
            </w:rPrChange>
          </w:rPr>
          <w:delText>一个能量</w:delText>
        </w:r>
      </w:del>
      <w:del w:id="1016" w:author="吴敏" w:date="2023-05-14T00:45:00Z">
        <w:r w:rsidR="00FE7B4D" w:rsidRPr="0010537B" w:rsidDel="0010537B">
          <w:rPr>
            <w:rFonts w:ascii="Times New Roman" w:eastAsia="KaiTi" w:hAnsi="Times New Roman" w:cs="Times New Roman" w:hint="eastAsia"/>
            <w:lang w:eastAsia="zh-CN"/>
            <w:rPrChange w:id="1017" w:author="吴敏" w:date="2023-05-14T00:45:00Z">
              <w:rPr>
                <w:rFonts w:hint="eastAsia"/>
                <w:highlight w:val="yellow"/>
                <w:lang w:eastAsia="zh-CN"/>
              </w:rPr>
            </w:rPrChange>
          </w:rPr>
          <w:delText>承载的上限。这个最大容量</w:delText>
        </w:r>
      </w:del>
      <w:del w:id="1018" w:author="吴敏" w:date="2023-05-13T23:31:00Z">
        <w:r w:rsidR="00FE7B4D" w:rsidRPr="0010537B" w:rsidDel="001D6464">
          <w:rPr>
            <w:rFonts w:ascii="Times New Roman" w:eastAsia="KaiTi" w:hAnsi="Times New Roman" w:cs="Times New Roman" w:hint="eastAsia"/>
            <w:lang w:eastAsia="zh-CN"/>
            <w:rPrChange w:id="1019" w:author="吴敏" w:date="2023-05-14T00:45:00Z">
              <w:rPr>
                <w:rFonts w:hint="eastAsia"/>
                <w:highlight w:val="yellow"/>
                <w:lang w:eastAsia="zh-CN"/>
              </w:rPr>
            </w:rPrChange>
          </w:rPr>
          <w:delText>会决定你的内在以及外在环境可以包含多少</w:delText>
        </w:r>
        <w:r w:rsidR="00FE7B4D" w:rsidRPr="0010537B" w:rsidDel="001D6464">
          <w:rPr>
            <w:rFonts w:ascii="Times New Roman" w:eastAsia="KaiTi" w:hAnsi="Times New Roman" w:cs="Times New Roman"/>
            <w:lang w:eastAsia="zh-CN"/>
            <w:rPrChange w:id="1020" w:author="吴敏" w:date="2023-05-14T00:45:00Z">
              <w:rPr>
                <w:highlight w:val="yellow"/>
                <w:lang w:eastAsia="zh-CN"/>
              </w:rPr>
            </w:rPrChange>
          </w:rPr>
          <w:delText>The one</w:delText>
        </w:r>
        <w:r w:rsidR="00FE7B4D" w:rsidRPr="0010537B" w:rsidDel="001D6464">
          <w:rPr>
            <w:rFonts w:ascii="Times New Roman" w:eastAsia="KaiTi" w:hAnsi="Times New Roman" w:cs="Times New Roman" w:hint="eastAsia"/>
            <w:lang w:eastAsia="zh-CN"/>
            <w:rPrChange w:id="1021" w:author="吴敏" w:date="2023-05-14T00:45:00Z">
              <w:rPr>
                <w:rFonts w:hint="eastAsia"/>
                <w:highlight w:val="yellow"/>
                <w:lang w:eastAsia="zh-CN"/>
              </w:rPr>
            </w:rPrChange>
          </w:rPr>
          <w:delText>以及</w:delText>
        </w:r>
        <w:r w:rsidR="00FE7B4D" w:rsidRPr="0010537B" w:rsidDel="001D6464">
          <w:rPr>
            <w:rFonts w:ascii="Times New Roman" w:eastAsia="KaiTi" w:hAnsi="Times New Roman" w:cs="Times New Roman"/>
            <w:lang w:eastAsia="zh-CN"/>
            <w:rPrChange w:id="1022" w:author="吴敏" w:date="2023-05-14T00:45:00Z">
              <w:rPr>
                <w:highlight w:val="yellow"/>
                <w:lang w:eastAsia="zh-CN"/>
              </w:rPr>
            </w:rPrChange>
          </w:rPr>
          <w:delText>The one</w:delText>
        </w:r>
        <w:r w:rsidR="00FE7B4D" w:rsidRPr="0010537B" w:rsidDel="001D6464">
          <w:rPr>
            <w:rFonts w:ascii="Times New Roman" w:eastAsia="KaiTi" w:hAnsi="Times New Roman" w:cs="Times New Roman" w:hint="eastAsia"/>
            <w:lang w:eastAsia="zh-CN"/>
            <w:rPrChange w:id="1023" w:author="吴敏" w:date="2023-05-14T00:45:00Z">
              <w:rPr>
                <w:rFonts w:hint="eastAsia"/>
                <w:highlight w:val="yellow"/>
                <w:lang w:eastAsia="zh-CN"/>
              </w:rPr>
            </w:rPrChange>
          </w:rPr>
          <w:delText>的密度。但是不仅仅限于质量内以内，而是可以在质量体以外形成</w:delText>
        </w:r>
      </w:del>
      <w:del w:id="1024" w:author="吴敏" w:date="2023-05-14T00:45:00Z">
        <w:r w:rsidR="00FE7B4D" w:rsidRPr="0010537B" w:rsidDel="0010537B">
          <w:rPr>
            <w:rFonts w:ascii="Times New Roman" w:eastAsia="KaiTi" w:hAnsi="Times New Roman" w:cs="Times New Roman" w:hint="eastAsia"/>
            <w:lang w:eastAsia="zh-CN"/>
            <w:rPrChange w:id="1025" w:author="吴敏" w:date="2023-05-14T00:45:00Z">
              <w:rPr>
                <w:rFonts w:hint="eastAsia"/>
                <w:highlight w:val="yellow"/>
                <w:lang w:eastAsia="zh-CN"/>
              </w:rPr>
            </w:rPrChange>
          </w:rPr>
          <w:delText>。</w:delText>
        </w:r>
      </w:del>
    </w:p>
    <w:p w14:paraId="367D2A3D" w14:textId="77777777" w:rsidR="00BB50A5" w:rsidRPr="009B4C70" w:rsidRDefault="00BB50A5">
      <w:pPr>
        <w:rPr>
          <w:ins w:id="1026" w:author="吴敏" w:date="2023-05-13T23:07:00Z"/>
          <w:lang w:eastAsia="zh-CN"/>
          <w:rPrChange w:id="1027" w:author="吴敏" w:date="2023-05-13T23:16:00Z">
            <w:rPr>
              <w:ins w:id="1028" w:author="吴敏" w:date="2023-05-13T23:07:00Z"/>
              <w:highlight w:val="yellow"/>
              <w:lang w:eastAsia="zh-CN"/>
            </w:rPr>
          </w:rPrChange>
        </w:rPr>
        <w:pPrChange w:id="1029" w:author="吴敏" w:date="2023-05-14T00:46:00Z">
          <w:pPr>
            <w:pStyle w:val="a3"/>
            <w:numPr>
              <w:numId w:val="7"/>
            </w:numPr>
            <w:ind w:firstLine="200"/>
            <w:jc w:val="both"/>
          </w:pPr>
        </w:pPrChange>
      </w:pPr>
    </w:p>
    <w:p w14:paraId="16352A65" w14:textId="44F22961" w:rsidR="0010537B" w:rsidRDefault="0010537B" w:rsidP="00BB50A5">
      <w:pPr>
        <w:pStyle w:val="a3"/>
        <w:numPr>
          <w:ilvl w:val="0"/>
          <w:numId w:val="7"/>
        </w:numPr>
        <w:ind w:leftChars="0"/>
        <w:jc w:val="both"/>
        <w:rPr>
          <w:ins w:id="1030" w:author="吴敏" w:date="2023-05-14T00:46:00Z"/>
          <w:rFonts w:ascii="Times New Roman" w:eastAsia="KaiTi" w:hAnsi="Times New Roman" w:cs="Times New Roman"/>
          <w:lang w:eastAsia="zh-CN"/>
        </w:rPr>
      </w:pPr>
      <w:ins w:id="1031" w:author="吴敏" w:date="2023-05-14T00:46:00Z">
        <w:r w:rsidRPr="0010537B">
          <w:rPr>
            <w:rFonts w:ascii="Times New Roman" w:eastAsia="KaiTi" w:hAnsi="Times New Roman" w:cs="Times New Roman" w:hint="eastAsia"/>
            <w:lang w:eastAsia="zh-CN"/>
          </w:rPr>
          <w:t>能量最初来自</w:t>
        </w:r>
        <w:r w:rsidRPr="0010537B">
          <w:rPr>
            <w:rFonts w:ascii="Times New Roman" w:eastAsia="KaiTi" w:hAnsi="Times New Roman" w:cs="Times New Roman"/>
            <w:lang w:eastAsia="zh-CN"/>
          </w:rPr>
          <w:t>The one</w:t>
        </w:r>
        <w:r w:rsidRPr="0010537B">
          <w:rPr>
            <w:rFonts w:ascii="Times New Roman" w:eastAsia="KaiTi" w:hAnsi="Times New Roman" w:cs="Times New Roman" w:hint="eastAsia"/>
            <w:lang w:eastAsia="zh-CN"/>
          </w:rPr>
          <w:t>碰撞，基于碰撞形成</w:t>
        </w:r>
        <w:r w:rsidRPr="0010537B">
          <w:rPr>
            <w:rFonts w:ascii="Times New Roman" w:eastAsia="KaiTi" w:hAnsi="Times New Roman" w:cs="Times New Roman"/>
            <w:lang w:eastAsia="zh-CN"/>
          </w:rPr>
          <w:t xml:space="preserve"> </w:t>
        </w:r>
        <w:r w:rsidRPr="0010537B">
          <w:rPr>
            <w:rFonts w:ascii="Times New Roman" w:eastAsia="KaiTi" w:hAnsi="Times New Roman" w:cs="Times New Roman" w:hint="eastAsia"/>
            <w:lang w:eastAsia="zh-CN"/>
          </w:rPr>
          <w:t>场、波、粒子、物质等，通过这样方式形成一种“闭合电路”。</w:t>
        </w:r>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从有序到无序是一种释放能量的过程，例如腐烂分解、黑洞把星体分解等等，所以，从有序到无序可以理解为我们所谓的“死亡”的过程。相反，能量作用于空间中的连续物质，例如星球和生命的诞生，是一个从无序到有序的过程，是一个重新组织形成新的有序结果的过程。</w:t>
        </w:r>
      </w:ins>
    </w:p>
    <w:p w14:paraId="487E7CE9" w14:textId="3EAD3774" w:rsidR="0010537B" w:rsidRDefault="0010537B" w:rsidP="00BB50A5">
      <w:pPr>
        <w:pStyle w:val="a3"/>
        <w:numPr>
          <w:ilvl w:val="0"/>
          <w:numId w:val="7"/>
        </w:numPr>
        <w:ind w:leftChars="0"/>
        <w:jc w:val="both"/>
        <w:rPr>
          <w:ins w:id="1032" w:author="吴敏" w:date="2023-05-14T00:46:00Z"/>
          <w:rFonts w:ascii="Times New Roman" w:eastAsia="KaiTi" w:hAnsi="Times New Roman" w:cs="Times New Roman"/>
          <w:lang w:eastAsia="zh-CN"/>
        </w:rPr>
      </w:pPr>
      <w:ins w:id="1033" w:author="吴敏" w:date="2023-05-14T00:46:00Z">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的每一种显化形式，无论是有形的粒子，还是无形的场及波，都有它们各自所能承载能量的上限。这个最大容量可能体现为物体的内在与外在环境所能够包含的</w:t>
        </w:r>
        <w:r w:rsidRPr="0010537B">
          <w:rPr>
            <w:rFonts w:ascii="Times New Roman" w:eastAsia="KaiTi" w:hAnsi="Times New Roman" w:cs="Times New Roman"/>
            <w:lang w:eastAsia="zh-CN"/>
          </w:rPr>
          <w:t xml:space="preserve">The one </w:t>
        </w:r>
        <w:r w:rsidRPr="0010537B">
          <w:rPr>
            <w:rFonts w:ascii="Times New Roman" w:eastAsia="KaiTi" w:hAnsi="Times New Roman" w:cs="Times New Roman" w:hint="eastAsia"/>
            <w:lang w:eastAsia="zh-C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密度很高的</w:t>
        </w:r>
        <w:r w:rsidRPr="0010537B">
          <w:rPr>
            <w:rFonts w:ascii="Times New Roman" w:eastAsia="KaiTi" w:hAnsi="Times New Roman" w:cs="Times New Roman"/>
            <w:lang w:eastAsia="zh-CN"/>
          </w:rPr>
          <w:t>The one</w:t>
        </w:r>
        <w:r w:rsidRPr="0010537B">
          <w:rPr>
            <w:rFonts w:ascii="Times New Roman" w:eastAsia="KaiTi" w:hAnsi="Times New Roman" w:cs="Times New Roman" w:hint="eastAsia"/>
            <w:lang w:eastAsia="zh-CN"/>
          </w:rPr>
          <w:t>，从而拥有比质量大的物体更高的能量。比如，一个人的气场或影响力不一定取决于他</w:t>
        </w:r>
        <w:r w:rsidRPr="0010537B">
          <w:rPr>
            <w:rFonts w:ascii="Times New Roman" w:eastAsia="KaiTi" w:hAnsi="Times New Roman" w:cs="Times New Roman"/>
            <w:lang w:eastAsia="zh-CN"/>
          </w:rPr>
          <w:t>/</w:t>
        </w:r>
        <w:r w:rsidRPr="0010537B">
          <w:rPr>
            <w:rFonts w:ascii="Times New Roman" w:eastAsia="KaiTi" w:hAnsi="Times New Roman" w:cs="Times New Roman" w:hint="eastAsia"/>
            <w:lang w:eastAsia="zh-CN"/>
          </w:rPr>
          <w:t>她的身体重量，而是与他</w:t>
        </w:r>
        <w:r w:rsidRPr="0010537B">
          <w:rPr>
            <w:rFonts w:ascii="Times New Roman" w:eastAsia="KaiTi" w:hAnsi="Times New Roman" w:cs="Times New Roman"/>
            <w:lang w:eastAsia="zh-CN"/>
          </w:rPr>
          <w:t>/</w:t>
        </w:r>
        <w:r w:rsidRPr="0010537B">
          <w:rPr>
            <w:rFonts w:ascii="Times New Roman" w:eastAsia="KaiTi" w:hAnsi="Times New Roman" w:cs="Times New Roman" w:hint="eastAsia"/>
            <w:lang w:eastAsia="zh-CN"/>
          </w:rPr>
          <w:t>她的意识能量层级有关。爱因斯坦所说的物质内部有能量。但是能量不</w:t>
        </w:r>
        <w:r w:rsidRPr="0010537B">
          <w:rPr>
            <w:rFonts w:ascii="Times New Roman" w:eastAsia="KaiTi" w:hAnsi="Times New Roman" w:cs="Times New Roman" w:hint="eastAsia"/>
            <w:lang w:eastAsia="zh-CN"/>
          </w:rPr>
          <w:lastRenderedPageBreak/>
          <w:t>一定会和质量成正比。每一个人的当下就是由意念决定的。意念也包含了意识能量层级。</w:t>
        </w:r>
      </w:ins>
    </w:p>
    <w:p w14:paraId="72D695DE" w14:textId="368B2B78" w:rsidR="00FE7B4D" w:rsidRPr="009B4C70" w:rsidDel="00FB4957" w:rsidRDefault="00FE7B4D">
      <w:pPr>
        <w:pStyle w:val="a3"/>
        <w:numPr>
          <w:ilvl w:val="0"/>
          <w:numId w:val="7"/>
        </w:numPr>
        <w:ind w:leftChars="0"/>
        <w:jc w:val="both"/>
        <w:rPr>
          <w:del w:id="1034" w:author="吴敏" w:date="2023-05-13T22:48:00Z"/>
          <w:rFonts w:ascii="Times New Roman" w:eastAsia="KaiTi" w:hAnsi="Times New Roman" w:cs="Times New Roman"/>
          <w:lang w:eastAsia="zh-CN"/>
          <w:rPrChange w:id="1035" w:author="吴敏" w:date="2023-05-13T23:16:00Z">
            <w:rPr>
              <w:del w:id="1036" w:author="吴敏" w:date="2023-05-13T22:48:00Z"/>
              <w:rFonts w:ascii="Times New Roman" w:eastAsia="KaiTi" w:hAnsi="Times New Roman" w:cs="Times New Roman"/>
              <w:highlight w:val="yellow"/>
              <w:lang w:eastAsia="zh-CN"/>
            </w:rPr>
          </w:rPrChange>
        </w:rPr>
        <w:pPrChange w:id="1037" w:author="吴敏" w:date="2023-05-13T23:07:00Z">
          <w:pPr>
            <w:pStyle w:val="a3"/>
            <w:numPr>
              <w:numId w:val="7"/>
            </w:numPr>
            <w:ind w:firstLine="200"/>
            <w:jc w:val="both"/>
          </w:pPr>
        </w:pPrChange>
      </w:pPr>
      <w:del w:id="1038" w:author="吴敏" w:date="2023-05-13T23:14:00Z">
        <w:r w:rsidRPr="009B4C70" w:rsidDel="009B4C70">
          <w:rPr>
            <w:rFonts w:ascii="Times New Roman" w:eastAsia="KaiTi" w:hAnsi="Times New Roman" w:cs="Times New Roman" w:hint="eastAsia"/>
            <w:lang w:eastAsia="zh-CN"/>
            <w:rPrChange w:id="1039" w:author="吴敏" w:date="2023-05-13T23:16:00Z">
              <w:rPr>
                <w:rFonts w:ascii="Times New Roman" w:eastAsia="KaiTi" w:hAnsi="Times New Roman" w:cs="Times New Roman" w:hint="eastAsia"/>
                <w:highlight w:val="yellow"/>
                <w:lang w:eastAsia="zh-CN"/>
              </w:rPr>
            </w:rPrChange>
          </w:rPr>
          <w:delText>在宇宙中没有物质是</w:delText>
        </w:r>
      </w:del>
      <w:ins w:id="1040" w:author="顏 秉田" w:date="2023-04-22T00:33:00Z">
        <w:del w:id="1041" w:author="吴敏" w:date="2023-05-13T23:14:00Z">
          <w:r w:rsidR="007E17DA" w:rsidRPr="009B4C70" w:rsidDel="009B4C70">
            <w:rPr>
              <w:rFonts w:ascii="Times New Roman" w:hAnsi="Times New Roman" w:cs="Times New Roman" w:hint="eastAsia"/>
              <w:lang w:eastAsia="zh-CN"/>
              <w:rPrChange w:id="1042" w:author="吴敏" w:date="2023-05-13T23:16:00Z">
                <w:rPr>
                  <w:rFonts w:ascii="Times New Roman" w:hAnsi="Times New Roman" w:cs="Times New Roman" w:hint="eastAsia"/>
                  <w:highlight w:val="yellow"/>
                  <w:lang w:eastAsia="zh-CN"/>
                </w:rPr>
              </w:rPrChange>
            </w:rPr>
            <w:delText>完全</w:delText>
          </w:r>
        </w:del>
      </w:ins>
      <w:del w:id="1043" w:author="吴敏" w:date="2023-05-13T23:14:00Z">
        <w:r w:rsidRPr="009B4C70" w:rsidDel="009B4C70">
          <w:rPr>
            <w:rFonts w:ascii="Times New Roman" w:eastAsia="KaiTi" w:hAnsi="Times New Roman" w:cs="Times New Roman" w:hint="eastAsia"/>
            <w:lang w:eastAsia="zh-CN"/>
            <w:rPrChange w:id="1044" w:author="吴敏" w:date="2023-05-13T23:16:00Z">
              <w:rPr>
                <w:rFonts w:ascii="Times New Roman" w:eastAsia="KaiTi" w:hAnsi="Times New Roman" w:cs="Times New Roman" w:hint="eastAsia"/>
                <w:highlight w:val="yellow"/>
                <w:lang w:eastAsia="zh-CN"/>
              </w:rPr>
            </w:rPrChange>
          </w:rPr>
          <w:delText>静止的，静止的物质都会“衰退”回</w:delText>
        </w:r>
        <w:r w:rsidRPr="009B4C70" w:rsidDel="009B4C70">
          <w:rPr>
            <w:rFonts w:ascii="Times New Roman" w:eastAsia="KaiTi" w:hAnsi="Times New Roman" w:cs="Times New Roman"/>
            <w:lang w:eastAsia="zh-CN"/>
            <w:rPrChange w:id="1045" w:author="吴敏" w:date="2023-05-13T23:16:00Z">
              <w:rPr>
                <w:rFonts w:ascii="Times New Roman" w:eastAsia="KaiTi" w:hAnsi="Times New Roman" w:cs="Times New Roman"/>
                <w:highlight w:val="yellow"/>
                <w:lang w:eastAsia="zh-CN"/>
              </w:rPr>
            </w:rPrChange>
          </w:rPr>
          <w:delText>The one</w:delText>
        </w:r>
        <w:r w:rsidRPr="009B4C70" w:rsidDel="009B4C70">
          <w:rPr>
            <w:rFonts w:ascii="Times New Roman" w:eastAsia="KaiTi" w:hAnsi="Times New Roman" w:cs="Times New Roman" w:hint="eastAsia"/>
            <w:lang w:eastAsia="zh-CN"/>
            <w:rPrChange w:id="1046" w:author="吴敏" w:date="2023-05-13T23:16:00Z">
              <w:rPr>
                <w:rFonts w:ascii="Times New Roman" w:eastAsia="KaiTi" w:hAnsi="Times New Roman" w:cs="Times New Roman" w:hint="eastAsia"/>
                <w:highlight w:val="yellow"/>
                <w:lang w:eastAsia="zh-CN"/>
              </w:rPr>
            </w:rPrChange>
          </w:rPr>
          <w:delText>状态。（</w:delText>
        </w:r>
      </w:del>
      <w:del w:id="1047" w:author="吴敏" w:date="2023-05-14T00:47:00Z">
        <w:r w:rsidRPr="009B4C70" w:rsidDel="0010537B">
          <w:rPr>
            <w:rFonts w:ascii="Times New Roman" w:eastAsia="KaiTi" w:hAnsi="Times New Roman" w:cs="Times New Roman"/>
            <w:lang w:eastAsia="zh-CN"/>
            <w:rPrChange w:id="1048"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49" w:author="吴敏" w:date="2023-05-13T23:16:00Z">
              <w:rPr>
                <w:rFonts w:ascii="Times New Roman" w:eastAsia="KaiTi" w:hAnsi="Times New Roman" w:cs="Times New Roman" w:hint="eastAsia"/>
                <w:highlight w:val="yellow"/>
                <w:lang w:eastAsia="zh-CN"/>
              </w:rPr>
            </w:rPrChange>
          </w:rPr>
          <w:delText>不是全然静止的，</w:delText>
        </w:r>
      </w:del>
      <w:ins w:id="1050" w:author="顏 秉田" w:date="2023-04-22T00:33:00Z">
        <w:del w:id="1051" w:author="吴敏" w:date="2023-05-14T00:47:00Z">
          <w:r w:rsidR="007E17DA" w:rsidRPr="009B4C70" w:rsidDel="0010537B">
            <w:rPr>
              <w:rFonts w:ascii="Times New Roman" w:hAnsi="Times New Roman" w:cs="Times New Roman" w:hint="eastAsia"/>
              <w:lang w:eastAsia="zh-CN"/>
              <w:rPrChange w:id="1052" w:author="吴敏" w:date="2023-05-13T23:16:00Z">
                <w:rPr>
                  <w:rFonts w:ascii="Times New Roman" w:hAnsi="Times New Roman" w:cs="Times New Roman" w:hint="eastAsia"/>
                  <w:highlight w:val="yellow"/>
                  <w:lang w:eastAsia="zh-CN"/>
                </w:rPr>
              </w:rPrChange>
            </w:rPr>
            <w:delText>也</w:delText>
          </w:r>
        </w:del>
      </w:ins>
      <w:del w:id="1053" w:author="吴敏" w:date="2023-05-14T00:47:00Z">
        <w:r w:rsidRPr="009B4C70" w:rsidDel="0010537B">
          <w:rPr>
            <w:rFonts w:ascii="Times New Roman" w:eastAsia="KaiTi" w:hAnsi="Times New Roman" w:cs="Times New Roman" w:hint="eastAsia"/>
            <w:lang w:eastAsia="zh-CN"/>
            <w:rPrChange w:id="1054" w:author="吴敏" w:date="2023-05-13T23:16:00Z">
              <w:rPr>
                <w:rFonts w:ascii="Times New Roman" w:eastAsia="KaiTi" w:hAnsi="Times New Roman" w:cs="Times New Roman" w:hint="eastAsia"/>
                <w:highlight w:val="yellow"/>
                <w:lang w:eastAsia="zh-CN"/>
              </w:rPr>
            </w:rPrChange>
          </w:rPr>
          <w:delText>而</w:delText>
        </w:r>
      </w:del>
      <w:del w:id="1055" w:author="吴敏" w:date="2023-05-13T23:14:00Z">
        <w:r w:rsidRPr="009B4C70" w:rsidDel="009B4C70">
          <w:rPr>
            <w:rFonts w:ascii="Times New Roman" w:eastAsia="KaiTi" w:hAnsi="Times New Roman" w:cs="Times New Roman" w:hint="eastAsia"/>
            <w:lang w:eastAsia="zh-CN"/>
            <w:rPrChange w:id="1056" w:author="吴敏" w:date="2023-05-13T23:16:00Z">
              <w:rPr>
                <w:rFonts w:ascii="Times New Roman" w:eastAsia="KaiTi" w:hAnsi="Times New Roman" w:cs="Times New Roman" w:hint="eastAsia"/>
                <w:highlight w:val="yellow"/>
                <w:lang w:eastAsia="zh-CN"/>
              </w:rPr>
            </w:rPrChange>
          </w:rPr>
          <w:delText>是</w:delText>
        </w:r>
      </w:del>
      <w:del w:id="1057" w:author="吴敏" w:date="2023-05-14T00:47:00Z">
        <w:r w:rsidRPr="009B4C70" w:rsidDel="0010537B">
          <w:rPr>
            <w:rFonts w:ascii="Times New Roman" w:eastAsia="KaiTi" w:hAnsi="Times New Roman" w:cs="Times New Roman" w:hint="eastAsia"/>
            <w:lang w:eastAsia="zh-CN"/>
            <w:rPrChange w:id="1058" w:author="吴敏" w:date="2023-05-13T23:16:00Z">
              <w:rPr>
                <w:rFonts w:ascii="Times New Roman" w:eastAsia="KaiTi" w:hAnsi="Times New Roman" w:cs="Times New Roman" w:hint="eastAsia"/>
                <w:highlight w:val="yellow"/>
                <w:lang w:eastAsia="zh-CN"/>
              </w:rPr>
            </w:rPrChange>
          </w:rPr>
          <w:delText>运动</w:delText>
        </w:r>
      </w:del>
      <w:del w:id="1059" w:author="吴敏" w:date="2023-05-13T23:14:00Z">
        <w:r w:rsidRPr="009B4C70" w:rsidDel="009B4C70">
          <w:rPr>
            <w:rFonts w:ascii="Times New Roman" w:eastAsia="KaiTi" w:hAnsi="Times New Roman" w:cs="Times New Roman" w:hint="eastAsia"/>
            <w:lang w:eastAsia="zh-CN"/>
            <w:rPrChange w:id="1060" w:author="吴敏" w:date="2023-05-13T23:16:00Z">
              <w:rPr>
                <w:rFonts w:ascii="Times New Roman" w:eastAsia="KaiTi" w:hAnsi="Times New Roman" w:cs="Times New Roman" w:hint="eastAsia"/>
                <w:highlight w:val="yellow"/>
                <w:lang w:eastAsia="zh-CN"/>
              </w:rPr>
            </w:rPrChange>
          </w:rPr>
          <w:delText>的</w:delText>
        </w:r>
      </w:del>
      <w:del w:id="1061" w:author="吴敏" w:date="2023-05-14T00:47:00Z">
        <w:r w:rsidRPr="009B4C70" w:rsidDel="0010537B">
          <w:rPr>
            <w:rFonts w:ascii="Times New Roman" w:eastAsia="KaiTi" w:hAnsi="Times New Roman" w:cs="Times New Roman" w:hint="eastAsia"/>
            <w:lang w:eastAsia="zh-CN"/>
            <w:rPrChange w:id="1062" w:author="吴敏" w:date="2023-05-13T23:16:00Z">
              <w:rPr>
                <w:rFonts w:ascii="Times New Roman" w:eastAsia="KaiTi" w:hAnsi="Times New Roman" w:cs="Times New Roman" w:hint="eastAsia"/>
                <w:highlight w:val="yellow"/>
                <w:lang w:eastAsia="zh-CN"/>
              </w:rPr>
            </w:rPrChange>
          </w:rPr>
          <w:delText>，</w:delText>
        </w:r>
      </w:del>
      <w:del w:id="1063" w:author="吴敏" w:date="2023-05-13T23:15:00Z">
        <w:r w:rsidRPr="009B4C70" w:rsidDel="009B4C70">
          <w:rPr>
            <w:rFonts w:ascii="Times New Roman" w:eastAsia="KaiTi" w:hAnsi="Times New Roman" w:cs="Times New Roman" w:hint="eastAsia"/>
            <w:lang w:eastAsia="zh-CN"/>
            <w:rPrChange w:id="1064" w:author="吴敏" w:date="2023-05-13T23:16:00Z">
              <w:rPr>
                <w:rFonts w:ascii="Times New Roman" w:eastAsia="KaiTi" w:hAnsi="Times New Roman" w:cs="Times New Roman" w:hint="eastAsia"/>
                <w:highlight w:val="yellow"/>
                <w:lang w:eastAsia="zh-CN"/>
              </w:rPr>
            </w:rPrChange>
          </w:rPr>
          <w:delText>会以一个几乎没有移动的速度在移动。</w:delText>
        </w:r>
      </w:del>
      <w:del w:id="1065" w:author="吴敏" w:date="2023-05-14T00:47:00Z">
        <w:r w:rsidRPr="009B4C70" w:rsidDel="0010537B">
          <w:rPr>
            <w:rFonts w:ascii="Times New Roman" w:eastAsia="KaiTi" w:hAnsi="Times New Roman" w:cs="Times New Roman"/>
            <w:lang w:eastAsia="zh-CN"/>
            <w:rPrChange w:id="1066"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67" w:author="吴敏" w:date="2023-05-13T23:16:00Z">
              <w:rPr>
                <w:rFonts w:ascii="Times New Roman" w:eastAsia="KaiTi" w:hAnsi="Times New Roman" w:cs="Times New Roman" w:hint="eastAsia"/>
                <w:highlight w:val="yellow"/>
                <w:lang w:eastAsia="zh-CN"/>
              </w:rPr>
            </w:rPrChange>
          </w:rPr>
          <w:delText>会扩张，也会收缩。不确定是否要在我们的论文中表达。宇宙中的第一个意念创造了第一个</w:delText>
        </w:r>
        <w:r w:rsidRPr="009B4C70" w:rsidDel="0010537B">
          <w:rPr>
            <w:rFonts w:ascii="Times New Roman" w:eastAsia="KaiTi" w:hAnsi="Times New Roman" w:cs="Times New Roman"/>
            <w:lang w:eastAsia="zh-CN"/>
            <w:rPrChange w:id="1068"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69" w:author="吴敏" w:date="2023-05-13T23:16:00Z">
              <w:rPr>
                <w:rFonts w:ascii="Times New Roman" w:eastAsia="KaiTi" w:hAnsi="Times New Roman" w:cs="Times New Roman" w:hint="eastAsia"/>
                <w:highlight w:val="yellow"/>
                <w:lang w:eastAsia="zh-CN"/>
              </w:rPr>
            </w:rPrChange>
          </w:rPr>
          <w:delText>，之后因为</w:delText>
        </w:r>
        <w:r w:rsidRPr="009B4C70" w:rsidDel="0010537B">
          <w:rPr>
            <w:rFonts w:ascii="Times New Roman" w:eastAsia="KaiTi" w:hAnsi="Times New Roman" w:cs="Times New Roman"/>
            <w:lang w:eastAsia="zh-CN"/>
            <w:rPrChange w:id="1070"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1" w:author="吴敏" w:date="2023-05-13T23:16:00Z">
              <w:rPr>
                <w:rFonts w:ascii="Times New Roman" w:eastAsia="KaiTi" w:hAnsi="Times New Roman" w:cs="Times New Roman" w:hint="eastAsia"/>
                <w:highlight w:val="yellow"/>
                <w:lang w:eastAsia="zh-CN"/>
              </w:rPr>
            </w:rPrChange>
          </w:rPr>
          <w:delText>的自生性，</w:delText>
        </w:r>
        <w:r w:rsidRPr="009B4C70" w:rsidDel="0010537B">
          <w:rPr>
            <w:rFonts w:ascii="Times New Roman" w:eastAsia="KaiTi" w:hAnsi="Times New Roman" w:cs="Times New Roman"/>
            <w:lang w:eastAsia="zh-CN"/>
            <w:rPrChange w:id="1072"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3" w:author="吴敏" w:date="2023-05-13T23:16:00Z">
              <w:rPr>
                <w:rFonts w:ascii="Times New Roman" w:eastAsia="KaiTi" w:hAnsi="Times New Roman" w:cs="Times New Roman" w:hint="eastAsia"/>
                <w:highlight w:val="yellow"/>
                <w:lang w:eastAsia="zh-CN"/>
              </w:rPr>
            </w:rPrChange>
          </w:rPr>
          <w:delText>开始无限扩张。第一个意念从何而来？不见得来自于我们这个宇宙。现在的物理学不一定在乎第一个</w:delText>
        </w:r>
        <w:r w:rsidRPr="009B4C70" w:rsidDel="0010537B">
          <w:rPr>
            <w:rFonts w:ascii="Times New Roman" w:eastAsia="KaiTi" w:hAnsi="Times New Roman" w:cs="Times New Roman"/>
            <w:lang w:eastAsia="zh-CN"/>
            <w:rPrChange w:id="1074"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5" w:author="吴敏" w:date="2023-05-13T23:16:00Z">
              <w:rPr>
                <w:rFonts w:ascii="Times New Roman" w:eastAsia="KaiTi" w:hAnsi="Times New Roman" w:cs="Times New Roman" w:hint="eastAsia"/>
                <w:highlight w:val="yellow"/>
                <w:lang w:eastAsia="zh-CN"/>
              </w:rPr>
            </w:rPrChange>
          </w:rPr>
          <w:delText>从哪里来，在乎怎么用。当第一个意念决定把</w:delText>
        </w:r>
        <w:r w:rsidRPr="009B4C70" w:rsidDel="0010537B">
          <w:rPr>
            <w:rFonts w:ascii="Times New Roman" w:eastAsia="KaiTi" w:hAnsi="Times New Roman" w:cs="Times New Roman"/>
            <w:lang w:eastAsia="zh-CN"/>
            <w:rPrChange w:id="1076"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7" w:author="吴敏" w:date="2023-05-13T23:16:00Z">
              <w:rPr>
                <w:rFonts w:ascii="Times New Roman" w:eastAsia="KaiTi" w:hAnsi="Times New Roman" w:cs="Times New Roman" w:hint="eastAsia"/>
                <w:highlight w:val="yellow"/>
                <w:lang w:eastAsia="zh-CN"/>
              </w:rPr>
            </w:rPrChange>
          </w:rPr>
          <w:delText>收回去，就开始收缩了。或者说，如果他的念力衰退，一切就会回到第一个</w:delText>
        </w:r>
        <w:r w:rsidRPr="009B4C70" w:rsidDel="0010537B">
          <w:rPr>
            <w:rFonts w:ascii="Times New Roman" w:eastAsia="KaiTi" w:hAnsi="Times New Roman" w:cs="Times New Roman"/>
            <w:lang w:eastAsia="zh-CN"/>
            <w:rPrChange w:id="1078"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79" w:author="吴敏" w:date="2023-05-13T23:16:00Z">
              <w:rPr>
                <w:rFonts w:ascii="Times New Roman" w:eastAsia="KaiTi" w:hAnsi="Times New Roman" w:cs="Times New Roman" w:hint="eastAsia"/>
                <w:highlight w:val="yellow"/>
                <w:lang w:eastAsia="zh-CN"/>
              </w:rPr>
            </w:rPrChange>
          </w:rPr>
          <w:delText>。爱因斯提的质能方程，质量</w:delText>
        </w:r>
        <w:r w:rsidRPr="009B4C70" w:rsidDel="0010537B">
          <w:rPr>
            <w:rFonts w:ascii="Times New Roman" w:eastAsia="KaiTi" w:hAnsi="Times New Roman" w:cs="Times New Roman"/>
            <w:lang w:eastAsia="zh-CN"/>
            <w:rPrChange w:id="1080" w:author="吴敏" w:date="2023-05-13T23:16:00Z">
              <w:rPr>
                <w:rFonts w:ascii="Times New Roman" w:eastAsia="KaiTi" w:hAnsi="Times New Roman" w:cs="Times New Roman"/>
                <w:highlight w:val="yellow"/>
                <w:lang w:eastAsia="zh-CN"/>
              </w:rPr>
            </w:rPrChange>
          </w:rPr>
          <w:delText>/</w:delText>
        </w:r>
        <w:r w:rsidRPr="009B4C70" w:rsidDel="0010537B">
          <w:rPr>
            <w:rFonts w:ascii="Times New Roman" w:eastAsia="KaiTi" w:hAnsi="Times New Roman" w:cs="Times New Roman" w:hint="eastAsia"/>
            <w:lang w:eastAsia="zh-CN"/>
            <w:rPrChange w:id="1081" w:author="吴敏" w:date="2023-05-13T23:16:00Z">
              <w:rPr>
                <w:rFonts w:ascii="Times New Roman" w:eastAsia="KaiTi" w:hAnsi="Times New Roman" w:cs="Times New Roman" w:hint="eastAsia"/>
                <w:highlight w:val="yellow"/>
                <w:lang w:eastAsia="zh-CN"/>
              </w:rPr>
            </w:rPrChange>
          </w:rPr>
          <w:delText>愿力越大，能量就越大。质量是愿力的显化版，愿力是质量的初始版。</w:delText>
        </w:r>
        <w:r w:rsidRPr="009B4C70" w:rsidDel="0010537B">
          <w:rPr>
            <w:rFonts w:ascii="Times New Roman" w:eastAsia="KaiTi" w:hAnsi="Times New Roman" w:cs="Times New Roman"/>
            <w:lang w:eastAsia="zh-CN"/>
            <w:rPrChange w:id="1082" w:author="吴敏" w:date="2023-05-13T23:16:00Z">
              <w:rPr>
                <w:rFonts w:ascii="Times New Roman" w:eastAsia="KaiTi" w:hAnsi="Times New Roman" w:cs="Times New Roman"/>
                <w:highlight w:val="yellow"/>
                <w:lang w:eastAsia="zh-CN"/>
              </w:rPr>
            </w:rPrChange>
          </w:rPr>
          <w:delText xml:space="preserve"> The one</w:delText>
        </w:r>
        <w:r w:rsidRPr="009B4C70" w:rsidDel="0010537B">
          <w:rPr>
            <w:rFonts w:ascii="Times New Roman" w:eastAsia="KaiTi" w:hAnsi="Times New Roman" w:cs="Times New Roman" w:hint="eastAsia"/>
            <w:lang w:eastAsia="zh-CN"/>
            <w:rPrChange w:id="1083" w:author="吴敏" w:date="2023-05-13T23:16:00Z">
              <w:rPr>
                <w:rFonts w:ascii="Times New Roman" w:eastAsia="KaiTi" w:hAnsi="Times New Roman" w:cs="Times New Roman" w:hint="eastAsia"/>
                <w:highlight w:val="yellow"/>
                <w:lang w:eastAsia="zh-CN"/>
              </w:rPr>
            </w:rPrChange>
          </w:rPr>
          <w:delText>是运动速度最慢的，几乎是静止的。和</w:delText>
        </w:r>
        <w:r w:rsidRPr="009B4C70" w:rsidDel="0010537B">
          <w:rPr>
            <w:rFonts w:ascii="Times New Roman" w:eastAsia="KaiTi" w:hAnsi="Times New Roman" w:cs="Times New Roman"/>
            <w:lang w:eastAsia="zh-CN"/>
            <w:rPrChange w:id="1084"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85" w:author="吴敏" w:date="2023-05-13T23:16:00Z">
              <w:rPr>
                <w:rFonts w:ascii="Times New Roman" w:eastAsia="KaiTi" w:hAnsi="Times New Roman" w:cs="Times New Roman" w:hint="eastAsia"/>
                <w:highlight w:val="yellow"/>
                <w:lang w:eastAsia="zh-CN"/>
              </w:rPr>
            </w:rPrChange>
          </w:rPr>
          <w:delText>相比，以太也是运动的，它的运动速度比</w:delText>
        </w:r>
        <w:r w:rsidRPr="009B4C70" w:rsidDel="0010537B">
          <w:rPr>
            <w:rFonts w:ascii="Times New Roman" w:eastAsia="KaiTi" w:hAnsi="Times New Roman" w:cs="Times New Roman"/>
            <w:lang w:eastAsia="zh-CN"/>
            <w:rPrChange w:id="1086"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87" w:author="吴敏" w:date="2023-05-13T23:16:00Z">
              <w:rPr>
                <w:rFonts w:ascii="Times New Roman" w:eastAsia="KaiTi" w:hAnsi="Times New Roman" w:cs="Times New Roman" w:hint="eastAsia"/>
                <w:highlight w:val="yellow"/>
                <w:lang w:eastAsia="zh-CN"/>
              </w:rPr>
            </w:rPrChange>
          </w:rPr>
          <w:delText>快一些；电磁波的运动比</w:delText>
        </w:r>
        <w:r w:rsidRPr="009B4C70" w:rsidDel="0010537B">
          <w:rPr>
            <w:rFonts w:ascii="Times New Roman" w:eastAsia="KaiTi" w:hAnsi="Times New Roman" w:cs="Times New Roman"/>
            <w:lang w:eastAsia="zh-CN"/>
            <w:rPrChange w:id="1088"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89" w:author="吴敏" w:date="2023-05-13T23:16:00Z">
              <w:rPr>
                <w:rFonts w:ascii="Times New Roman" w:eastAsia="KaiTi" w:hAnsi="Times New Roman" w:cs="Times New Roman" w:hint="eastAsia"/>
                <w:highlight w:val="yellow"/>
                <w:lang w:eastAsia="zh-CN"/>
              </w:rPr>
            </w:rPrChange>
          </w:rPr>
          <w:delText>快一些。如果</w:delText>
        </w:r>
        <w:r w:rsidRPr="009B4C70" w:rsidDel="0010537B">
          <w:rPr>
            <w:rFonts w:ascii="Times New Roman" w:eastAsia="KaiTi" w:hAnsi="Times New Roman" w:cs="Times New Roman"/>
            <w:lang w:eastAsia="zh-CN"/>
            <w:rPrChange w:id="1090"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1" w:author="吴敏" w:date="2023-05-13T23:16:00Z">
              <w:rPr>
                <w:rFonts w:ascii="Times New Roman" w:eastAsia="KaiTi" w:hAnsi="Times New Roman" w:cs="Times New Roman" w:hint="eastAsia"/>
                <w:highlight w:val="yellow"/>
                <w:lang w:eastAsia="zh-CN"/>
              </w:rPr>
            </w:rPrChange>
          </w:rPr>
          <w:delText>比它们都快，它们就没有办法跟上</w:delText>
        </w:r>
        <w:r w:rsidRPr="009B4C70" w:rsidDel="0010537B">
          <w:rPr>
            <w:rFonts w:ascii="Times New Roman" w:eastAsia="KaiTi" w:hAnsi="Times New Roman" w:cs="Times New Roman"/>
            <w:lang w:eastAsia="zh-CN"/>
            <w:rPrChange w:id="1092"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3" w:author="吴敏" w:date="2023-05-13T23:16:00Z">
              <w:rPr>
                <w:rFonts w:ascii="Times New Roman" w:eastAsia="KaiTi" w:hAnsi="Times New Roman" w:cs="Times New Roman" w:hint="eastAsia"/>
                <w:highlight w:val="yellow"/>
                <w:lang w:eastAsia="zh-CN"/>
              </w:rPr>
            </w:rPrChange>
          </w:rPr>
          <w:delText>，</w:delText>
        </w:r>
        <w:r w:rsidRPr="009B4C70" w:rsidDel="0010537B">
          <w:rPr>
            <w:rFonts w:ascii="Times New Roman" w:eastAsia="KaiTi" w:hAnsi="Times New Roman" w:cs="Times New Roman"/>
            <w:lang w:eastAsia="zh-CN"/>
            <w:rPrChange w:id="1094"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5" w:author="吴敏" w:date="2023-05-13T23:16:00Z">
              <w:rPr>
                <w:rFonts w:ascii="Times New Roman" w:eastAsia="KaiTi" w:hAnsi="Times New Roman" w:cs="Times New Roman" w:hint="eastAsia"/>
                <w:highlight w:val="yellow"/>
                <w:lang w:eastAsia="zh-CN"/>
              </w:rPr>
            </w:rPrChange>
          </w:rPr>
          <w:delText>就没有办法成为介质。介质相对不动。铁轨不会跑得比高铁快，不然铁轨就载人了。所以学生要比老师跑得快。物质回到的状态取决于它最原始的状态。气体就回到气体，物质就回到物质，</w:delText>
        </w:r>
        <w:r w:rsidRPr="009B4C70" w:rsidDel="0010537B">
          <w:rPr>
            <w:rFonts w:ascii="Times New Roman" w:eastAsia="KaiTi" w:hAnsi="Times New Roman" w:cs="Times New Roman"/>
            <w:lang w:eastAsia="zh-CN"/>
            <w:rPrChange w:id="1096"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7" w:author="吴敏" w:date="2023-05-13T23:16:00Z">
              <w:rPr>
                <w:rFonts w:ascii="Times New Roman" w:eastAsia="KaiTi" w:hAnsi="Times New Roman" w:cs="Times New Roman" w:hint="eastAsia"/>
                <w:highlight w:val="yellow"/>
                <w:lang w:eastAsia="zh-CN"/>
              </w:rPr>
            </w:rPrChange>
          </w:rPr>
          <w:delText>就回到</w:delText>
        </w:r>
        <w:r w:rsidRPr="009B4C70" w:rsidDel="0010537B">
          <w:rPr>
            <w:rFonts w:ascii="Times New Roman" w:eastAsia="KaiTi" w:hAnsi="Times New Roman" w:cs="Times New Roman"/>
            <w:lang w:eastAsia="zh-CN"/>
            <w:rPrChange w:id="1098" w:author="吴敏" w:date="2023-05-13T23:16:00Z">
              <w:rPr>
                <w:rFonts w:ascii="Times New Roman" w:eastAsia="KaiTi" w:hAnsi="Times New Roman" w:cs="Times New Roman"/>
                <w:highlight w:val="yellow"/>
                <w:lang w:eastAsia="zh-CN"/>
              </w:rPr>
            </w:rPrChange>
          </w:rPr>
          <w:delText>The one</w:delText>
        </w:r>
        <w:r w:rsidRPr="009B4C70" w:rsidDel="0010537B">
          <w:rPr>
            <w:rFonts w:ascii="Times New Roman" w:eastAsia="KaiTi" w:hAnsi="Times New Roman" w:cs="Times New Roman" w:hint="eastAsia"/>
            <w:lang w:eastAsia="zh-CN"/>
            <w:rPrChange w:id="1099" w:author="吴敏" w:date="2023-05-13T23:16:00Z">
              <w:rPr>
                <w:rFonts w:ascii="Times New Roman" w:eastAsia="KaiTi" w:hAnsi="Times New Roman" w:cs="Times New Roman" w:hint="eastAsia"/>
                <w:highlight w:val="yellow"/>
                <w:lang w:eastAsia="zh-CN"/>
              </w:rPr>
            </w:rPrChange>
          </w:rPr>
          <w:delText>。越接近静止的物质，会根据它们的状态。释迦牟尼佛的地水火风空的理论比较完善。地会回归到地，。。。空就回归到空。空可以暂时用以太来描述。在地球可以用以太来描述，离开地球就没有办法用以太来描述。）</w:delText>
        </w:r>
      </w:del>
    </w:p>
    <w:p w14:paraId="066063C3" w14:textId="3DCC6952" w:rsidR="00B45500" w:rsidRPr="009B4C70" w:rsidDel="0010537B" w:rsidRDefault="001325DB">
      <w:pPr>
        <w:pStyle w:val="a3"/>
        <w:rPr>
          <w:del w:id="1100" w:author="吴敏" w:date="2023-05-14T00:47:00Z"/>
          <w:moveFrom w:id="1101" w:author="吴敏" w:date="2023-05-10T14:33:00Z"/>
          <w:lang w:eastAsia="zh-CN"/>
          <w:rPrChange w:id="1102" w:author="吴敏" w:date="2023-05-13T23:16:00Z">
            <w:rPr>
              <w:del w:id="1103" w:author="吴敏" w:date="2023-05-14T00:47:00Z"/>
              <w:moveFrom w:id="1104" w:author="吴敏" w:date="2023-05-10T14:33:00Z"/>
              <w:rFonts w:ascii="Times New Roman" w:eastAsia="KaiTi" w:hAnsi="Times New Roman" w:cs="Times New Roman"/>
              <w:highlight w:val="yellow"/>
              <w:lang w:eastAsia="zh-CN"/>
            </w:rPr>
          </w:rPrChange>
        </w:rPr>
        <w:pPrChange w:id="1105" w:author="吴敏" w:date="2023-05-13T23:07:00Z">
          <w:pPr>
            <w:pStyle w:val="a3"/>
            <w:numPr>
              <w:numId w:val="7"/>
            </w:numPr>
            <w:ind w:firstLine="200"/>
            <w:jc w:val="both"/>
          </w:pPr>
        </w:pPrChange>
      </w:pPr>
      <w:moveFromRangeStart w:id="1106" w:author="吴敏" w:date="2023-05-10T14:33:00Z" w:name="move134621630"/>
      <w:moveFrom w:id="1107" w:author="吴敏" w:date="2023-05-10T14:33:00Z">
        <w:del w:id="1108" w:author="吴敏" w:date="2023-05-14T00:47:00Z">
          <w:r w:rsidRPr="009B4C70" w:rsidDel="0010537B">
            <w:rPr>
              <w:rFonts w:hint="eastAsia"/>
              <w:lang w:eastAsia="zh-CN"/>
              <w:rPrChange w:id="1109" w:author="吴敏" w:date="2023-05-13T23:16:00Z">
                <w:rPr>
                  <w:rFonts w:ascii="Times New Roman" w:eastAsia="KaiTi" w:hAnsi="Times New Roman" w:cs="Times New Roman" w:hint="eastAsia"/>
                  <w:highlight w:val="yellow"/>
                  <w:lang w:eastAsia="zh-CN"/>
                </w:rPr>
              </w:rPrChange>
            </w:rPr>
            <w:delText>“</w:delText>
          </w:r>
          <w:r w:rsidRPr="009B4C70" w:rsidDel="0010537B">
            <w:rPr>
              <w:lang w:eastAsia="zh-CN"/>
              <w:rPrChange w:id="1110" w:author="吴敏" w:date="2023-05-13T23:16:00Z">
                <w:rPr>
                  <w:rFonts w:ascii="Times New Roman" w:eastAsia="KaiTi" w:hAnsi="Times New Roman" w:cs="Times New Roman"/>
                  <w:highlight w:val="yellow"/>
                  <w:lang w:eastAsia="zh-CN"/>
                </w:rPr>
              </w:rPrChange>
            </w:rPr>
            <w:delText>The one</w:delText>
          </w:r>
          <w:r w:rsidRPr="009B4C70" w:rsidDel="0010537B">
            <w:rPr>
              <w:rFonts w:hint="eastAsia"/>
              <w:lang w:eastAsia="zh-CN"/>
              <w:rPrChange w:id="1111" w:author="吴敏" w:date="2023-05-13T23:16:00Z">
                <w:rPr>
                  <w:rFonts w:ascii="Times New Roman" w:eastAsia="KaiTi" w:hAnsi="Times New Roman" w:cs="Times New Roman" w:hint="eastAsia"/>
                  <w:highlight w:val="yellow"/>
                  <w:lang w:eastAsia="zh-CN"/>
                </w:rPr>
              </w:rPrChange>
            </w:rPr>
            <w:delText>”可以影响时间的运动。</w:delText>
          </w:r>
          <w:r w:rsidR="00FE7B4D" w:rsidRPr="009B4C70" w:rsidDel="0010537B">
            <w:rPr>
              <w:rFonts w:hint="eastAsia"/>
              <w:lang w:eastAsia="zh-CN"/>
              <w:rPrChange w:id="1112" w:author="吴敏" w:date="2023-05-13T23:16:00Z">
                <w:rPr>
                  <w:rFonts w:ascii="Times New Roman" w:eastAsia="KaiTi" w:hAnsi="Times New Roman" w:cs="Times New Roman" w:hint="eastAsia"/>
                  <w:highlight w:val="yellow"/>
                  <w:lang w:eastAsia="zh-CN"/>
                </w:rPr>
              </w:rPrChange>
            </w:rPr>
            <w:delText>宇宙中的运动产生了时间幻觉，时间只是对事件的人为“测量”。（越接近</w:delText>
          </w:r>
          <w:r w:rsidR="00FE7B4D" w:rsidRPr="009B4C70" w:rsidDel="0010537B">
            <w:rPr>
              <w:lang w:eastAsia="zh-CN"/>
              <w:rPrChange w:id="1113"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14" w:author="吴敏" w:date="2023-05-13T23:16:00Z">
                <w:rPr>
                  <w:rFonts w:ascii="Times New Roman" w:eastAsia="KaiTi" w:hAnsi="Times New Roman" w:cs="Times New Roman" w:hint="eastAsia"/>
                  <w:highlight w:val="yellow"/>
                  <w:lang w:eastAsia="zh-CN"/>
                </w:rPr>
              </w:rPrChange>
            </w:rPr>
            <w:delText>，就越接近静止。安静的静不止是运动，安静下来才可以感受</w:delText>
          </w:r>
          <w:r w:rsidR="00FE7B4D" w:rsidRPr="009B4C70" w:rsidDel="0010537B">
            <w:rPr>
              <w:lang w:eastAsia="zh-CN"/>
              <w:rPrChange w:id="1115"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16" w:author="吴敏" w:date="2023-05-13T23:16:00Z">
                <w:rPr>
                  <w:rFonts w:ascii="Times New Roman" w:eastAsia="KaiTi" w:hAnsi="Times New Roman" w:cs="Times New Roman" w:hint="eastAsia"/>
                  <w:highlight w:val="yellow"/>
                  <w:lang w:eastAsia="zh-CN"/>
                </w:rPr>
              </w:rPrChange>
            </w:rPr>
            <w:delText>并重新创造</w:delText>
          </w:r>
          <w:r w:rsidR="00FE7B4D" w:rsidRPr="009B4C70" w:rsidDel="0010537B">
            <w:rPr>
              <w:lang w:eastAsia="zh-CN"/>
              <w:rPrChange w:id="1117"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18" w:author="吴敏" w:date="2023-05-13T23:16:00Z">
                <w:rPr>
                  <w:rFonts w:ascii="Times New Roman" w:eastAsia="KaiTi" w:hAnsi="Times New Roman" w:cs="Times New Roman" w:hint="eastAsia"/>
                  <w:highlight w:val="yellow"/>
                  <w:lang w:eastAsia="zh-CN"/>
                </w:rPr>
              </w:rPrChange>
            </w:rPr>
            <w:delText>。从人体的构造来说，越接近静，就越可以感受到</w:delText>
          </w:r>
          <w:r w:rsidR="00FE7B4D" w:rsidRPr="009B4C70" w:rsidDel="0010537B">
            <w:rPr>
              <w:lang w:eastAsia="zh-CN"/>
              <w:rPrChange w:id="1119"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20" w:author="吴敏" w:date="2023-05-13T23:16:00Z">
                <w:rPr>
                  <w:rFonts w:ascii="Times New Roman" w:eastAsia="KaiTi" w:hAnsi="Times New Roman" w:cs="Times New Roman" w:hint="eastAsia"/>
                  <w:highlight w:val="yellow"/>
                  <w:lang w:eastAsia="zh-CN"/>
                </w:rPr>
              </w:rPrChange>
            </w:rPr>
            <w:delText>。越接近动，就越难以感受到</w:delText>
          </w:r>
          <w:r w:rsidR="00FE7B4D" w:rsidRPr="009B4C70" w:rsidDel="0010537B">
            <w:rPr>
              <w:lang w:eastAsia="zh-CN"/>
              <w:rPrChange w:id="1121" w:author="吴敏" w:date="2023-05-13T23:16:00Z">
                <w:rPr>
                  <w:rFonts w:ascii="Times New Roman" w:eastAsia="KaiTi" w:hAnsi="Times New Roman" w:cs="Times New Roman"/>
                  <w:highlight w:val="yellow"/>
                  <w:lang w:eastAsia="zh-CN"/>
                </w:rPr>
              </w:rPrChange>
            </w:rPr>
            <w:delText>The one</w:delText>
          </w:r>
          <w:r w:rsidR="00FE7B4D" w:rsidRPr="009B4C70" w:rsidDel="0010537B">
            <w:rPr>
              <w:rFonts w:hint="eastAsia"/>
              <w:lang w:eastAsia="zh-CN"/>
              <w:rPrChange w:id="1122" w:author="吴敏" w:date="2023-05-13T23:16:00Z">
                <w:rPr>
                  <w:rFonts w:ascii="Times New Roman" w:eastAsia="KaiTi" w:hAnsi="Times New Roman" w:cs="Times New Roman" w:hint="eastAsia"/>
                  <w:highlight w:val="yellow"/>
                  <w:lang w:eastAsia="zh-CN"/>
                </w:rPr>
              </w:rPrChange>
            </w:rPr>
            <w:delText>。）</w:delText>
          </w:r>
        </w:del>
      </w:moveFrom>
    </w:p>
    <w:moveFromRangeEnd w:id="1106"/>
    <w:p w14:paraId="4EB75A94" w14:textId="77777777" w:rsidR="003579A3" w:rsidRPr="0010537B" w:rsidDel="004527FD" w:rsidRDefault="003579A3">
      <w:pPr>
        <w:rPr>
          <w:del w:id="1123" w:author="吴敏" w:date="2023-04-22T16:32:00Z"/>
          <w:rFonts w:ascii="Times New Roman" w:eastAsia="KaiTi" w:hAnsi="Times New Roman" w:cs="Times New Roman"/>
          <w:lang w:eastAsia="zh-CN"/>
          <w:rPrChange w:id="1124" w:author="吴敏" w:date="2023-05-14T00:46:00Z">
            <w:rPr>
              <w:del w:id="1125" w:author="吴敏" w:date="2023-04-22T16:32:00Z"/>
              <w:lang w:eastAsia="zh-CN"/>
            </w:rPr>
          </w:rPrChange>
        </w:rPr>
        <w:pPrChange w:id="1126" w:author="吴敏" w:date="2023-05-14T00:47:00Z">
          <w:pPr>
            <w:jc w:val="both"/>
          </w:pPr>
        </w:pPrChange>
      </w:pPr>
    </w:p>
    <w:p w14:paraId="3E125D27" w14:textId="618C6606" w:rsidR="0094030C" w:rsidRPr="009B4C70" w:rsidDel="004527FD" w:rsidRDefault="0094030C">
      <w:pPr>
        <w:rPr>
          <w:del w:id="1127" w:author="吴敏" w:date="2023-04-22T16:32:00Z"/>
          <w:lang w:eastAsia="zh-CN"/>
        </w:rPr>
        <w:pPrChange w:id="1128" w:author="吴敏" w:date="2023-05-14T00:47:00Z">
          <w:pPr>
            <w:pStyle w:val="a3"/>
            <w:ind w:firstLine="200"/>
            <w:jc w:val="both"/>
          </w:pPr>
        </w:pPrChange>
      </w:pPr>
    </w:p>
    <w:p w14:paraId="576BCA0F" w14:textId="55750AA1" w:rsidR="0094030C" w:rsidRPr="009B4C70" w:rsidDel="007E17DA" w:rsidRDefault="0094030C">
      <w:pPr>
        <w:rPr>
          <w:del w:id="1129" w:author="顏 秉田" w:date="2023-04-22T00:35:00Z"/>
          <w:lang w:eastAsia="zh-CN"/>
        </w:rPr>
        <w:pPrChange w:id="1130" w:author="吴敏" w:date="2023-05-14T00:47:00Z">
          <w:pPr>
            <w:pStyle w:val="a3"/>
            <w:ind w:firstLine="200"/>
            <w:jc w:val="both"/>
          </w:pPr>
        </w:pPrChange>
      </w:pPr>
      <w:del w:id="1131" w:author="顏 秉田" w:date="2023-04-22T00:35:00Z">
        <w:r w:rsidRPr="009B4C70" w:rsidDel="007E17DA">
          <w:rPr>
            <w:rFonts w:hint="eastAsia"/>
            <w:lang w:eastAsia="zh-CN"/>
          </w:rPr>
          <w:delText>宇宙的本质就像是震动和波的交响乐。</w:delText>
        </w:r>
      </w:del>
    </w:p>
    <w:p w14:paraId="5D3379DD" w14:textId="6F354E4B" w:rsidR="0094030C" w:rsidRPr="009B4C70" w:rsidDel="007E17DA" w:rsidRDefault="0094030C">
      <w:pPr>
        <w:rPr>
          <w:del w:id="1132" w:author="顏 秉田" w:date="2023-04-22T00:35:00Z"/>
          <w:lang w:eastAsia="zh-CN"/>
        </w:rPr>
        <w:pPrChange w:id="1133" w:author="吴敏" w:date="2023-05-14T00:47:00Z">
          <w:pPr>
            <w:pStyle w:val="a3"/>
            <w:ind w:firstLine="200"/>
            <w:jc w:val="both"/>
          </w:pPr>
        </w:pPrChange>
      </w:pPr>
      <w:del w:id="1134" w:author="顏 秉田" w:date="2023-04-22T00:35:00Z">
        <w:r w:rsidRPr="009B4C70" w:rsidDel="007E17DA">
          <w:rPr>
            <w:rFonts w:hint="eastAsia"/>
            <w:lang w:eastAsia="zh-CN"/>
          </w:rPr>
          <w:delText>所有的一切都是电；</w:delText>
        </w:r>
      </w:del>
    </w:p>
    <w:p w14:paraId="1AD6FA04" w14:textId="669EB4CD" w:rsidR="0094030C" w:rsidRPr="009B4C70" w:rsidDel="007E17DA" w:rsidRDefault="0094030C">
      <w:pPr>
        <w:rPr>
          <w:del w:id="1135" w:author="顏 秉田" w:date="2023-04-22T00:35:00Z"/>
          <w:lang w:eastAsia="zh-CN"/>
        </w:rPr>
        <w:pPrChange w:id="1136" w:author="吴敏" w:date="2023-05-14T00:47:00Z">
          <w:pPr>
            <w:pStyle w:val="a3"/>
            <w:ind w:firstLine="200"/>
            <w:jc w:val="both"/>
          </w:pPr>
        </w:pPrChange>
      </w:pPr>
      <w:del w:id="1137" w:author="顏 秉田" w:date="2023-04-22T00:35:00Z">
        <w:r w:rsidRPr="009B4C70" w:rsidDel="007E17DA">
          <w:rPr>
            <w:rFonts w:hint="eastAsia"/>
            <w:lang w:eastAsia="zh-CN"/>
          </w:rPr>
          <w:delText>宇宙的各种表现都是生命力的呈现。</w:delText>
        </w:r>
      </w:del>
    </w:p>
    <w:p w14:paraId="4442200E" w14:textId="5AF58F26" w:rsidR="0094030C" w:rsidRPr="009B4C70" w:rsidDel="007E17DA" w:rsidRDefault="0094030C">
      <w:pPr>
        <w:rPr>
          <w:del w:id="1138" w:author="顏 秉田" w:date="2023-04-22T00:35:00Z"/>
          <w:lang w:eastAsia="zh-CN"/>
        </w:rPr>
        <w:pPrChange w:id="1139" w:author="吴敏" w:date="2023-05-14T00:47:00Z">
          <w:pPr>
            <w:pStyle w:val="a3"/>
            <w:ind w:firstLine="200"/>
            <w:jc w:val="both"/>
          </w:pPr>
        </w:pPrChange>
      </w:pPr>
      <w:del w:id="1140" w:author="顏 秉田" w:date="2023-04-22T00:35:00Z">
        <w:r w:rsidRPr="009B4C70" w:rsidDel="007E17DA">
          <w:rPr>
            <w:rFonts w:hint="eastAsia"/>
            <w:lang w:eastAsia="zh-CN"/>
          </w:rPr>
          <w:delText>我是</w:delText>
        </w:r>
        <w:r w:rsidRPr="009B4C70" w:rsidDel="007E17DA">
          <w:rPr>
            <w:lang w:eastAsia="zh-CN"/>
          </w:rPr>
          <w:delText>The one</w:delText>
        </w:r>
        <w:r w:rsidRPr="009B4C70" w:rsidDel="007E17DA">
          <w:rPr>
            <w:rFonts w:hint="eastAsia"/>
            <w:lang w:eastAsia="zh-CN"/>
          </w:rPr>
          <w:delText>的一部分，</w:delText>
        </w:r>
        <w:r w:rsidRPr="009B4C70" w:rsidDel="007E17DA">
          <w:rPr>
            <w:lang w:eastAsia="zh-CN"/>
          </w:rPr>
          <w:delText>The one</w:delText>
        </w:r>
        <w:r w:rsidRPr="009B4C70" w:rsidDel="007E17DA">
          <w:rPr>
            <w:rFonts w:hint="eastAsia"/>
            <w:lang w:eastAsia="zh-CN"/>
          </w:rPr>
          <w:delText>填满了我的六个感官：</w:delText>
        </w:r>
      </w:del>
    </w:p>
    <w:p w14:paraId="37D48032" w14:textId="1C849C55" w:rsidR="0094030C" w:rsidRPr="009B4C70" w:rsidDel="007E17DA" w:rsidRDefault="0094030C">
      <w:pPr>
        <w:rPr>
          <w:del w:id="1141" w:author="顏 秉田" w:date="2023-04-22T00:35:00Z"/>
          <w:lang w:eastAsia="zh-CN"/>
        </w:rPr>
        <w:pPrChange w:id="1142" w:author="吴敏" w:date="2023-05-14T00:47:00Z">
          <w:pPr>
            <w:pStyle w:val="a3"/>
            <w:ind w:firstLine="200"/>
            <w:jc w:val="both"/>
          </w:pPr>
        </w:pPrChange>
      </w:pPr>
      <w:del w:id="1143" w:author="顏 秉田" w:date="2023-04-22T00:35:00Z">
        <w:r w:rsidRPr="009B4C70" w:rsidDel="007E17DA">
          <w:rPr>
            <w:rFonts w:hint="eastAsia"/>
            <w:lang w:eastAsia="zh-CN"/>
          </w:rPr>
          <w:delText>视觉，听觉，感觉，嗅觉，触觉，思考。</w:delText>
        </w:r>
      </w:del>
    </w:p>
    <w:p w14:paraId="6E46C019" w14:textId="6D75B05C" w:rsidR="0094030C" w:rsidRPr="009B4C70" w:rsidDel="007E17DA" w:rsidRDefault="0094030C">
      <w:pPr>
        <w:rPr>
          <w:del w:id="1144" w:author="顏 秉田" w:date="2023-04-22T00:35:00Z"/>
          <w:lang w:eastAsia="zh-CN"/>
        </w:rPr>
        <w:pPrChange w:id="1145" w:author="吴敏" w:date="2023-05-14T00:47:00Z">
          <w:pPr>
            <w:pStyle w:val="a3"/>
            <w:ind w:firstLine="200"/>
            <w:jc w:val="both"/>
          </w:pPr>
        </w:pPrChange>
      </w:pPr>
      <w:del w:id="1146" w:author="顏 秉田" w:date="2023-04-22T00:35:00Z">
        <w:r w:rsidRPr="009B4C70" w:rsidDel="007E17DA">
          <w:rPr>
            <w:rFonts w:hint="eastAsia"/>
            <w:lang w:eastAsia="zh-CN"/>
          </w:rPr>
          <w:delText>思考就是我的第六感。</w:delText>
        </w:r>
      </w:del>
    </w:p>
    <w:p w14:paraId="6232F19C" w14:textId="56FBB26E" w:rsidR="0094030C" w:rsidRPr="009B4C70" w:rsidDel="007E17DA" w:rsidRDefault="0094030C">
      <w:pPr>
        <w:rPr>
          <w:del w:id="1147" w:author="顏 秉田" w:date="2023-04-22T00:35:00Z"/>
          <w:lang w:eastAsia="zh-CN"/>
        </w:rPr>
        <w:pPrChange w:id="1148" w:author="吴敏" w:date="2023-05-14T00:47:00Z">
          <w:pPr>
            <w:pStyle w:val="a3"/>
            <w:ind w:firstLine="200"/>
            <w:jc w:val="both"/>
          </w:pPr>
        </w:pPrChange>
      </w:pPr>
    </w:p>
    <w:p w14:paraId="54221C0D" w14:textId="41F85D06" w:rsidR="0094030C" w:rsidRPr="009B4C70" w:rsidDel="007E17DA" w:rsidRDefault="0094030C">
      <w:pPr>
        <w:rPr>
          <w:del w:id="1149" w:author="顏 秉田" w:date="2023-04-22T00:35:00Z"/>
          <w:lang w:eastAsia="zh-CN"/>
        </w:rPr>
        <w:pPrChange w:id="1150" w:author="吴敏" w:date="2023-05-14T00:47:00Z">
          <w:pPr>
            <w:pStyle w:val="a3"/>
            <w:ind w:firstLine="200"/>
            <w:jc w:val="both"/>
          </w:pPr>
        </w:pPrChange>
      </w:pPr>
      <w:del w:id="1151" w:author="顏 秉田" w:date="2023-04-22T00:35:00Z">
        <w:r w:rsidRPr="009B4C70" w:rsidDel="007E17DA">
          <w:rPr>
            <w:rFonts w:hint="eastAsia"/>
            <w:lang w:eastAsia="zh-CN"/>
          </w:rPr>
          <w:delText>因此，宇宙的本质就是</w:delText>
        </w:r>
        <w:r w:rsidRPr="009B4C70" w:rsidDel="007E17DA">
          <w:rPr>
            <w:lang w:eastAsia="zh-CN"/>
          </w:rPr>
          <w:delText>The one</w:delText>
        </w:r>
        <w:r w:rsidRPr="009B4C70" w:rsidDel="007E17DA">
          <w:rPr>
            <w:rFonts w:hint="eastAsia"/>
            <w:lang w:eastAsia="zh-CN"/>
          </w:rPr>
          <w:delText>，包含了波、电、磁、</w:delText>
        </w:r>
        <w:r w:rsidRPr="009B4C70" w:rsidDel="007E17DA">
          <w:rPr>
            <w:lang w:eastAsia="zh-CN"/>
          </w:rPr>
          <w:delText>…</w:delText>
        </w:r>
      </w:del>
    </w:p>
    <w:p w14:paraId="4C526CA6" w14:textId="35C4F8E0" w:rsidR="0094030C" w:rsidRPr="009B4C70" w:rsidDel="004527FD" w:rsidRDefault="0094030C">
      <w:pPr>
        <w:rPr>
          <w:del w:id="1152" w:author="吴敏" w:date="2023-04-22T16:32:00Z"/>
          <w:lang w:eastAsia="zh-CN"/>
        </w:rPr>
        <w:pPrChange w:id="1153" w:author="吴敏" w:date="2023-05-14T00:47:00Z">
          <w:pPr>
            <w:pStyle w:val="a3"/>
            <w:ind w:firstLine="200"/>
            <w:jc w:val="both"/>
          </w:pPr>
        </w:pPrChange>
      </w:pPr>
    </w:p>
    <w:p w14:paraId="2DED9EB5" w14:textId="1639E9EE" w:rsidR="00665D60" w:rsidRPr="009B4C70" w:rsidDel="007E17DA" w:rsidRDefault="00665D60">
      <w:pPr>
        <w:rPr>
          <w:del w:id="1154" w:author="顏 秉田" w:date="2023-04-22T00:38:00Z"/>
          <w:lang w:eastAsia="zh-CN"/>
          <w:rPrChange w:id="1155" w:author="吴敏" w:date="2023-05-13T23:16:00Z">
            <w:rPr>
              <w:del w:id="1156" w:author="顏 秉田" w:date="2023-04-22T00:38:00Z"/>
              <w:shd w:val="clear" w:color="auto" w:fill="92D050"/>
              <w:lang w:eastAsia="zh-CN"/>
            </w:rPr>
          </w:rPrChange>
        </w:rPr>
        <w:pPrChange w:id="1157" w:author="吴敏" w:date="2023-05-14T00:47:00Z">
          <w:pPr>
            <w:pStyle w:val="a3"/>
            <w:ind w:firstLine="200"/>
            <w:jc w:val="both"/>
          </w:pPr>
        </w:pPrChange>
      </w:pPr>
      <w:del w:id="1158" w:author="顏 秉田" w:date="2023-04-22T00:38:00Z">
        <w:r w:rsidRPr="009B4C70" w:rsidDel="007E17DA">
          <w:rPr>
            <w:lang w:eastAsia="zh-CN"/>
            <w:rPrChange w:id="1159" w:author="吴敏" w:date="2023-05-13T23:16:00Z">
              <w:rPr>
                <w:shd w:val="clear" w:color="auto" w:fill="92D050"/>
                <w:lang w:eastAsia="zh-CN"/>
              </w:rPr>
            </w:rPrChange>
          </w:rPr>
          <w:delText>The one</w:delText>
        </w:r>
        <w:r w:rsidRPr="009B4C70" w:rsidDel="007E17DA">
          <w:rPr>
            <w:rFonts w:hint="eastAsia"/>
            <w:lang w:eastAsia="zh-CN"/>
            <w:rPrChange w:id="1160" w:author="吴敏" w:date="2023-05-13T23:16:00Z">
              <w:rPr>
                <w:rFonts w:hint="eastAsia"/>
                <w:shd w:val="clear" w:color="auto" w:fill="92D050"/>
                <w:lang w:eastAsia="zh-CN"/>
              </w:rPr>
            </w:rPrChange>
          </w:rPr>
          <w:delText>是“终极”介质：一种极富弹性的稀薄炁体，允许有质量的物质几乎自由穿过。</w:delText>
        </w:r>
      </w:del>
    </w:p>
    <w:p w14:paraId="0FEE6238" w14:textId="14FA9FA2" w:rsidR="00665D60" w:rsidRPr="009B4C70" w:rsidDel="007E17DA" w:rsidRDefault="00665D60">
      <w:pPr>
        <w:rPr>
          <w:del w:id="1161" w:author="顏 秉田" w:date="2023-04-22T00:38:00Z"/>
          <w:lang w:eastAsia="zh-CN"/>
          <w:rPrChange w:id="1162" w:author="吴敏" w:date="2023-05-13T23:16:00Z">
            <w:rPr>
              <w:del w:id="1163" w:author="顏 秉田" w:date="2023-04-22T00:38:00Z"/>
              <w:shd w:val="clear" w:color="auto" w:fill="92D050"/>
              <w:lang w:eastAsia="zh-CN"/>
            </w:rPr>
          </w:rPrChange>
        </w:rPr>
        <w:pPrChange w:id="1164" w:author="吴敏" w:date="2023-05-14T00:47:00Z">
          <w:pPr>
            <w:pStyle w:val="a3"/>
            <w:ind w:firstLine="200"/>
            <w:jc w:val="both"/>
          </w:pPr>
        </w:pPrChange>
      </w:pPr>
      <w:del w:id="1165" w:author="顏 秉田" w:date="2023-04-22T00:38:00Z">
        <w:r w:rsidRPr="009B4C70" w:rsidDel="007E17DA">
          <w:rPr>
            <w:rFonts w:hint="eastAsia"/>
            <w:lang w:eastAsia="zh-CN"/>
            <w:rPrChange w:id="1166" w:author="吴敏" w:date="2023-05-13T23:16:00Z">
              <w:rPr>
                <w:rFonts w:hint="eastAsia"/>
                <w:shd w:val="clear" w:color="auto" w:fill="92D050"/>
                <w:lang w:eastAsia="zh-CN"/>
              </w:rPr>
            </w:rPrChange>
          </w:rPr>
          <w:delText>此炁体非彼气体，也是一种</w:delText>
        </w:r>
        <w:r w:rsidRPr="009B4C70" w:rsidDel="007E17DA">
          <w:rPr>
            <w:lang w:eastAsia="zh-CN"/>
            <w:rPrChange w:id="1167" w:author="吴敏" w:date="2023-05-13T23:16:00Z">
              <w:rPr>
                <w:shd w:val="clear" w:color="auto" w:fill="92D050"/>
                <w:lang w:eastAsia="zh-CN"/>
              </w:rPr>
            </w:rPrChange>
          </w:rPr>
          <w:delText>The one</w:delText>
        </w:r>
        <w:r w:rsidRPr="009B4C70" w:rsidDel="007E17DA">
          <w:rPr>
            <w:rFonts w:hint="eastAsia"/>
            <w:lang w:eastAsia="zh-CN"/>
            <w:rPrChange w:id="1168" w:author="吴敏" w:date="2023-05-13T23:16:00Z">
              <w:rPr>
                <w:rFonts w:hint="eastAsia"/>
                <w:shd w:val="clear" w:color="auto" w:fill="92D050"/>
                <w:lang w:eastAsia="zh-CN"/>
              </w:rPr>
            </w:rPrChange>
          </w:rPr>
          <w:delText>。我们现在所说的气体，是</w:delText>
        </w:r>
        <w:r w:rsidRPr="009B4C70" w:rsidDel="007E17DA">
          <w:rPr>
            <w:lang w:eastAsia="zh-CN"/>
            <w:rPrChange w:id="1169" w:author="吴敏" w:date="2023-05-13T23:16:00Z">
              <w:rPr>
                <w:shd w:val="clear" w:color="auto" w:fill="92D050"/>
                <w:lang w:eastAsia="zh-CN"/>
              </w:rPr>
            </w:rPrChange>
          </w:rPr>
          <w:delText>The one</w:delText>
        </w:r>
        <w:r w:rsidRPr="009B4C70" w:rsidDel="007E17DA">
          <w:rPr>
            <w:rFonts w:hint="eastAsia"/>
            <w:lang w:eastAsia="zh-CN"/>
            <w:rPrChange w:id="1170" w:author="吴敏" w:date="2023-05-13T23:16:00Z">
              <w:rPr>
                <w:rFonts w:hint="eastAsia"/>
                <w:shd w:val="clear" w:color="auto" w:fill="92D050"/>
                <w:lang w:eastAsia="zh-CN"/>
              </w:rPr>
            </w:rPrChange>
          </w:rPr>
          <w:delText>的一种显现。</w:delText>
        </w:r>
        <w:r w:rsidRPr="009B4C70" w:rsidDel="007E17DA">
          <w:rPr>
            <w:lang w:eastAsia="zh-CN"/>
            <w:rPrChange w:id="1171" w:author="吴敏" w:date="2023-05-13T23:16:00Z">
              <w:rPr>
                <w:shd w:val="clear" w:color="auto" w:fill="92D050"/>
                <w:lang w:eastAsia="zh-CN"/>
              </w:rPr>
            </w:rPrChange>
          </w:rPr>
          <w:delText>The one</w:delText>
        </w:r>
        <w:r w:rsidRPr="009B4C70" w:rsidDel="007E17DA">
          <w:rPr>
            <w:rFonts w:hint="eastAsia"/>
            <w:lang w:eastAsia="zh-CN"/>
            <w:rPrChange w:id="1172" w:author="吴敏" w:date="2023-05-13T23:16:00Z">
              <w:rPr>
                <w:rFonts w:hint="eastAsia"/>
                <w:shd w:val="clear" w:color="auto" w:fill="92D050"/>
                <w:lang w:eastAsia="zh-CN"/>
              </w:rPr>
            </w:rPrChange>
          </w:rPr>
          <w:delText>也是一种介质，是波和粒子的最小单位。允许有质量的物质几乎自由穿过，但相对也有一定的阻力。</w:delText>
        </w:r>
      </w:del>
    </w:p>
    <w:p w14:paraId="473AB75D" w14:textId="77425540" w:rsidR="00665D60" w:rsidRPr="009B4C70" w:rsidDel="007E17DA" w:rsidRDefault="00665D60">
      <w:pPr>
        <w:rPr>
          <w:del w:id="1173" w:author="顏 秉田" w:date="2023-04-22T00:38:00Z"/>
          <w:lang w:eastAsia="zh-CN"/>
        </w:rPr>
        <w:pPrChange w:id="1174" w:author="吴敏" w:date="2023-05-14T00:47:00Z">
          <w:pPr>
            <w:pStyle w:val="a3"/>
            <w:ind w:firstLine="200"/>
            <w:jc w:val="both"/>
          </w:pPr>
        </w:pPrChange>
      </w:pPr>
      <w:del w:id="1175" w:author="顏 秉田" w:date="2023-04-22T00:38:00Z">
        <w:r w:rsidRPr="009B4C70" w:rsidDel="007E17DA">
          <w:rPr>
            <w:lang w:eastAsia="zh-CN"/>
          </w:rPr>
          <w:delText>The one</w:delText>
        </w:r>
        <w:r w:rsidRPr="009B4C70" w:rsidDel="007E17DA">
          <w:rPr>
            <w:rFonts w:hint="eastAsia"/>
            <w:lang w:eastAsia="zh-CN"/>
          </w:rPr>
          <w:delText>中的波动形成了电磁波和静电：</w:delText>
        </w:r>
      </w:del>
    </w:p>
    <w:p w14:paraId="32994D64" w14:textId="7398902A" w:rsidR="00665D60" w:rsidRPr="009B4C70" w:rsidDel="007E17DA" w:rsidRDefault="00665D60">
      <w:pPr>
        <w:rPr>
          <w:del w:id="1176" w:author="顏 秉田" w:date="2023-04-22T00:38:00Z"/>
          <w:lang w:eastAsia="zh-CN"/>
        </w:rPr>
        <w:pPrChange w:id="1177" w:author="吴敏" w:date="2023-05-14T00:47:00Z">
          <w:pPr>
            <w:pStyle w:val="a3"/>
            <w:numPr>
              <w:numId w:val="20"/>
            </w:numPr>
            <w:tabs>
              <w:tab w:val="num" w:pos="360"/>
            </w:tabs>
            <w:ind w:firstLine="200"/>
            <w:jc w:val="both"/>
          </w:pPr>
        </w:pPrChange>
      </w:pPr>
      <w:del w:id="1178" w:author="顏 秉田" w:date="2023-04-22T00:38:00Z">
        <w:r w:rsidRPr="009B4C70" w:rsidDel="007E17DA">
          <w:rPr>
            <w:rFonts w:hint="eastAsia"/>
            <w:lang w:eastAsia="zh-CN"/>
          </w:rPr>
          <w:delText>电磁力通过空间中的介质而产生：即</w:delText>
        </w:r>
        <w:r w:rsidRPr="009B4C70" w:rsidDel="007E17DA">
          <w:rPr>
            <w:lang w:eastAsia="zh-CN"/>
          </w:rPr>
          <w:delText>The one</w:delText>
        </w:r>
        <w:r w:rsidRPr="009B4C70" w:rsidDel="007E17DA">
          <w:rPr>
            <w:rFonts w:hint="eastAsia"/>
            <w:lang w:eastAsia="zh-CN"/>
          </w:rPr>
          <w:delText>作用于有重量物质的结果</w:delText>
        </w:r>
      </w:del>
    </w:p>
    <w:p w14:paraId="3E3AD0AB" w14:textId="5F8D2AAC" w:rsidR="00665D60" w:rsidRPr="009B4C70" w:rsidDel="007E17DA" w:rsidRDefault="00665D60">
      <w:pPr>
        <w:rPr>
          <w:del w:id="1179" w:author="顏 秉田" w:date="2023-04-22T00:38:00Z"/>
          <w:lang w:eastAsia="zh-CN"/>
        </w:rPr>
        <w:pPrChange w:id="1180" w:author="吴敏" w:date="2023-05-14T00:47:00Z">
          <w:pPr>
            <w:pStyle w:val="a3"/>
            <w:numPr>
              <w:numId w:val="20"/>
            </w:numPr>
            <w:tabs>
              <w:tab w:val="num" w:pos="360"/>
            </w:tabs>
            <w:ind w:firstLine="200"/>
            <w:jc w:val="both"/>
          </w:pPr>
        </w:pPrChange>
      </w:pPr>
      <w:del w:id="1181" w:author="顏 秉田" w:date="2023-04-22T00:38:00Z">
        <w:r w:rsidRPr="009B4C70" w:rsidDel="007E17DA">
          <w:rPr>
            <w:rFonts w:hint="eastAsia"/>
            <w:lang w:eastAsia="zh-CN"/>
          </w:rPr>
          <w:delText>电磁辐射如</w:delText>
        </w:r>
        <w:r w:rsidRPr="009B4C70" w:rsidDel="007E17DA">
          <w:rPr>
            <w:lang w:eastAsia="zh-CN"/>
          </w:rPr>
          <w:delText>The one</w:delText>
        </w:r>
        <w:r w:rsidRPr="009B4C70" w:rsidDel="007E17DA">
          <w:rPr>
            <w:rFonts w:hint="eastAsia"/>
            <w:lang w:eastAsia="zh-CN"/>
          </w:rPr>
          <w:delText>里的声波一样传播</w:delText>
        </w:r>
      </w:del>
    </w:p>
    <w:p w14:paraId="7163F3B4" w14:textId="4B2EB3FE" w:rsidR="00665D60" w:rsidRPr="009B4C70" w:rsidDel="007E17DA" w:rsidRDefault="00665D60">
      <w:pPr>
        <w:rPr>
          <w:del w:id="1182" w:author="顏 秉田" w:date="2023-04-22T00:38:00Z"/>
          <w:lang w:eastAsia="zh-CN"/>
        </w:rPr>
        <w:pPrChange w:id="1183" w:author="吴敏" w:date="2023-05-14T00:47:00Z">
          <w:pPr>
            <w:pStyle w:val="a3"/>
            <w:numPr>
              <w:numId w:val="20"/>
            </w:numPr>
            <w:tabs>
              <w:tab w:val="num" w:pos="360"/>
            </w:tabs>
            <w:ind w:firstLine="200"/>
            <w:jc w:val="both"/>
          </w:pPr>
        </w:pPrChange>
      </w:pPr>
      <w:del w:id="1184" w:author="顏 秉田" w:date="2023-04-22T00:38:00Z">
        <w:r w:rsidRPr="009B4C70" w:rsidDel="007E17DA">
          <w:rPr>
            <w:rFonts w:hint="eastAsia"/>
            <w:lang w:eastAsia="zh-CN"/>
          </w:rPr>
          <w:delText>稳定的低频电磁表现得像波（所以波也不是本质，波的一些特性也不见得在其它系统存在）</w:delText>
        </w:r>
      </w:del>
    </w:p>
    <w:p w14:paraId="22893A73" w14:textId="55A57023" w:rsidR="00665D60" w:rsidRPr="009B4C70" w:rsidDel="007E17DA" w:rsidRDefault="00665D60">
      <w:pPr>
        <w:rPr>
          <w:del w:id="1185" w:author="顏 秉田" w:date="2023-04-22T00:38:00Z"/>
          <w:lang w:eastAsia="zh-CN"/>
        </w:rPr>
        <w:pPrChange w:id="1186" w:author="吴敏" w:date="2023-05-14T00:47:00Z">
          <w:pPr>
            <w:pStyle w:val="a3"/>
            <w:numPr>
              <w:numId w:val="20"/>
            </w:numPr>
            <w:tabs>
              <w:tab w:val="num" w:pos="360"/>
            </w:tabs>
            <w:ind w:firstLine="200"/>
            <w:jc w:val="both"/>
          </w:pPr>
        </w:pPrChange>
      </w:pPr>
      <w:del w:id="1187" w:author="顏 秉田" w:date="2023-04-22T00:38:00Z">
        <w:r w:rsidRPr="009B4C70" w:rsidDel="007E17DA">
          <w:rPr>
            <w:lang w:eastAsia="zh-CN"/>
          </w:rPr>
          <w:delText>The one</w:delText>
        </w:r>
        <w:r w:rsidRPr="009B4C70" w:rsidDel="007E17DA">
          <w:rPr>
            <w:rFonts w:hint="eastAsia"/>
            <w:lang w:eastAsia="zh-CN"/>
          </w:rPr>
          <w:delText>的电磁场从负极性中创造出吸引力</w:delText>
        </w:r>
        <w:r w:rsidRPr="009B4C70" w:rsidDel="007E17DA">
          <w:rPr>
            <w:lang w:eastAsia="zh-CN"/>
          </w:rPr>
          <w:delText>--</w:delText>
        </w:r>
        <w:r w:rsidRPr="009B4C70" w:rsidDel="007E17DA">
          <w:rPr>
            <w:rFonts w:hint="eastAsia"/>
            <w:lang w:eastAsia="zh-CN"/>
          </w:rPr>
          <w:delText>重力</w:delText>
        </w:r>
        <w:r w:rsidRPr="009B4C70" w:rsidDel="007E17DA">
          <w:rPr>
            <w:lang w:eastAsia="zh-CN"/>
          </w:rPr>
          <w:delText xml:space="preserve"> </w:delText>
        </w:r>
      </w:del>
    </w:p>
    <w:p w14:paraId="05942393" w14:textId="527AFB86" w:rsidR="00665D60" w:rsidRPr="009B4C70" w:rsidDel="007E17DA" w:rsidRDefault="00665D60">
      <w:pPr>
        <w:rPr>
          <w:del w:id="1188" w:author="顏 秉田" w:date="2023-04-22T00:38:00Z"/>
          <w:lang w:eastAsia="zh-CN"/>
        </w:rPr>
        <w:pPrChange w:id="1189" w:author="吴敏" w:date="2023-05-14T00:47:00Z">
          <w:pPr>
            <w:pStyle w:val="a3"/>
            <w:numPr>
              <w:numId w:val="20"/>
            </w:numPr>
            <w:tabs>
              <w:tab w:val="num" w:pos="360"/>
            </w:tabs>
            <w:ind w:firstLine="200"/>
            <w:jc w:val="both"/>
          </w:pPr>
        </w:pPrChange>
      </w:pPr>
      <w:del w:id="1190" w:author="顏 秉田" w:date="2023-04-22T00:38:00Z">
        <w:r w:rsidRPr="009B4C70" w:rsidDel="007E17DA">
          <w:rPr>
            <w:rFonts w:hint="eastAsia"/>
            <w:lang w:eastAsia="zh-CN"/>
          </w:rPr>
          <w:delText>机械运动是电磁力在</w:delText>
        </w:r>
        <w:r w:rsidRPr="009B4C70" w:rsidDel="007E17DA">
          <w:rPr>
            <w:lang w:eastAsia="zh-CN"/>
          </w:rPr>
          <w:delText>The one</w:delText>
        </w:r>
        <w:r w:rsidRPr="009B4C70" w:rsidDel="007E17DA">
          <w:rPr>
            <w:rFonts w:hint="eastAsia"/>
            <w:lang w:eastAsia="zh-CN"/>
          </w:rPr>
          <w:delText>中发生作用的结果：即动量与惯性本质上是电磁</w:delText>
        </w:r>
      </w:del>
    </w:p>
    <w:p w14:paraId="4805320D" w14:textId="77777777" w:rsidR="00A25A12" w:rsidRPr="009B4C70" w:rsidDel="001E3328" w:rsidRDefault="00A25A12">
      <w:pPr>
        <w:rPr>
          <w:del w:id="1191" w:author="吴敏" w:date="2023-05-01T23:24:00Z"/>
          <w:lang w:eastAsia="zh-CN"/>
        </w:rPr>
        <w:pPrChange w:id="1192" w:author="吴敏" w:date="2023-05-14T00:47:00Z">
          <w:pPr>
            <w:ind w:firstLine="200"/>
            <w:jc w:val="both"/>
          </w:pPr>
        </w:pPrChange>
      </w:pPr>
    </w:p>
    <w:p w14:paraId="3DB5CAF6" w14:textId="1B1F710A" w:rsidR="00DC54D6" w:rsidRPr="009B4C70" w:rsidDel="00BB50A5" w:rsidRDefault="007E17DA">
      <w:pPr>
        <w:rPr>
          <w:del w:id="1193" w:author="吴敏" w:date="2023-05-13T23:07:00Z"/>
          <w:lang w:eastAsia="zh-CN"/>
          <w:rPrChange w:id="1194" w:author="吴敏" w:date="2023-05-13T23:16:00Z">
            <w:rPr>
              <w:del w:id="1195" w:author="吴敏" w:date="2023-05-13T23:07:00Z"/>
              <w:shd w:val="clear" w:color="auto" w:fill="92D050"/>
              <w:lang w:eastAsia="zh-CN"/>
            </w:rPr>
          </w:rPrChange>
        </w:rPr>
        <w:pPrChange w:id="1196" w:author="吴敏" w:date="2023-05-14T00:47:00Z">
          <w:pPr>
            <w:pStyle w:val="a3"/>
            <w:ind w:firstLine="200"/>
            <w:jc w:val="both"/>
          </w:pPr>
        </w:pPrChange>
      </w:pPr>
      <w:ins w:id="1197" w:author="顏 秉田" w:date="2023-04-22T00:39:00Z">
        <w:del w:id="1198" w:author="吴敏" w:date="2023-05-01T23:24:00Z">
          <w:r w:rsidRPr="009B4C70" w:rsidDel="001E3328">
            <w:rPr>
              <w:lang w:eastAsia="zh-CN"/>
              <w:rPrChange w:id="1199" w:author="吴敏" w:date="2023-05-13T23:16:00Z">
                <w:rPr>
                  <w:shd w:val="clear" w:color="auto" w:fill="92D050"/>
                  <w:lang w:eastAsia="zh-CN"/>
                </w:rPr>
              </w:rPrChange>
            </w:rPr>
            <w:delText xml:space="preserve">12. </w:delText>
          </w:r>
        </w:del>
      </w:ins>
      <w:del w:id="1200" w:author="吴敏" w:date="2023-05-13T23:07:00Z">
        <w:r w:rsidR="00DC54D6" w:rsidRPr="009B4C70" w:rsidDel="00BB50A5">
          <w:rPr>
            <w:lang w:eastAsia="zh-CN"/>
            <w:rPrChange w:id="1201" w:author="吴敏" w:date="2023-05-13T23:16:00Z">
              <w:rPr>
                <w:shd w:val="clear" w:color="auto" w:fill="92D050"/>
                <w:lang w:eastAsia="zh-CN"/>
              </w:rPr>
            </w:rPrChange>
          </w:rPr>
          <w:delText xml:space="preserve">The one </w:delText>
        </w:r>
        <w:r w:rsidR="00DC54D6" w:rsidRPr="009B4C70" w:rsidDel="00BB50A5">
          <w:rPr>
            <w:rFonts w:hint="eastAsia"/>
            <w:lang w:eastAsia="zh-CN"/>
            <w:rPrChange w:id="1202" w:author="吴敏" w:date="2023-05-13T23:16:00Z">
              <w:rPr>
                <w:rFonts w:hint="eastAsia"/>
                <w:shd w:val="clear" w:color="auto" w:fill="92D050"/>
                <w:lang w:eastAsia="zh-CN"/>
              </w:rPr>
            </w:rPrChange>
          </w:rPr>
          <w:delText>会根据</w:delText>
        </w:r>
      </w:del>
      <w:del w:id="1203" w:author="吴敏" w:date="2023-05-10T16:52:00Z">
        <w:r w:rsidR="00DC54D6" w:rsidRPr="009B4C70" w:rsidDel="00427DE7">
          <w:rPr>
            <w:rFonts w:hint="eastAsia"/>
            <w:lang w:eastAsia="zh-CN"/>
            <w:rPrChange w:id="1204" w:author="吴敏" w:date="2023-05-13T23:16:00Z">
              <w:rPr>
                <w:rFonts w:hint="eastAsia"/>
                <w:shd w:val="clear" w:color="auto" w:fill="92D050"/>
                <w:lang w:eastAsia="zh-CN"/>
              </w:rPr>
            </w:rPrChange>
          </w:rPr>
          <w:delText>意念</w:delText>
        </w:r>
      </w:del>
      <w:del w:id="1205" w:author="吴敏" w:date="2023-05-13T23:07:00Z">
        <w:r w:rsidR="00DC54D6" w:rsidRPr="009B4C70" w:rsidDel="00BB50A5">
          <w:rPr>
            <w:rFonts w:hint="eastAsia"/>
            <w:lang w:eastAsia="zh-CN"/>
            <w:rPrChange w:id="1206" w:author="吴敏" w:date="2023-05-13T23:16:00Z">
              <w:rPr>
                <w:rFonts w:hint="eastAsia"/>
                <w:shd w:val="clear" w:color="auto" w:fill="92D050"/>
                <w:lang w:eastAsia="zh-CN"/>
              </w:rPr>
            </w:rPrChange>
          </w:rPr>
          <w:delText>来聚集，</w:delText>
        </w:r>
      </w:del>
      <w:del w:id="1207" w:author="吴敏" w:date="2023-05-10T16:52:00Z">
        <w:r w:rsidR="00DC54D6" w:rsidRPr="009B4C70" w:rsidDel="00427DE7">
          <w:rPr>
            <w:rFonts w:hint="eastAsia"/>
            <w:lang w:eastAsia="zh-CN"/>
            <w:rPrChange w:id="1208" w:author="吴敏" w:date="2023-05-13T23:16:00Z">
              <w:rPr>
                <w:rFonts w:hint="eastAsia"/>
                <w:shd w:val="clear" w:color="auto" w:fill="92D050"/>
                <w:lang w:eastAsia="zh-CN"/>
              </w:rPr>
            </w:rPrChange>
          </w:rPr>
          <w:delText>意念</w:delText>
        </w:r>
      </w:del>
      <w:del w:id="1209" w:author="吴敏" w:date="2023-05-13T23:07:00Z">
        <w:r w:rsidR="00DC54D6" w:rsidRPr="009B4C70" w:rsidDel="00BB50A5">
          <w:rPr>
            <w:rFonts w:hint="eastAsia"/>
            <w:lang w:eastAsia="zh-CN"/>
            <w:rPrChange w:id="1210" w:author="吴敏" w:date="2023-05-13T23:16:00Z">
              <w:rPr>
                <w:rFonts w:hint="eastAsia"/>
                <w:shd w:val="clear" w:color="auto" w:fill="92D050"/>
                <w:lang w:eastAsia="zh-CN"/>
              </w:rPr>
            </w:rPrChange>
          </w:rPr>
          <w:delText>可以聚集</w:delText>
        </w:r>
        <w:r w:rsidR="00DC54D6" w:rsidRPr="009B4C70" w:rsidDel="00BB50A5">
          <w:rPr>
            <w:lang w:eastAsia="zh-CN"/>
            <w:rPrChange w:id="1211" w:author="吴敏" w:date="2023-05-13T23:16:00Z">
              <w:rPr>
                <w:shd w:val="clear" w:color="auto" w:fill="92D050"/>
                <w:lang w:eastAsia="zh-CN"/>
              </w:rPr>
            </w:rPrChange>
          </w:rPr>
          <w:delText xml:space="preserve">The one. </w:delText>
        </w:r>
        <w:r w:rsidR="00DC54D6" w:rsidRPr="009B4C70" w:rsidDel="00BB50A5">
          <w:rPr>
            <w:rFonts w:hint="eastAsia"/>
            <w:lang w:eastAsia="zh-CN"/>
            <w:rPrChange w:id="1212" w:author="吴敏" w:date="2023-05-13T23:16:00Z">
              <w:rPr>
                <w:rFonts w:hint="eastAsia"/>
                <w:shd w:val="clear" w:color="auto" w:fill="92D050"/>
                <w:lang w:eastAsia="zh-CN"/>
              </w:rPr>
            </w:rPrChange>
          </w:rPr>
          <w:delText>能量也是</w:delText>
        </w:r>
        <w:r w:rsidR="00DC54D6" w:rsidRPr="009B4C70" w:rsidDel="00BB50A5">
          <w:rPr>
            <w:lang w:eastAsia="zh-CN"/>
            <w:rPrChange w:id="1213" w:author="吴敏" w:date="2023-05-13T23:16:00Z">
              <w:rPr>
                <w:shd w:val="clear" w:color="auto" w:fill="92D050"/>
                <w:lang w:eastAsia="zh-CN"/>
              </w:rPr>
            </w:rPrChange>
          </w:rPr>
          <w:delText>The one</w:delText>
        </w:r>
        <w:r w:rsidR="00DC54D6" w:rsidRPr="009B4C70" w:rsidDel="00BB50A5">
          <w:rPr>
            <w:rFonts w:hint="eastAsia"/>
            <w:lang w:eastAsia="zh-CN"/>
            <w:rPrChange w:id="1214" w:author="吴敏" w:date="2023-05-13T23:16:00Z">
              <w:rPr>
                <w:rFonts w:hint="eastAsia"/>
                <w:shd w:val="clear" w:color="auto" w:fill="92D050"/>
                <w:lang w:eastAsia="zh-CN"/>
              </w:rPr>
            </w:rPrChange>
          </w:rPr>
          <w:delText>的一种显化。强大的</w:delText>
        </w:r>
      </w:del>
      <w:del w:id="1215" w:author="吴敏" w:date="2023-05-10T16:52:00Z">
        <w:r w:rsidR="00DC54D6" w:rsidRPr="009B4C70" w:rsidDel="00427DE7">
          <w:rPr>
            <w:rFonts w:hint="eastAsia"/>
            <w:lang w:eastAsia="zh-CN"/>
            <w:rPrChange w:id="1216" w:author="吴敏" w:date="2023-05-13T23:16:00Z">
              <w:rPr>
                <w:rFonts w:hint="eastAsia"/>
                <w:shd w:val="clear" w:color="auto" w:fill="92D050"/>
                <w:lang w:eastAsia="zh-CN"/>
              </w:rPr>
            </w:rPrChange>
          </w:rPr>
          <w:delText>意念</w:delText>
        </w:r>
      </w:del>
      <w:del w:id="1217" w:author="吴敏" w:date="2023-05-13T23:07:00Z">
        <w:r w:rsidR="00DC54D6" w:rsidRPr="009B4C70" w:rsidDel="00BB50A5">
          <w:rPr>
            <w:rFonts w:hint="eastAsia"/>
            <w:lang w:eastAsia="zh-CN"/>
            <w:rPrChange w:id="1218" w:author="吴敏" w:date="2023-05-13T23:16:00Z">
              <w:rPr>
                <w:rFonts w:hint="eastAsia"/>
                <w:shd w:val="clear" w:color="auto" w:fill="92D050"/>
                <w:lang w:eastAsia="zh-CN"/>
              </w:rPr>
            </w:rPrChange>
          </w:rPr>
          <w:delText>可以产生强大的能量，从坚信开始。</w:delText>
        </w:r>
      </w:del>
    </w:p>
    <w:p w14:paraId="02381B15" w14:textId="625A8081" w:rsidR="00DC54D6" w:rsidRPr="009B4C70" w:rsidDel="00BB50A5" w:rsidRDefault="00DC54D6">
      <w:pPr>
        <w:rPr>
          <w:del w:id="1219" w:author="吴敏" w:date="2023-05-13T23:07:00Z"/>
          <w:lang w:eastAsia="zh-CN"/>
        </w:rPr>
        <w:pPrChange w:id="1220" w:author="吴敏" w:date="2023-05-14T00:47:00Z">
          <w:pPr>
            <w:pStyle w:val="a3"/>
            <w:ind w:firstLine="200"/>
            <w:jc w:val="both"/>
          </w:pPr>
        </w:pPrChange>
      </w:pPr>
      <w:del w:id="1221" w:author="吴敏" w:date="2023-05-13T23:07:00Z">
        <w:r w:rsidRPr="009B4C70" w:rsidDel="00BB50A5">
          <w:rPr>
            <w:lang w:eastAsia="zh-CN"/>
          </w:rPr>
          <w:delText xml:space="preserve">The one </w:delText>
        </w:r>
        <w:r w:rsidRPr="009B4C70" w:rsidDel="00BB50A5">
          <w:rPr>
            <w:rFonts w:hint="eastAsia"/>
            <w:lang w:eastAsia="zh-CN"/>
          </w:rPr>
          <w:delText>里面什么都有，所以</w:delText>
        </w:r>
      </w:del>
      <w:del w:id="1222" w:author="吴敏" w:date="2023-05-10T16:52:00Z">
        <w:r w:rsidRPr="009B4C70" w:rsidDel="00427DE7">
          <w:rPr>
            <w:rFonts w:hint="eastAsia"/>
            <w:lang w:eastAsia="zh-CN"/>
          </w:rPr>
          <w:delText>意念</w:delText>
        </w:r>
      </w:del>
      <w:del w:id="1223" w:author="吴敏" w:date="2023-05-13T23:07:00Z">
        <w:r w:rsidRPr="009B4C70" w:rsidDel="00BB50A5">
          <w:rPr>
            <w:rFonts w:hint="eastAsia"/>
            <w:lang w:eastAsia="zh-CN"/>
          </w:rPr>
          <w:delText>可以把</w:delText>
        </w:r>
        <w:r w:rsidRPr="009B4C70" w:rsidDel="00BB50A5">
          <w:rPr>
            <w:lang w:eastAsia="zh-CN"/>
          </w:rPr>
          <w:delText>The one</w:delText>
        </w:r>
        <w:r w:rsidRPr="009B4C70" w:rsidDel="00BB50A5">
          <w:rPr>
            <w:rFonts w:hint="eastAsia"/>
            <w:lang w:eastAsia="zh-CN"/>
          </w:rPr>
          <w:delText>吸引过来，去做显化。</w:delText>
        </w:r>
      </w:del>
    </w:p>
    <w:p w14:paraId="3D73B4B1" w14:textId="345DF72F" w:rsidR="00DC54D6" w:rsidRPr="009B4C70" w:rsidDel="007354A6" w:rsidRDefault="00DC54D6">
      <w:pPr>
        <w:rPr>
          <w:del w:id="1224" w:author="吴敏" w:date="2023-04-22T16:41:00Z"/>
          <w:lang w:eastAsia="zh-CN"/>
          <w:rPrChange w:id="1225" w:author="吴敏" w:date="2023-05-13T23:16:00Z">
            <w:rPr>
              <w:del w:id="1226" w:author="吴敏" w:date="2023-04-22T16:41:00Z"/>
              <w:rFonts w:ascii="Times New Roman" w:eastAsia="KaiTi" w:hAnsi="Times New Roman" w:cs="Times New Roman"/>
              <w:lang w:eastAsia="zh-CN"/>
            </w:rPr>
          </w:rPrChange>
        </w:rPr>
        <w:pPrChange w:id="1227" w:author="吴敏" w:date="2023-05-14T00:47:00Z">
          <w:pPr>
            <w:pStyle w:val="a3"/>
            <w:ind w:firstLine="200"/>
            <w:jc w:val="both"/>
          </w:pPr>
        </w:pPrChange>
      </w:pPr>
      <w:del w:id="1228" w:author="吴敏" w:date="2023-05-13T23:07:00Z">
        <w:r w:rsidRPr="009B4C70" w:rsidDel="00BB50A5">
          <w:rPr>
            <w:rFonts w:hint="eastAsia"/>
            <w:lang w:eastAsia="zh-CN"/>
            <w:rPrChange w:id="1229" w:author="吴敏" w:date="2023-05-13T23:16:00Z">
              <w:rPr>
                <w:rFonts w:ascii="Times New Roman" w:eastAsia="KaiTi" w:hAnsi="Times New Roman" w:cs="Times New Roman" w:hint="eastAsia"/>
                <w:lang w:eastAsia="zh-CN"/>
              </w:rPr>
            </w:rPrChange>
          </w:rPr>
          <w:delText>爱因斯坦所说的物质内部有能量。但是能量不一定会和质量成正比。一个质量小的物质，可能会密度很高的</w:delText>
        </w:r>
        <w:r w:rsidRPr="009B4C70" w:rsidDel="00BB50A5">
          <w:rPr>
            <w:lang w:eastAsia="zh-CN"/>
            <w:rPrChange w:id="1230" w:author="吴敏" w:date="2023-05-13T23:16:00Z">
              <w:rPr>
                <w:rFonts w:ascii="Times New Roman" w:eastAsia="KaiTi" w:hAnsi="Times New Roman" w:cs="Times New Roman"/>
                <w:lang w:eastAsia="zh-CN"/>
              </w:rPr>
            </w:rPrChange>
          </w:rPr>
          <w:delText>The one</w:delText>
        </w:r>
        <w:r w:rsidRPr="009B4C70" w:rsidDel="00BB50A5">
          <w:rPr>
            <w:rFonts w:hint="eastAsia"/>
            <w:lang w:eastAsia="zh-CN"/>
            <w:rPrChange w:id="1231" w:author="吴敏" w:date="2023-05-13T23:16:00Z">
              <w:rPr>
                <w:rFonts w:ascii="Times New Roman" w:eastAsia="KaiTi" w:hAnsi="Times New Roman" w:cs="Times New Roman" w:hint="eastAsia"/>
                <w:lang w:eastAsia="zh-CN"/>
              </w:rPr>
            </w:rPrChange>
          </w:rPr>
          <w:delText>。</w:delText>
        </w:r>
      </w:del>
      <w:del w:id="1232" w:author="吴敏" w:date="2023-05-10T14:31:00Z">
        <w:r w:rsidRPr="009B4C70" w:rsidDel="00ED440F">
          <w:rPr>
            <w:rFonts w:hint="eastAsia"/>
            <w:lang w:eastAsia="zh-CN"/>
            <w:rPrChange w:id="1233" w:author="吴敏" w:date="2023-05-13T23:16:00Z">
              <w:rPr>
                <w:rFonts w:ascii="Times New Roman" w:eastAsia="KaiTi" w:hAnsi="Times New Roman" w:cs="Times New Roman" w:hint="eastAsia"/>
                <w:lang w:eastAsia="zh-CN"/>
              </w:rPr>
            </w:rPrChange>
          </w:rPr>
          <w:delText>（大成就者、星云大师的身体质量可能</w:delText>
        </w:r>
        <w:r w:rsidRPr="009B4C70" w:rsidDel="00ED440F">
          <w:rPr>
            <w:lang w:eastAsia="zh-CN"/>
            <w:rPrChange w:id="1234" w:author="吴敏" w:date="2023-05-13T23:16:00Z">
              <w:rPr>
                <w:rFonts w:ascii="Times New Roman" w:eastAsia="KaiTi" w:hAnsi="Times New Roman" w:cs="Times New Roman"/>
                <w:lang w:eastAsia="zh-CN"/>
              </w:rPr>
            </w:rPrChange>
          </w:rPr>
          <w:delText>140</w:delText>
        </w:r>
        <w:r w:rsidRPr="009B4C70" w:rsidDel="00ED440F">
          <w:rPr>
            <w:rFonts w:hint="eastAsia"/>
            <w:lang w:eastAsia="zh-CN"/>
            <w:rPrChange w:id="1235" w:author="吴敏" w:date="2023-05-13T23:16:00Z">
              <w:rPr>
                <w:rFonts w:ascii="Times New Roman" w:eastAsia="KaiTi" w:hAnsi="Times New Roman" w:cs="Times New Roman" w:hint="eastAsia"/>
                <w:lang w:eastAsia="zh-CN"/>
              </w:rPr>
            </w:rPrChange>
          </w:rPr>
          <w:delText>斤，但是他们意念发出的能量可以聚集很多的</w:delText>
        </w:r>
        <w:r w:rsidRPr="009B4C70" w:rsidDel="00ED440F">
          <w:rPr>
            <w:lang w:eastAsia="zh-CN"/>
            <w:rPrChange w:id="1236" w:author="吴敏" w:date="2023-05-13T23:16:00Z">
              <w:rPr>
                <w:rFonts w:ascii="Times New Roman" w:eastAsia="KaiTi" w:hAnsi="Times New Roman" w:cs="Times New Roman"/>
                <w:lang w:eastAsia="zh-CN"/>
              </w:rPr>
            </w:rPrChange>
          </w:rPr>
          <w:delText xml:space="preserve">The one. </w:delText>
        </w:r>
        <w:r w:rsidRPr="009B4C70" w:rsidDel="00ED440F">
          <w:rPr>
            <w:rFonts w:hint="eastAsia"/>
            <w:lang w:eastAsia="zh-CN"/>
            <w:rPrChange w:id="1237" w:author="吴敏" w:date="2023-05-13T23:16:00Z">
              <w:rPr>
                <w:rFonts w:ascii="Times New Roman" w:eastAsia="KaiTi" w:hAnsi="Times New Roman" w:cs="Times New Roman" w:hint="eastAsia"/>
                <w:lang w:eastAsia="zh-CN"/>
              </w:rPr>
            </w:rPrChange>
          </w:rPr>
          <w:delText>我们也都是</w:delText>
        </w:r>
        <w:r w:rsidRPr="009B4C70" w:rsidDel="00ED440F">
          <w:rPr>
            <w:lang w:eastAsia="zh-CN"/>
            <w:rPrChange w:id="1238" w:author="吴敏" w:date="2023-05-13T23:16:00Z">
              <w:rPr>
                <w:rFonts w:ascii="Times New Roman" w:eastAsia="KaiTi" w:hAnsi="Times New Roman" w:cs="Times New Roman"/>
                <w:lang w:eastAsia="zh-CN"/>
              </w:rPr>
            </w:rPrChange>
          </w:rPr>
          <w:delText xml:space="preserve">The one </w:delText>
        </w:r>
        <w:r w:rsidRPr="009B4C70" w:rsidDel="00ED440F">
          <w:rPr>
            <w:rFonts w:hint="eastAsia"/>
            <w:lang w:eastAsia="zh-CN"/>
            <w:rPrChange w:id="1239" w:author="吴敏" w:date="2023-05-13T23:16:00Z">
              <w:rPr>
                <w:rFonts w:ascii="Times New Roman" w:eastAsia="KaiTi" w:hAnsi="Times New Roman" w:cs="Times New Roman" w:hint="eastAsia"/>
                <w:lang w:eastAsia="zh-CN"/>
              </w:rPr>
            </w:rPrChange>
          </w:rPr>
          <w:delText>的形成。但不从佛学的角度表述）。</w:delText>
        </w:r>
      </w:del>
      <w:del w:id="1240" w:author="吴敏" w:date="2023-05-13T23:07:00Z">
        <w:r w:rsidRPr="009B4C70" w:rsidDel="00BB50A5">
          <w:rPr>
            <w:rFonts w:hint="eastAsia"/>
            <w:lang w:eastAsia="zh-CN"/>
            <w:rPrChange w:id="1241" w:author="吴敏" w:date="2023-05-13T23:16:00Z">
              <w:rPr>
                <w:rFonts w:ascii="Times New Roman" w:eastAsia="KaiTi" w:hAnsi="Times New Roman" w:cs="Times New Roman" w:hint="eastAsia"/>
                <w:lang w:eastAsia="zh-CN"/>
              </w:rPr>
            </w:rPrChange>
          </w:rPr>
          <w:delText>每一个人的当下就是由意念决定的。意念也包含了意识能量层级。</w:delText>
        </w:r>
      </w:del>
    </w:p>
    <w:p w14:paraId="1AE7CFC2" w14:textId="77777777" w:rsidR="00DC54D6" w:rsidRPr="009B4C70" w:rsidDel="007354A6" w:rsidRDefault="00DC54D6">
      <w:pPr>
        <w:rPr>
          <w:del w:id="1242" w:author="吴敏" w:date="2023-04-22T16:41:00Z"/>
          <w:lang w:eastAsia="zh-CN"/>
          <w:rPrChange w:id="1243" w:author="吴敏" w:date="2023-05-13T23:16:00Z">
            <w:rPr>
              <w:del w:id="1244" w:author="吴敏" w:date="2023-04-22T16:41:00Z"/>
              <w:rFonts w:ascii="Times New Roman" w:eastAsia="KaiTi" w:hAnsi="Times New Roman" w:cs="Times New Roman"/>
              <w:lang w:eastAsia="zh-CN"/>
            </w:rPr>
          </w:rPrChange>
        </w:rPr>
        <w:pPrChange w:id="1245" w:author="吴敏" w:date="2023-05-14T00:47:00Z">
          <w:pPr>
            <w:pStyle w:val="a3"/>
            <w:ind w:firstLine="200"/>
            <w:jc w:val="both"/>
          </w:pPr>
        </w:pPrChange>
      </w:pPr>
    </w:p>
    <w:p w14:paraId="4A1A0DB5" w14:textId="1971E6D5" w:rsidR="00DC54D6" w:rsidRPr="009B4C70" w:rsidDel="007E17DA" w:rsidRDefault="00DC54D6">
      <w:pPr>
        <w:rPr>
          <w:del w:id="1246" w:author="顏 秉田" w:date="2023-04-22T00:39:00Z"/>
          <w:lang w:eastAsia="zh-CN"/>
        </w:rPr>
        <w:pPrChange w:id="1247" w:author="吴敏" w:date="2023-05-14T00:47:00Z">
          <w:pPr>
            <w:pStyle w:val="a3"/>
            <w:ind w:firstLine="200"/>
            <w:jc w:val="both"/>
          </w:pPr>
        </w:pPrChange>
      </w:pPr>
      <w:del w:id="1248" w:author="顏 秉田" w:date="2023-04-22T00:39:00Z">
        <w:r w:rsidRPr="009B4C70" w:rsidDel="007E17DA">
          <w:rPr>
            <w:rFonts w:hint="eastAsia"/>
            <w:lang w:eastAsia="zh-CN"/>
          </w:rPr>
          <w:delText>如果理解了，最小单位是</w:delText>
        </w:r>
        <w:r w:rsidRPr="009B4C70" w:rsidDel="007E17DA">
          <w:rPr>
            <w:lang w:eastAsia="zh-CN"/>
          </w:rPr>
          <w:delText xml:space="preserve">The one, The one </w:delText>
        </w:r>
        <w:r w:rsidRPr="009B4C70" w:rsidDel="007E17DA">
          <w:rPr>
            <w:rFonts w:hint="eastAsia"/>
            <w:lang w:eastAsia="zh-CN"/>
          </w:rPr>
          <w:delText>其实是物质显化的最小单位，它其实来源于意念。</w:delText>
        </w:r>
        <w:r w:rsidRPr="009B4C70" w:rsidDel="007E17DA">
          <w:rPr>
            <w:lang w:eastAsia="zh-CN"/>
          </w:rPr>
          <w:delText xml:space="preserve"> </w:delText>
        </w:r>
      </w:del>
    </w:p>
    <w:p w14:paraId="6638A608" w14:textId="3A991C73" w:rsidR="00A25A12" w:rsidRPr="009B4C70" w:rsidDel="007E17DA" w:rsidRDefault="00A25A12">
      <w:pPr>
        <w:rPr>
          <w:del w:id="1249" w:author="顏 秉田" w:date="2023-04-22T00:39:00Z"/>
          <w:lang w:eastAsia="zh-CN"/>
        </w:rPr>
        <w:pPrChange w:id="1250" w:author="吴敏" w:date="2023-05-14T00:47:00Z">
          <w:pPr>
            <w:pStyle w:val="a3"/>
            <w:ind w:firstLine="200"/>
            <w:jc w:val="both"/>
          </w:pPr>
        </w:pPrChange>
      </w:pPr>
      <w:del w:id="1251" w:author="顏 秉田" w:date="2023-04-22T00:39:00Z">
        <w:r w:rsidRPr="009B4C70" w:rsidDel="007E17DA">
          <w:rPr>
            <w:rFonts w:hint="eastAsia"/>
            <w:lang w:eastAsia="zh-CN"/>
          </w:rPr>
          <w:delText>植物是比较单纯的意念。意念的复杂性决定了生命形态的复杂性。人就是一个比较复杂显现的生命形态。</w:delText>
        </w:r>
      </w:del>
    </w:p>
    <w:p w14:paraId="264668AF" w14:textId="363B8C6E" w:rsidR="00A25A12" w:rsidRPr="009B4C70" w:rsidDel="007E17DA" w:rsidRDefault="00A25A12">
      <w:pPr>
        <w:rPr>
          <w:del w:id="1252" w:author="顏 秉田" w:date="2023-04-22T00:40:00Z"/>
          <w:lang w:eastAsia="zh-CN"/>
        </w:rPr>
        <w:pPrChange w:id="1253" w:author="吴敏" w:date="2023-05-14T00:47:00Z">
          <w:pPr>
            <w:pStyle w:val="a3"/>
            <w:ind w:firstLine="200"/>
            <w:jc w:val="both"/>
          </w:pPr>
        </w:pPrChange>
      </w:pPr>
      <w:del w:id="1254" w:author="顏 秉田" w:date="2023-04-22T00:40:00Z">
        <w:r w:rsidRPr="009B4C70" w:rsidDel="007E17DA">
          <w:rPr>
            <w:lang w:eastAsia="zh-CN"/>
          </w:rPr>
          <w:delText>The one</w:delText>
        </w:r>
        <w:r w:rsidRPr="009B4C70" w:rsidDel="007E17DA">
          <w:rPr>
            <w:rFonts w:hint="eastAsia"/>
            <w:lang w:eastAsia="zh-CN"/>
          </w:rPr>
          <w:delText>不一定聚集为物质，需要有意念</w:delText>
        </w:r>
        <w:r w:rsidRPr="009B4C70" w:rsidDel="007E17DA">
          <w:rPr>
            <w:lang w:eastAsia="zh-CN"/>
          </w:rPr>
          <w:delText>-</w:delText>
        </w:r>
        <w:r w:rsidRPr="009B4C70" w:rsidDel="007E17DA">
          <w:rPr>
            <w:rFonts w:hint="eastAsia"/>
            <w:lang w:eastAsia="zh-CN"/>
          </w:rPr>
          <w:delText>观察者。</w:delText>
        </w:r>
        <w:r w:rsidRPr="009B4C70" w:rsidDel="007E17DA">
          <w:rPr>
            <w:lang w:eastAsia="zh-CN"/>
          </w:rPr>
          <w:delText xml:space="preserve"> </w:delText>
        </w:r>
        <w:r w:rsidRPr="009B4C70" w:rsidDel="007E17DA">
          <w:rPr>
            <w:rFonts w:hint="eastAsia"/>
            <w:lang w:eastAsia="zh-CN"/>
          </w:rPr>
          <w:delText>第一个观察者是谁？我们所定义的所谓的造物主。造物主不一定是一个人，神佛是一种能量体，他们也会观察。能量中包含了信息和意念。</w:delText>
        </w:r>
      </w:del>
    </w:p>
    <w:p w14:paraId="762ACB00" w14:textId="28606FE7" w:rsidR="00A25A12" w:rsidRPr="009B4C70" w:rsidDel="007E17DA" w:rsidRDefault="00A25A12">
      <w:pPr>
        <w:rPr>
          <w:del w:id="1255" w:author="顏 秉田" w:date="2023-04-22T00:40:00Z"/>
          <w:lang w:eastAsia="zh-CN"/>
        </w:rPr>
        <w:pPrChange w:id="1256" w:author="吴敏" w:date="2023-05-14T00:47:00Z">
          <w:pPr>
            <w:pStyle w:val="a3"/>
            <w:ind w:firstLine="200"/>
            <w:jc w:val="both"/>
          </w:pPr>
        </w:pPrChange>
      </w:pPr>
      <w:del w:id="1257" w:author="顏 秉田" w:date="2023-04-22T00:40:00Z">
        <w:r w:rsidRPr="009B4C70" w:rsidDel="007E17DA">
          <w:rPr>
            <w:rFonts w:hint="eastAsia"/>
            <w:lang w:eastAsia="zh-CN"/>
          </w:rPr>
          <w:delText>物质是由宇宙最原始的能量—</w:delText>
        </w:r>
        <w:r w:rsidRPr="009B4C70" w:rsidDel="007E17DA">
          <w:rPr>
            <w:lang w:eastAsia="zh-CN"/>
          </w:rPr>
          <w:delText>The one--</w:delText>
        </w:r>
        <w:r w:rsidRPr="009B4C70" w:rsidDel="007E17DA">
          <w:rPr>
            <w:rFonts w:hint="eastAsia"/>
            <w:lang w:eastAsia="zh-CN"/>
          </w:rPr>
          <w:delText>创造出来的。</w:delText>
        </w:r>
      </w:del>
    </w:p>
    <w:p w14:paraId="62BABF80" w14:textId="2394E23E" w:rsidR="00A25A12" w:rsidRPr="009B4C70" w:rsidDel="007E17DA" w:rsidRDefault="00A25A12">
      <w:pPr>
        <w:rPr>
          <w:del w:id="1258" w:author="顏 秉田" w:date="2023-04-22T00:40:00Z"/>
          <w:lang w:eastAsia="zh-CN"/>
        </w:rPr>
        <w:pPrChange w:id="1259" w:author="吴敏" w:date="2023-05-14T00:47:00Z">
          <w:pPr>
            <w:pStyle w:val="a3"/>
            <w:ind w:firstLine="200"/>
            <w:jc w:val="both"/>
          </w:pPr>
        </w:pPrChange>
      </w:pPr>
      <w:del w:id="1260" w:author="顏 秉田" w:date="2023-04-22T00:40:00Z">
        <w:r w:rsidRPr="009B4C70" w:rsidDel="007E17DA">
          <w:rPr>
            <w:rFonts w:hint="eastAsia"/>
            <w:lang w:eastAsia="zh-CN"/>
          </w:rPr>
          <w:delText>物质本身只不过是</w:delText>
        </w:r>
        <w:r w:rsidRPr="009B4C70" w:rsidDel="007E17DA">
          <w:rPr>
            <w:lang w:eastAsia="zh-CN"/>
          </w:rPr>
          <w:delText>The one</w:delText>
        </w:r>
        <w:r w:rsidRPr="009B4C70" w:rsidDel="007E17DA">
          <w:rPr>
            <w:rFonts w:hint="eastAsia"/>
            <w:lang w:eastAsia="zh-CN"/>
          </w:rPr>
          <w:delText>到达后的残留，因为这个地方有意识，所以就把</w:delText>
        </w:r>
        <w:r w:rsidRPr="009B4C70" w:rsidDel="007E17DA">
          <w:rPr>
            <w:lang w:eastAsia="zh-CN"/>
          </w:rPr>
          <w:delText>The one</w:delText>
        </w:r>
        <w:r w:rsidRPr="009B4C70" w:rsidDel="007E17DA">
          <w:rPr>
            <w:rFonts w:hint="eastAsia"/>
            <w:lang w:eastAsia="zh-CN"/>
          </w:rPr>
          <w:delText>给留住或聚集了。</w:delText>
        </w:r>
      </w:del>
    </w:p>
    <w:p w14:paraId="31517F1F" w14:textId="1CC4CF0E" w:rsidR="00A25A12" w:rsidRPr="009B4C70" w:rsidDel="007E17DA" w:rsidRDefault="00A25A12">
      <w:pPr>
        <w:rPr>
          <w:del w:id="1261" w:author="顏 秉田" w:date="2023-04-22T00:40:00Z"/>
          <w:lang w:eastAsia="zh-CN"/>
        </w:rPr>
        <w:pPrChange w:id="1262" w:author="吴敏" w:date="2023-05-14T00:47:00Z">
          <w:pPr>
            <w:pStyle w:val="a3"/>
            <w:ind w:firstLine="200"/>
            <w:jc w:val="both"/>
          </w:pPr>
        </w:pPrChange>
      </w:pPr>
      <w:del w:id="1263" w:author="顏 秉田" w:date="2023-04-22T00:40:00Z">
        <w:r w:rsidRPr="009B4C70" w:rsidDel="007E17DA">
          <w:rPr>
            <w:lang w:eastAsia="zh-CN"/>
          </w:rPr>
          <w:delText>The one</w:delText>
        </w:r>
        <w:r w:rsidRPr="009B4C70" w:rsidDel="007E17DA">
          <w:rPr>
            <w:rFonts w:hint="eastAsia"/>
            <w:lang w:eastAsia="zh-CN"/>
          </w:rPr>
          <w:delText>的粒子具有光、热、核、辐射、化学、机械和未知的能量。一法能生万法，根据不同的状态做不同的显化，包含波。</w:delText>
        </w:r>
      </w:del>
    </w:p>
    <w:p w14:paraId="1E869823" w14:textId="1C9AC08C" w:rsidR="00A25A12" w:rsidRPr="009B4C70" w:rsidDel="007E17DA" w:rsidRDefault="00A25A12">
      <w:pPr>
        <w:rPr>
          <w:del w:id="1264" w:author="顏 秉田" w:date="2023-04-22T00:40:00Z"/>
          <w:lang w:eastAsia="zh-CN"/>
        </w:rPr>
        <w:pPrChange w:id="1265" w:author="吴敏" w:date="2023-05-14T00:47:00Z">
          <w:pPr>
            <w:pStyle w:val="a3"/>
            <w:ind w:firstLine="200"/>
            <w:jc w:val="both"/>
          </w:pPr>
        </w:pPrChange>
      </w:pPr>
      <w:del w:id="1266" w:author="顏 秉田" w:date="2023-04-22T00:40:00Z">
        <w:r w:rsidRPr="009B4C70" w:rsidDel="007E17DA">
          <w:rPr>
            <w:rFonts w:hint="eastAsia"/>
            <w:lang w:eastAsia="zh-CN"/>
          </w:rPr>
          <w:delText>因为</w:delText>
        </w:r>
        <w:r w:rsidRPr="009B4C70" w:rsidDel="007E17DA">
          <w:rPr>
            <w:lang w:eastAsia="zh-CN"/>
          </w:rPr>
          <w:delText>The one</w:delText>
        </w:r>
        <w:r w:rsidRPr="009B4C70" w:rsidDel="007E17DA">
          <w:rPr>
            <w:rFonts w:hint="eastAsia"/>
            <w:lang w:eastAsia="zh-CN"/>
          </w:rPr>
          <w:delText>都包含了一切，所以一切都可以来做传递。</w:delText>
        </w:r>
      </w:del>
    </w:p>
    <w:p w14:paraId="7C7398B8" w14:textId="36B4D30A" w:rsidR="00A25A12" w:rsidRPr="009B4C70" w:rsidDel="00BB50A5" w:rsidRDefault="00A25A12">
      <w:pPr>
        <w:rPr>
          <w:del w:id="1267" w:author="吴敏" w:date="2023-05-13T23:07:00Z"/>
          <w:lang w:eastAsia="zh-CN"/>
        </w:rPr>
        <w:pPrChange w:id="1268" w:author="吴敏" w:date="2023-05-14T00:47:00Z">
          <w:pPr>
            <w:pStyle w:val="a3"/>
            <w:ind w:firstLine="200"/>
            <w:jc w:val="both"/>
          </w:pPr>
        </w:pPrChange>
      </w:pPr>
    </w:p>
    <w:p w14:paraId="5DEF7C8E" w14:textId="5B4063FD" w:rsidR="00A25A12" w:rsidRPr="009B4C70" w:rsidDel="007E17DA" w:rsidRDefault="00A25A12">
      <w:pPr>
        <w:rPr>
          <w:del w:id="1269" w:author="顏 秉田" w:date="2023-04-22T00:40:00Z"/>
          <w:lang w:eastAsia="zh-CN"/>
          <w:rPrChange w:id="1270" w:author="吴敏" w:date="2023-05-13T23:16:00Z">
            <w:rPr>
              <w:del w:id="1271" w:author="顏 秉田" w:date="2023-04-22T00:40:00Z"/>
              <w:rFonts w:ascii="Times New Roman" w:eastAsia="KaiTi" w:hAnsi="Times New Roman" w:cs="Times New Roman"/>
              <w:lang w:eastAsia="zh-CN"/>
            </w:rPr>
          </w:rPrChange>
        </w:rPr>
        <w:pPrChange w:id="1272" w:author="吴敏" w:date="2023-05-14T00:47:00Z">
          <w:pPr>
            <w:pStyle w:val="a3"/>
            <w:ind w:firstLine="200"/>
            <w:jc w:val="both"/>
          </w:pPr>
        </w:pPrChange>
      </w:pPr>
      <w:del w:id="1273" w:author="顏 秉田" w:date="2023-04-22T00:40:00Z">
        <w:r w:rsidRPr="009B4C70" w:rsidDel="007E17DA">
          <w:rPr>
            <w:rFonts w:hint="eastAsia"/>
            <w:lang w:eastAsia="zh-CN"/>
            <w:rPrChange w:id="1274" w:author="吴敏" w:date="2023-05-13T23:16:00Z">
              <w:rPr>
                <w:rFonts w:ascii="Times New Roman" w:eastAsia="KaiTi" w:hAnsi="Times New Roman" w:cs="Times New Roman" w:hint="eastAsia"/>
                <w:lang w:eastAsia="zh-CN"/>
              </w:rPr>
            </w:rPrChange>
          </w:rPr>
          <w:delText>物质的形成：</w:delText>
        </w:r>
      </w:del>
    </w:p>
    <w:p w14:paraId="478A3B49" w14:textId="4B84B7DD" w:rsidR="00A25A12" w:rsidRPr="009B4C70" w:rsidDel="007E17DA" w:rsidRDefault="00A25A12">
      <w:pPr>
        <w:rPr>
          <w:del w:id="1275" w:author="顏 秉田" w:date="2023-04-22T00:40:00Z"/>
          <w:lang w:eastAsia="zh-CN"/>
          <w:rPrChange w:id="1276" w:author="吴敏" w:date="2023-05-13T23:16:00Z">
            <w:rPr>
              <w:del w:id="1277" w:author="顏 秉田" w:date="2023-04-22T00:40:00Z"/>
              <w:rFonts w:ascii="Times New Roman" w:eastAsia="KaiTi" w:hAnsi="Times New Roman" w:cs="Times New Roman"/>
              <w:lang w:eastAsia="zh-CN"/>
            </w:rPr>
          </w:rPrChange>
        </w:rPr>
        <w:pPrChange w:id="1278" w:author="吴敏" w:date="2023-05-14T00:47:00Z">
          <w:pPr>
            <w:pStyle w:val="a3"/>
            <w:ind w:firstLine="200"/>
            <w:jc w:val="both"/>
          </w:pPr>
        </w:pPrChange>
      </w:pPr>
      <w:del w:id="1279" w:author="顏 秉田" w:date="2023-04-22T00:40:00Z">
        <w:r w:rsidRPr="009B4C70" w:rsidDel="007E17DA">
          <w:rPr>
            <w:rFonts w:hint="eastAsia"/>
            <w:lang w:eastAsia="zh-CN"/>
            <w:rPrChange w:id="1280" w:author="吴敏" w:date="2023-05-13T23:16:00Z">
              <w:rPr>
                <w:rFonts w:ascii="Times New Roman" w:eastAsia="KaiTi" w:hAnsi="Times New Roman" w:cs="Times New Roman" w:hint="eastAsia"/>
                <w:lang w:eastAsia="zh-CN"/>
              </w:rPr>
            </w:rPrChange>
          </w:rPr>
          <w:delText>原质</w:delText>
        </w:r>
        <w:r w:rsidRPr="009B4C70" w:rsidDel="007E17DA">
          <w:rPr>
            <w:lang w:eastAsia="zh-CN"/>
            <w:rPrChange w:id="1281"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282" w:author="吴敏" w:date="2023-05-13T23:16:00Z">
              <w:rPr>
                <w:rFonts w:ascii="Times New Roman" w:eastAsia="KaiTi" w:hAnsi="Times New Roman" w:cs="Times New Roman" w:hint="eastAsia"/>
                <w:lang w:eastAsia="zh-CN"/>
              </w:rPr>
            </w:rPrChange>
          </w:rPr>
          <w:delText>光粒子</w:delText>
        </w:r>
        <w:r w:rsidRPr="009B4C70" w:rsidDel="007E17DA">
          <w:rPr>
            <w:lang w:eastAsia="zh-CN"/>
            <w:rPrChange w:id="1283" w:author="吴敏" w:date="2023-05-13T23:16:00Z">
              <w:rPr>
                <w:rFonts w:ascii="Times New Roman" w:eastAsia="KaiTi" w:hAnsi="Times New Roman" w:cs="Times New Roman"/>
                <w:lang w:eastAsia="zh-CN"/>
              </w:rPr>
            </w:rPrChange>
          </w:rPr>
          <w:delText>)</w:delText>
        </w:r>
      </w:del>
    </w:p>
    <w:p w14:paraId="1D114859" w14:textId="1C1A2D5A" w:rsidR="00A25A12" w:rsidRPr="009B4C70" w:rsidDel="007E17DA" w:rsidRDefault="00A25A12">
      <w:pPr>
        <w:rPr>
          <w:del w:id="1284" w:author="顏 秉田" w:date="2023-04-22T00:40:00Z"/>
          <w:lang w:eastAsia="zh-CN"/>
          <w:rPrChange w:id="1285" w:author="吴敏" w:date="2023-05-13T23:16:00Z">
            <w:rPr>
              <w:del w:id="1286" w:author="顏 秉田" w:date="2023-04-22T00:40:00Z"/>
              <w:rFonts w:ascii="Times New Roman" w:eastAsia="KaiTi" w:hAnsi="Times New Roman" w:cs="Times New Roman"/>
              <w:lang w:eastAsia="zh-CN"/>
            </w:rPr>
          </w:rPrChange>
        </w:rPr>
        <w:pPrChange w:id="1287" w:author="吴敏" w:date="2023-05-14T00:47:00Z">
          <w:pPr>
            <w:pStyle w:val="a3"/>
            <w:ind w:firstLine="200"/>
            <w:jc w:val="both"/>
          </w:pPr>
        </w:pPrChange>
      </w:pPr>
      <w:del w:id="1288" w:author="顏 秉田" w:date="2023-04-22T00:40:00Z">
        <w:r w:rsidRPr="009B4C70" w:rsidDel="007E17DA">
          <w:rPr>
            <w:rFonts w:hint="eastAsia"/>
            <w:lang w:eastAsia="zh-CN"/>
            <w:rPrChange w:id="1289" w:author="吴敏" w:date="2023-05-13T23:16:00Z">
              <w:rPr>
                <w:rFonts w:ascii="Times New Roman" w:eastAsia="KaiTi" w:hAnsi="Times New Roman" w:cs="Times New Roman" w:hint="eastAsia"/>
                <w:lang w:eastAsia="zh-CN"/>
              </w:rPr>
            </w:rPrChange>
          </w:rPr>
          <w:delText>被极快地抛入极微小的漩涡中，</w:delText>
        </w:r>
      </w:del>
    </w:p>
    <w:p w14:paraId="3B11363B" w14:textId="50688D08" w:rsidR="00A25A12" w:rsidRPr="009B4C70" w:rsidDel="007E17DA" w:rsidRDefault="00A25A12">
      <w:pPr>
        <w:rPr>
          <w:del w:id="1290" w:author="顏 秉田" w:date="2023-04-22T00:40:00Z"/>
          <w:lang w:eastAsia="zh-CN"/>
          <w:rPrChange w:id="1291" w:author="吴敏" w:date="2023-05-13T23:16:00Z">
            <w:rPr>
              <w:del w:id="1292" w:author="顏 秉田" w:date="2023-04-22T00:40:00Z"/>
              <w:rFonts w:ascii="Times New Roman" w:eastAsia="KaiTi" w:hAnsi="Times New Roman" w:cs="Times New Roman"/>
              <w:lang w:eastAsia="zh-CN"/>
            </w:rPr>
          </w:rPrChange>
        </w:rPr>
        <w:pPrChange w:id="1293" w:author="吴敏" w:date="2023-05-14T00:47:00Z">
          <w:pPr>
            <w:pStyle w:val="a3"/>
            <w:ind w:firstLine="200"/>
            <w:jc w:val="both"/>
          </w:pPr>
        </w:pPrChange>
      </w:pPr>
      <w:del w:id="1294" w:author="顏 秉田" w:date="2023-04-22T00:40:00Z">
        <w:r w:rsidRPr="009B4C70" w:rsidDel="007E17DA">
          <w:rPr>
            <w:rFonts w:hint="eastAsia"/>
            <w:lang w:eastAsia="zh-CN"/>
            <w:rPrChange w:id="1295" w:author="吴敏" w:date="2023-05-13T23:16:00Z">
              <w:rPr>
                <w:rFonts w:ascii="Times New Roman" w:eastAsia="KaiTi" w:hAnsi="Times New Roman" w:cs="Times New Roman" w:hint="eastAsia"/>
                <w:lang w:eastAsia="zh-CN"/>
              </w:rPr>
            </w:rPrChange>
          </w:rPr>
          <w:delText>变成了粗钝的物质。</w:delText>
        </w:r>
      </w:del>
    </w:p>
    <w:p w14:paraId="1E5A3C3E" w14:textId="0A91BE2F" w:rsidR="00A25A12" w:rsidRPr="009B4C70" w:rsidDel="007E17DA" w:rsidRDefault="00A25A12">
      <w:pPr>
        <w:rPr>
          <w:del w:id="1296" w:author="顏 秉田" w:date="2023-04-22T00:40:00Z"/>
          <w:lang w:eastAsia="zh-CN"/>
          <w:rPrChange w:id="1297" w:author="吴敏" w:date="2023-05-13T23:16:00Z">
            <w:rPr>
              <w:del w:id="1298" w:author="顏 秉田" w:date="2023-04-22T00:40:00Z"/>
              <w:rFonts w:ascii="Times New Roman" w:eastAsia="KaiTi" w:hAnsi="Times New Roman" w:cs="Times New Roman"/>
              <w:lang w:eastAsia="zh-CN"/>
            </w:rPr>
          </w:rPrChange>
        </w:rPr>
        <w:pPrChange w:id="1299" w:author="吴敏" w:date="2023-05-14T00:47:00Z">
          <w:pPr>
            <w:pStyle w:val="a3"/>
            <w:ind w:firstLine="200"/>
            <w:jc w:val="both"/>
          </w:pPr>
        </w:pPrChange>
      </w:pPr>
      <w:del w:id="1300" w:author="顏 秉田" w:date="2023-04-22T00:40:00Z">
        <w:r w:rsidRPr="009B4C70" w:rsidDel="007E17DA">
          <w:rPr>
            <w:rFonts w:hint="eastAsia"/>
            <w:lang w:eastAsia="zh-CN"/>
            <w:rPrChange w:id="1301" w:author="吴敏" w:date="2023-05-13T23:16:00Z">
              <w:rPr>
                <w:rFonts w:ascii="Times New Roman" w:eastAsia="KaiTi" w:hAnsi="Times New Roman" w:cs="Times New Roman" w:hint="eastAsia"/>
                <w:lang w:eastAsia="zh-CN"/>
              </w:rPr>
            </w:rPrChange>
          </w:rPr>
          <w:delText>力消退，</w:delText>
        </w:r>
      </w:del>
    </w:p>
    <w:p w14:paraId="06C5E2F4" w14:textId="05DD366B" w:rsidR="00A25A12" w:rsidRPr="009B4C70" w:rsidDel="007E17DA" w:rsidRDefault="00A25A12">
      <w:pPr>
        <w:rPr>
          <w:del w:id="1302" w:author="顏 秉田" w:date="2023-04-22T00:40:00Z"/>
          <w:lang w:eastAsia="zh-CN"/>
          <w:rPrChange w:id="1303" w:author="吴敏" w:date="2023-05-13T23:16:00Z">
            <w:rPr>
              <w:del w:id="1304" w:author="顏 秉田" w:date="2023-04-22T00:40:00Z"/>
              <w:rFonts w:ascii="Times New Roman" w:eastAsia="KaiTi" w:hAnsi="Times New Roman" w:cs="Times New Roman"/>
              <w:lang w:eastAsia="zh-CN"/>
            </w:rPr>
          </w:rPrChange>
        </w:rPr>
        <w:pPrChange w:id="1305" w:author="吴敏" w:date="2023-05-14T00:47:00Z">
          <w:pPr>
            <w:pStyle w:val="a3"/>
            <w:ind w:firstLine="200"/>
            <w:jc w:val="both"/>
          </w:pPr>
        </w:pPrChange>
      </w:pPr>
      <w:del w:id="1306" w:author="顏 秉田" w:date="2023-04-22T00:40:00Z">
        <w:r w:rsidRPr="009B4C70" w:rsidDel="007E17DA">
          <w:rPr>
            <w:rFonts w:hint="eastAsia"/>
            <w:lang w:eastAsia="zh-CN"/>
            <w:rPrChange w:id="1307" w:author="吴敏" w:date="2023-05-13T23:16:00Z">
              <w:rPr>
                <w:rFonts w:ascii="Times New Roman" w:eastAsia="KaiTi" w:hAnsi="Times New Roman" w:cs="Times New Roman" w:hint="eastAsia"/>
                <w:lang w:eastAsia="zh-CN"/>
              </w:rPr>
            </w:rPrChange>
          </w:rPr>
          <w:delText>运动停止，</w:delText>
        </w:r>
      </w:del>
    </w:p>
    <w:p w14:paraId="70A0689B" w14:textId="6D4DA205" w:rsidR="00A25A12" w:rsidRPr="009B4C70" w:rsidDel="007E17DA" w:rsidRDefault="00A25A12">
      <w:pPr>
        <w:rPr>
          <w:del w:id="1308" w:author="顏 秉田" w:date="2023-04-22T00:40:00Z"/>
          <w:lang w:eastAsia="zh-CN"/>
          <w:rPrChange w:id="1309" w:author="吴敏" w:date="2023-05-13T23:16:00Z">
            <w:rPr>
              <w:del w:id="1310" w:author="顏 秉田" w:date="2023-04-22T00:40:00Z"/>
              <w:rFonts w:ascii="Times New Roman" w:eastAsia="KaiTi" w:hAnsi="Times New Roman" w:cs="Times New Roman"/>
              <w:lang w:eastAsia="zh-CN"/>
            </w:rPr>
          </w:rPrChange>
        </w:rPr>
        <w:pPrChange w:id="1311" w:author="吴敏" w:date="2023-05-14T00:47:00Z">
          <w:pPr>
            <w:pStyle w:val="a3"/>
            <w:ind w:firstLine="200"/>
            <w:jc w:val="both"/>
          </w:pPr>
        </w:pPrChange>
      </w:pPr>
      <w:del w:id="1312" w:author="顏 秉田" w:date="2023-04-22T00:40:00Z">
        <w:r w:rsidRPr="009B4C70" w:rsidDel="007E17DA">
          <w:rPr>
            <w:rFonts w:hint="eastAsia"/>
            <w:lang w:eastAsia="zh-CN"/>
            <w:rPrChange w:id="1313" w:author="吴敏" w:date="2023-05-13T23:16:00Z">
              <w:rPr>
                <w:rFonts w:ascii="Times New Roman" w:eastAsia="KaiTi" w:hAnsi="Times New Roman" w:cs="Times New Roman" w:hint="eastAsia"/>
                <w:lang w:eastAsia="zh-CN"/>
              </w:rPr>
            </w:rPrChange>
          </w:rPr>
          <w:delText>物质消失，</w:delText>
        </w:r>
      </w:del>
    </w:p>
    <w:p w14:paraId="54D9E477" w14:textId="2FFBD7C7" w:rsidR="00A25A12" w:rsidRPr="009B4C70" w:rsidDel="007E17DA" w:rsidRDefault="00A25A12">
      <w:pPr>
        <w:rPr>
          <w:del w:id="1314" w:author="顏 秉田" w:date="2023-04-22T00:40:00Z"/>
          <w:lang w:eastAsia="zh-CN"/>
          <w:rPrChange w:id="1315" w:author="吴敏" w:date="2023-05-13T23:16:00Z">
            <w:rPr>
              <w:del w:id="1316" w:author="顏 秉田" w:date="2023-04-22T00:40:00Z"/>
              <w:rFonts w:ascii="Times New Roman" w:eastAsia="KaiTi" w:hAnsi="Times New Roman" w:cs="Times New Roman"/>
              <w:lang w:eastAsia="zh-CN"/>
            </w:rPr>
          </w:rPrChange>
        </w:rPr>
        <w:pPrChange w:id="1317" w:author="吴敏" w:date="2023-05-14T00:47:00Z">
          <w:pPr>
            <w:pStyle w:val="a3"/>
            <w:ind w:firstLine="200"/>
            <w:jc w:val="both"/>
          </w:pPr>
        </w:pPrChange>
      </w:pPr>
      <w:del w:id="1318" w:author="顏 秉田" w:date="2023-04-22T00:40:00Z">
        <w:r w:rsidRPr="009B4C70" w:rsidDel="007E17DA">
          <w:rPr>
            <w:rFonts w:hint="eastAsia"/>
            <w:lang w:eastAsia="zh-CN"/>
            <w:rPrChange w:id="1319" w:author="吴敏" w:date="2023-05-13T23:16:00Z">
              <w:rPr>
                <w:rFonts w:ascii="Times New Roman" w:eastAsia="KaiTi" w:hAnsi="Times New Roman" w:cs="Times New Roman" w:hint="eastAsia"/>
                <w:lang w:eastAsia="zh-CN"/>
              </w:rPr>
            </w:rPrChange>
          </w:rPr>
          <w:delText>还原成原质</w:delText>
        </w:r>
        <w:r w:rsidRPr="009B4C70" w:rsidDel="007E17DA">
          <w:rPr>
            <w:lang w:eastAsia="zh-CN"/>
            <w:rPrChange w:id="1320"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321" w:author="吴敏" w:date="2023-05-13T23:16:00Z">
              <w:rPr>
                <w:rFonts w:ascii="Times New Roman" w:eastAsia="KaiTi" w:hAnsi="Times New Roman" w:cs="Times New Roman" w:hint="eastAsia"/>
                <w:lang w:eastAsia="zh-CN"/>
              </w:rPr>
            </w:rPrChange>
          </w:rPr>
          <w:delText>光粒子</w:delText>
        </w:r>
        <w:r w:rsidRPr="009B4C70" w:rsidDel="007E17DA">
          <w:rPr>
            <w:lang w:eastAsia="zh-CN"/>
            <w:rPrChange w:id="1322"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323" w:author="吴敏" w:date="2023-05-13T23:16:00Z">
              <w:rPr>
                <w:rFonts w:ascii="Times New Roman" w:eastAsia="KaiTi" w:hAnsi="Times New Roman" w:cs="Times New Roman" w:hint="eastAsia"/>
                <w:lang w:eastAsia="zh-CN"/>
              </w:rPr>
            </w:rPrChange>
          </w:rPr>
          <w:delText>。</w:delText>
        </w:r>
      </w:del>
    </w:p>
    <w:p w14:paraId="461E8145" w14:textId="1A95B6CF" w:rsidR="00A25A12" w:rsidRPr="009B4C70" w:rsidDel="007E17DA" w:rsidRDefault="00A25A12">
      <w:pPr>
        <w:rPr>
          <w:del w:id="1324" w:author="顏 秉田" w:date="2023-04-22T00:40:00Z"/>
          <w:lang w:eastAsia="zh-CN"/>
          <w:rPrChange w:id="1325" w:author="吴敏" w:date="2023-05-13T23:16:00Z">
            <w:rPr>
              <w:del w:id="1326" w:author="顏 秉田" w:date="2023-04-22T00:40:00Z"/>
              <w:rFonts w:ascii="Times New Roman" w:eastAsia="KaiTi" w:hAnsi="Times New Roman" w:cs="Times New Roman"/>
              <w:lang w:eastAsia="zh-CN"/>
            </w:rPr>
          </w:rPrChange>
        </w:rPr>
        <w:pPrChange w:id="1327" w:author="吴敏" w:date="2023-05-14T00:47:00Z">
          <w:pPr>
            <w:pStyle w:val="a3"/>
            <w:ind w:firstLine="200"/>
            <w:jc w:val="both"/>
          </w:pPr>
        </w:pPrChange>
      </w:pPr>
      <w:del w:id="1328" w:author="顏 秉田" w:date="2023-04-22T00:40:00Z">
        <w:r w:rsidRPr="009B4C70" w:rsidDel="007E17DA">
          <w:rPr>
            <w:rFonts w:hint="eastAsia"/>
            <w:lang w:eastAsia="zh-CN"/>
            <w:rPrChange w:id="1329" w:author="吴敏" w:date="2023-05-13T23:16:00Z">
              <w:rPr>
                <w:rFonts w:ascii="Times New Roman" w:eastAsia="KaiTi" w:hAnsi="Times New Roman" w:cs="Times New Roman" w:hint="eastAsia"/>
                <w:lang w:eastAsia="zh-CN"/>
              </w:rPr>
            </w:rPrChange>
          </w:rPr>
          <w:delText>物质就是密度很高的</w:delText>
        </w:r>
        <w:r w:rsidRPr="009B4C70" w:rsidDel="007E17DA">
          <w:rPr>
            <w:lang w:eastAsia="zh-CN"/>
            <w:rPrChange w:id="1330"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331" w:author="吴敏" w:date="2023-05-13T23:16:00Z">
              <w:rPr>
                <w:rFonts w:ascii="Times New Roman" w:eastAsia="KaiTi" w:hAnsi="Times New Roman" w:cs="Times New Roman" w:hint="eastAsia"/>
                <w:lang w:eastAsia="zh-CN"/>
              </w:rPr>
            </w:rPrChange>
          </w:rPr>
          <w:delText>。</w:delText>
        </w:r>
      </w:del>
    </w:p>
    <w:p w14:paraId="1B521E51" w14:textId="2B9DF5DA" w:rsidR="00A25A12" w:rsidRPr="009B4C70" w:rsidDel="007E17DA" w:rsidRDefault="00A25A12">
      <w:pPr>
        <w:rPr>
          <w:del w:id="1332" w:author="顏 秉田" w:date="2023-04-22T00:40:00Z"/>
          <w:lang w:eastAsia="zh-CN"/>
          <w:rPrChange w:id="1333" w:author="吴敏" w:date="2023-05-13T23:16:00Z">
            <w:rPr>
              <w:del w:id="1334" w:author="顏 秉田" w:date="2023-04-22T00:40:00Z"/>
              <w:rFonts w:ascii="Times New Roman" w:eastAsia="KaiTi" w:hAnsi="Times New Roman" w:cs="Times New Roman"/>
              <w:lang w:eastAsia="zh-CN"/>
            </w:rPr>
          </w:rPrChange>
        </w:rPr>
        <w:pPrChange w:id="1335" w:author="吴敏" w:date="2023-05-14T00:47:00Z">
          <w:pPr>
            <w:pStyle w:val="a3"/>
            <w:ind w:firstLine="200"/>
            <w:jc w:val="both"/>
          </w:pPr>
        </w:pPrChange>
      </w:pPr>
      <w:del w:id="1336" w:author="顏 秉田" w:date="2023-04-22T00:40:00Z">
        <w:r w:rsidRPr="009B4C70" w:rsidDel="007E17DA">
          <w:rPr>
            <w:rFonts w:hint="eastAsia"/>
            <w:lang w:eastAsia="zh-CN"/>
            <w:rPrChange w:id="1337" w:author="吴敏" w:date="2023-05-13T23:16:00Z">
              <w:rPr>
                <w:rFonts w:ascii="Times New Roman" w:eastAsia="KaiTi" w:hAnsi="Times New Roman" w:cs="Times New Roman" w:hint="eastAsia"/>
                <w:lang w:eastAsia="zh-CN"/>
              </w:rPr>
            </w:rPrChange>
          </w:rPr>
          <w:delText>人类也是物质，也是一种光。</w:delText>
        </w:r>
      </w:del>
    </w:p>
    <w:p w14:paraId="3861D2A2" w14:textId="637E217A" w:rsidR="00A25A12" w:rsidRPr="009B4C70" w:rsidDel="007E17DA" w:rsidRDefault="00A25A12">
      <w:pPr>
        <w:rPr>
          <w:del w:id="1338" w:author="顏 秉田" w:date="2023-04-22T00:40:00Z"/>
          <w:lang w:eastAsia="zh-CN"/>
          <w:rPrChange w:id="1339" w:author="吴敏" w:date="2023-05-13T23:16:00Z">
            <w:rPr>
              <w:del w:id="1340" w:author="顏 秉田" w:date="2023-04-22T00:40:00Z"/>
              <w:rFonts w:ascii="Times New Roman" w:eastAsia="KaiTi" w:hAnsi="Times New Roman" w:cs="Times New Roman"/>
              <w:lang w:eastAsia="zh-CN"/>
            </w:rPr>
          </w:rPrChange>
        </w:rPr>
        <w:pPrChange w:id="1341" w:author="吴敏" w:date="2023-05-14T00:47:00Z">
          <w:pPr>
            <w:pStyle w:val="a3"/>
            <w:ind w:firstLine="200"/>
            <w:jc w:val="both"/>
          </w:pPr>
        </w:pPrChange>
      </w:pPr>
      <w:del w:id="1342" w:author="顏 秉田" w:date="2023-04-22T00:40:00Z">
        <w:r w:rsidRPr="009B4C70" w:rsidDel="007E17DA">
          <w:rPr>
            <w:rFonts w:hint="eastAsia"/>
            <w:lang w:eastAsia="zh-CN"/>
            <w:rPrChange w:id="1343" w:author="吴敏" w:date="2023-05-13T23:16:00Z">
              <w:rPr>
                <w:rFonts w:ascii="Times New Roman" w:eastAsia="KaiTi" w:hAnsi="Times New Roman" w:cs="Times New Roman" w:hint="eastAsia"/>
                <w:lang w:eastAsia="zh-CN"/>
              </w:rPr>
            </w:rPrChange>
          </w:rPr>
          <w:delText>没有一个人会死亡，他们都转化成了光，恢复到了它们的原始状态。</w:delText>
        </w:r>
      </w:del>
    </w:p>
    <w:p w14:paraId="1BDA5616" w14:textId="1D93C4E1" w:rsidR="00A25A12" w:rsidRPr="009B4C70" w:rsidDel="007E17DA" w:rsidRDefault="00A25A12">
      <w:pPr>
        <w:rPr>
          <w:del w:id="1344" w:author="顏 秉田" w:date="2023-04-22T00:40:00Z"/>
          <w:lang w:eastAsia="zh-CN"/>
          <w:rPrChange w:id="1345" w:author="吴敏" w:date="2023-05-13T23:16:00Z">
            <w:rPr>
              <w:del w:id="1346" w:author="顏 秉田" w:date="2023-04-22T00:40:00Z"/>
              <w:rFonts w:ascii="Times New Roman" w:eastAsia="KaiTi" w:hAnsi="Times New Roman" w:cs="Times New Roman"/>
              <w:lang w:eastAsia="zh-CN"/>
            </w:rPr>
          </w:rPrChange>
        </w:rPr>
        <w:pPrChange w:id="1347" w:author="吴敏" w:date="2023-05-14T00:47:00Z">
          <w:pPr>
            <w:pStyle w:val="a3"/>
            <w:ind w:firstLine="200"/>
            <w:jc w:val="both"/>
          </w:pPr>
        </w:pPrChange>
      </w:pPr>
      <w:del w:id="1348" w:author="顏 秉田" w:date="2023-04-22T00:40:00Z">
        <w:r w:rsidRPr="009B4C70" w:rsidDel="007E17DA">
          <w:rPr>
            <w:rFonts w:hint="eastAsia"/>
            <w:lang w:eastAsia="zh-CN"/>
            <w:rPrChange w:id="1349" w:author="吴敏" w:date="2023-05-13T23:16:00Z">
              <w:rPr>
                <w:rFonts w:ascii="Times New Roman" w:eastAsia="KaiTi" w:hAnsi="Times New Roman" w:cs="Times New Roman" w:hint="eastAsia"/>
                <w:lang w:eastAsia="zh-CN"/>
              </w:rPr>
            </w:rPrChange>
          </w:rPr>
          <w:delText>我们聚集成</w:delText>
        </w:r>
        <w:r w:rsidRPr="009B4C70" w:rsidDel="007E17DA">
          <w:rPr>
            <w:lang w:eastAsia="zh-CN"/>
            <w:rPrChange w:id="1350"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351" w:author="吴敏" w:date="2023-05-13T23:16:00Z">
              <w:rPr>
                <w:rFonts w:ascii="Times New Roman" w:eastAsia="KaiTi" w:hAnsi="Times New Roman" w:cs="Times New Roman" w:hint="eastAsia"/>
                <w:lang w:eastAsia="zh-CN"/>
              </w:rPr>
            </w:rPrChange>
          </w:rPr>
          <w:delText>的状态，生命结束之后又回到</w:delText>
        </w:r>
        <w:r w:rsidRPr="009B4C70" w:rsidDel="007E17DA">
          <w:rPr>
            <w:lang w:eastAsia="zh-CN"/>
            <w:rPrChange w:id="1352"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353" w:author="吴敏" w:date="2023-05-13T23:16:00Z">
              <w:rPr>
                <w:rFonts w:ascii="Times New Roman" w:eastAsia="KaiTi" w:hAnsi="Times New Roman" w:cs="Times New Roman" w:hint="eastAsia"/>
                <w:lang w:eastAsia="zh-CN"/>
              </w:rPr>
            </w:rPrChange>
          </w:rPr>
          <w:delText>的状态。只是物质的东西，有一部分会被大地、空气吸收，精气神被吸收。</w:delText>
        </w:r>
      </w:del>
    </w:p>
    <w:p w14:paraId="5210F382" w14:textId="4EDD86EF" w:rsidR="00A25A12" w:rsidRPr="009B4C70" w:rsidDel="007E17DA" w:rsidRDefault="00A25A12">
      <w:pPr>
        <w:rPr>
          <w:del w:id="1354" w:author="顏 秉田" w:date="2023-04-22T00:40:00Z"/>
          <w:lang w:eastAsia="zh-CN"/>
          <w:rPrChange w:id="1355" w:author="吴敏" w:date="2023-05-13T23:16:00Z">
            <w:rPr>
              <w:del w:id="1356" w:author="顏 秉田" w:date="2023-04-22T00:40:00Z"/>
              <w:rFonts w:ascii="Times New Roman" w:eastAsia="KaiTi" w:hAnsi="Times New Roman" w:cs="Times New Roman"/>
              <w:lang w:eastAsia="zh-CN"/>
            </w:rPr>
          </w:rPrChange>
        </w:rPr>
        <w:pPrChange w:id="1357" w:author="吴敏" w:date="2023-05-14T00:47:00Z">
          <w:pPr>
            <w:pStyle w:val="a3"/>
            <w:ind w:firstLine="200"/>
            <w:jc w:val="both"/>
          </w:pPr>
        </w:pPrChange>
      </w:pPr>
      <w:del w:id="1358" w:author="顏 秉田" w:date="2023-04-22T00:40:00Z">
        <w:r w:rsidRPr="009B4C70" w:rsidDel="007E17DA">
          <w:rPr>
            <w:lang w:eastAsia="zh-CN"/>
            <w:rPrChange w:id="1359" w:author="吴敏" w:date="2023-05-13T23:16:00Z">
              <w:rPr>
                <w:rFonts w:ascii="Times New Roman" w:eastAsia="KaiTi" w:hAnsi="Times New Roman" w:cs="Times New Roman"/>
                <w:lang w:eastAsia="zh-CN"/>
              </w:rPr>
            </w:rPrChange>
          </w:rPr>
          <w:delText xml:space="preserve">The one </w:delText>
        </w:r>
        <w:r w:rsidRPr="009B4C70" w:rsidDel="007E17DA">
          <w:rPr>
            <w:rFonts w:hint="eastAsia"/>
            <w:lang w:eastAsia="zh-CN"/>
            <w:rPrChange w:id="1360" w:author="吴敏" w:date="2023-05-13T23:16:00Z">
              <w:rPr>
                <w:rFonts w:ascii="Times New Roman" w:eastAsia="KaiTi" w:hAnsi="Times New Roman" w:cs="Times New Roman" w:hint="eastAsia"/>
                <w:lang w:eastAsia="zh-CN"/>
              </w:rPr>
            </w:rPrChange>
          </w:rPr>
          <w:delText>有不同的状态，物质、灰等。不那么纯粹的</w:delText>
        </w:r>
        <w:r w:rsidRPr="009B4C70" w:rsidDel="007E17DA">
          <w:rPr>
            <w:lang w:eastAsia="zh-CN"/>
            <w:rPrChange w:id="1361" w:author="吴敏" w:date="2023-05-13T23:16:00Z">
              <w:rPr>
                <w:rFonts w:ascii="Times New Roman" w:eastAsia="KaiTi" w:hAnsi="Times New Roman" w:cs="Times New Roman"/>
                <w:lang w:eastAsia="zh-CN"/>
              </w:rPr>
            </w:rPrChange>
          </w:rPr>
          <w:delText>The one</w:delText>
        </w:r>
        <w:r w:rsidRPr="009B4C70" w:rsidDel="007E17DA">
          <w:rPr>
            <w:rFonts w:hint="eastAsia"/>
            <w:lang w:eastAsia="zh-CN"/>
            <w:rPrChange w:id="1362" w:author="吴敏" w:date="2023-05-13T23:16:00Z">
              <w:rPr>
                <w:rFonts w:ascii="Times New Roman" w:eastAsia="KaiTi" w:hAnsi="Times New Roman" w:cs="Times New Roman" w:hint="eastAsia"/>
                <w:lang w:eastAsia="zh-CN"/>
              </w:rPr>
            </w:rPrChange>
          </w:rPr>
          <w:delText>就会被吸收。</w:delText>
        </w:r>
      </w:del>
    </w:p>
    <w:p w14:paraId="010C101E" w14:textId="21C4047D" w:rsidR="00144D62" w:rsidRPr="009B4C70" w:rsidDel="007E17DA" w:rsidRDefault="00144D62">
      <w:pPr>
        <w:rPr>
          <w:del w:id="1363" w:author="顏 秉田" w:date="2023-04-22T00:40:00Z"/>
          <w:lang w:eastAsia="zh-CN"/>
          <w:rPrChange w:id="1364" w:author="吴敏" w:date="2023-05-13T23:16:00Z">
            <w:rPr>
              <w:del w:id="1365" w:author="顏 秉田" w:date="2023-04-22T00:40:00Z"/>
              <w:rFonts w:ascii="Times New Roman" w:eastAsia="KaiTi" w:hAnsi="Times New Roman" w:cs="Times New Roman"/>
              <w:lang w:eastAsia="zh-CN"/>
            </w:rPr>
          </w:rPrChange>
        </w:rPr>
        <w:pPrChange w:id="1366" w:author="吴敏" w:date="2023-05-14T00:47:00Z">
          <w:pPr>
            <w:pStyle w:val="a3"/>
            <w:ind w:firstLine="200"/>
            <w:jc w:val="both"/>
          </w:pPr>
        </w:pPrChange>
      </w:pPr>
      <w:del w:id="1367" w:author="顏 秉田" w:date="2023-04-22T00:40:00Z">
        <w:r w:rsidRPr="009B4C70" w:rsidDel="007E17DA">
          <w:rPr>
            <w:rFonts w:hint="eastAsia"/>
            <w:lang w:eastAsia="zh-CN"/>
            <w:rPrChange w:id="1368" w:author="吴敏" w:date="2023-05-13T23:16:00Z">
              <w:rPr>
                <w:rFonts w:ascii="Times New Roman" w:eastAsia="KaiTi" w:hAnsi="Times New Roman" w:cs="Times New Roman" w:hint="eastAsia"/>
                <w:lang w:eastAsia="zh-CN"/>
              </w:rPr>
            </w:rPrChange>
          </w:rPr>
          <w:delText>脑功能同样以光来体现。随着时间的推移，大脑变得更强大，更接近白色</w:delText>
        </w:r>
        <w:r w:rsidRPr="009B4C70" w:rsidDel="007E17DA">
          <w:rPr>
            <w:lang w:eastAsia="zh-CN"/>
            <w:rPrChange w:id="1369" w:author="吴敏" w:date="2023-05-13T23:16:00Z">
              <w:rPr>
                <w:rFonts w:ascii="Times New Roman" w:eastAsia="KaiTi" w:hAnsi="Times New Roman" w:cs="Times New Roman"/>
                <w:lang w:eastAsia="zh-CN"/>
              </w:rPr>
            </w:rPrChange>
          </w:rPr>
          <w:delText>--</w:delText>
        </w:r>
        <w:r w:rsidRPr="009B4C70" w:rsidDel="007E17DA">
          <w:rPr>
            <w:rFonts w:hint="eastAsia"/>
            <w:lang w:eastAsia="zh-CN"/>
            <w:rPrChange w:id="1370" w:author="吴敏" w:date="2023-05-13T23:16:00Z">
              <w:rPr>
                <w:rFonts w:ascii="Times New Roman" w:eastAsia="KaiTi" w:hAnsi="Times New Roman" w:cs="Times New Roman" w:hint="eastAsia"/>
                <w:lang w:eastAsia="zh-CN"/>
              </w:rPr>
            </w:rPrChange>
          </w:rPr>
          <w:delText>天堂的颜色。</w:delText>
        </w:r>
      </w:del>
    </w:p>
    <w:p w14:paraId="5186ECD6" w14:textId="4E1922C3" w:rsidR="00455FFD" w:rsidRDefault="007E17DA">
      <w:pPr>
        <w:rPr>
          <w:ins w:id="1371" w:author="吴敏" w:date="2023-05-13T23:33:00Z"/>
          <w:lang w:eastAsia="zh-CN"/>
        </w:rPr>
        <w:pPrChange w:id="1372" w:author="吴敏" w:date="2023-05-14T00:47:00Z">
          <w:pPr>
            <w:pStyle w:val="a3"/>
            <w:numPr>
              <w:numId w:val="7"/>
            </w:numPr>
            <w:ind w:leftChars="0" w:left="60" w:hanging="420"/>
            <w:jc w:val="both"/>
          </w:pPr>
        </w:pPrChange>
      </w:pPr>
      <w:ins w:id="1373" w:author="顏 秉田" w:date="2023-04-22T00:40:00Z">
        <w:del w:id="1374" w:author="吴敏" w:date="2023-05-10T00:33:00Z">
          <w:r w:rsidRPr="009B4C70" w:rsidDel="00BD0D6C">
            <w:rPr>
              <w:lang w:eastAsia="zh-CN"/>
              <w:rPrChange w:id="1375" w:author="吴敏" w:date="2023-05-13T23:16:00Z">
                <w:rPr>
                  <w:rFonts w:ascii="Times New Roman" w:hAnsi="Times New Roman" w:cs="Times New Roman"/>
                  <w:shd w:val="clear" w:color="auto" w:fill="92D050"/>
                  <w:lang w:eastAsia="zh-CN"/>
                </w:rPr>
              </w:rPrChange>
            </w:rPr>
            <w:delText>13.</w:delText>
          </w:r>
        </w:del>
      </w:ins>
      <w:del w:id="1376" w:author="吴敏" w:date="2023-05-13T23:15:00Z">
        <w:r w:rsidR="00144D62" w:rsidRPr="009B4C70" w:rsidDel="009B4C70">
          <w:rPr>
            <w:rFonts w:hint="eastAsia"/>
            <w:lang w:eastAsia="zh-CN"/>
            <w:rPrChange w:id="1377" w:author="吴敏" w:date="2023-05-13T23:16:00Z">
              <w:rPr>
                <w:rFonts w:ascii="Times New Roman" w:eastAsia="KaiTi" w:hAnsi="Times New Roman" w:cs="Times New Roman" w:hint="eastAsia"/>
                <w:shd w:val="clear" w:color="auto" w:fill="92D050"/>
                <w:lang w:eastAsia="zh-CN"/>
              </w:rPr>
            </w:rPrChange>
          </w:rPr>
          <w:delText>人脑中也存在着</w:delText>
        </w:r>
        <w:r w:rsidR="00144D62" w:rsidRPr="009B4C70" w:rsidDel="009B4C70">
          <w:rPr>
            <w:lang w:eastAsia="zh-CN"/>
            <w:rPrChange w:id="1378"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379" w:author="吴敏" w:date="2023-05-13T23:16:00Z">
              <w:rPr>
                <w:rFonts w:ascii="Times New Roman" w:eastAsia="KaiTi" w:hAnsi="Times New Roman" w:cs="Times New Roman" w:hint="eastAsia"/>
                <w:shd w:val="clear" w:color="auto" w:fill="92D050"/>
                <w:lang w:eastAsia="zh-CN"/>
              </w:rPr>
            </w:rPrChange>
          </w:rPr>
          <w:delText>，从而也包含着无穷无量的信息。</w:delText>
        </w:r>
      </w:del>
      <w:del w:id="1380" w:author="吴敏" w:date="2023-05-10T00:34:00Z">
        <w:r w:rsidR="00144D62" w:rsidRPr="009B4C70" w:rsidDel="00BD0D6C">
          <w:rPr>
            <w:rFonts w:hint="eastAsia"/>
            <w:lang w:eastAsia="zh-CN"/>
            <w:rPrChange w:id="1381" w:author="吴敏" w:date="2023-05-13T23:16:00Z">
              <w:rPr>
                <w:rFonts w:ascii="Times New Roman" w:eastAsia="KaiTi" w:hAnsi="Times New Roman" w:cs="Times New Roman" w:hint="eastAsia"/>
                <w:shd w:val="clear" w:color="auto" w:fill="92D050"/>
                <w:lang w:eastAsia="zh-CN"/>
              </w:rPr>
            </w:rPrChange>
          </w:rPr>
          <w:delText>一个</w:delText>
        </w:r>
        <w:r w:rsidR="00144D62" w:rsidRPr="009B4C70" w:rsidDel="00BD0D6C">
          <w:rPr>
            <w:lang w:eastAsia="zh-CN"/>
            <w:rPrChange w:id="1382" w:author="吴敏" w:date="2023-05-13T23:16:00Z">
              <w:rPr>
                <w:rFonts w:ascii="Times New Roman" w:eastAsia="KaiTi" w:hAnsi="Times New Roman" w:cs="Times New Roman"/>
                <w:shd w:val="clear" w:color="auto" w:fill="92D050"/>
                <w:lang w:eastAsia="zh-CN"/>
              </w:rPr>
            </w:rPrChange>
          </w:rPr>
          <w:delText>T</w:delText>
        </w:r>
      </w:del>
      <w:del w:id="1383" w:author="吴敏" w:date="2023-05-13T23:15:00Z">
        <w:r w:rsidR="00144D62" w:rsidRPr="009B4C70" w:rsidDel="009B4C70">
          <w:rPr>
            <w:lang w:eastAsia="zh-CN"/>
            <w:rPrChange w:id="1384" w:author="吴敏" w:date="2023-05-13T23:16:00Z">
              <w:rPr>
                <w:rFonts w:ascii="Times New Roman" w:eastAsia="KaiTi" w:hAnsi="Times New Roman" w:cs="Times New Roman"/>
                <w:shd w:val="clear" w:color="auto" w:fill="92D050"/>
                <w:lang w:eastAsia="zh-CN"/>
              </w:rPr>
            </w:rPrChange>
          </w:rPr>
          <w:delText>he one</w:delText>
        </w:r>
        <w:r w:rsidR="00144D62" w:rsidRPr="009B4C70" w:rsidDel="009B4C70">
          <w:rPr>
            <w:rFonts w:hint="eastAsia"/>
            <w:lang w:eastAsia="zh-CN"/>
            <w:rPrChange w:id="1385" w:author="吴敏" w:date="2023-05-13T23:16:00Z">
              <w:rPr>
                <w:rFonts w:ascii="Times New Roman" w:eastAsia="KaiTi" w:hAnsi="Times New Roman" w:cs="Times New Roman" w:hint="eastAsia"/>
                <w:shd w:val="clear" w:color="auto" w:fill="92D050"/>
                <w:lang w:eastAsia="zh-CN"/>
              </w:rPr>
            </w:rPrChange>
          </w:rPr>
          <w:delText>可以承载所有的能量，</w:delText>
        </w:r>
      </w:del>
      <w:ins w:id="1386" w:author="顏 秉田" w:date="2023-04-22T00:41:00Z">
        <w:del w:id="1387" w:author="吴敏" w:date="2023-05-13T23:15:00Z">
          <w:r w:rsidRPr="009B4C70" w:rsidDel="009B4C70">
            <w:rPr>
              <w:rFonts w:hint="eastAsia"/>
              <w:lang w:eastAsia="zh-CN"/>
              <w:rPrChange w:id="1388" w:author="吴敏" w:date="2023-05-13T23:16:00Z">
                <w:rPr>
                  <w:rFonts w:ascii="Times New Roman" w:hAnsi="Times New Roman" w:cs="Times New Roman" w:hint="eastAsia"/>
                  <w:shd w:val="clear" w:color="auto" w:fill="92D050"/>
                  <w:lang w:eastAsia="zh-CN"/>
                </w:rPr>
              </w:rPrChange>
            </w:rPr>
            <w:delText>心越静</w:delText>
          </w:r>
        </w:del>
      </w:ins>
      <w:del w:id="1389" w:author="吴敏" w:date="2023-05-13T23:15:00Z">
        <w:r w:rsidR="00144D62" w:rsidRPr="009B4C70" w:rsidDel="009B4C70">
          <w:rPr>
            <w:rFonts w:hint="eastAsia"/>
            <w:lang w:eastAsia="zh-CN"/>
            <w:rPrChange w:id="1390" w:author="吴敏" w:date="2023-05-13T23:16:00Z">
              <w:rPr>
                <w:rFonts w:ascii="Times New Roman" w:eastAsia="KaiTi" w:hAnsi="Times New Roman" w:cs="Times New Roman" w:hint="eastAsia"/>
                <w:shd w:val="clear" w:color="auto" w:fill="92D050"/>
                <w:lang w:eastAsia="zh-CN"/>
              </w:rPr>
            </w:rPrChange>
          </w:rPr>
          <w:delText>所以越去开发大脑，也是把一些不那么纯粹的</w:delText>
        </w:r>
        <w:r w:rsidR="00144D62" w:rsidRPr="009B4C70" w:rsidDel="009B4C70">
          <w:rPr>
            <w:lang w:eastAsia="zh-CN"/>
            <w:rPrChange w:id="1391"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392" w:author="吴敏" w:date="2023-05-13T23:16:00Z">
              <w:rPr>
                <w:rFonts w:ascii="Times New Roman" w:eastAsia="KaiTi" w:hAnsi="Times New Roman" w:cs="Times New Roman" w:hint="eastAsia"/>
                <w:shd w:val="clear" w:color="auto" w:fill="92D050"/>
                <w:lang w:eastAsia="zh-CN"/>
              </w:rPr>
            </w:rPrChange>
          </w:rPr>
          <w:delText>（杂念，善恶，固定的印象）放掉</w:delText>
        </w:r>
      </w:del>
      <w:del w:id="1393" w:author="吴敏" w:date="2023-04-22T16:41:00Z">
        <w:r w:rsidR="00144D62" w:rsidRPr="009B4C70" w:rsidDel="007354A6">
          <w:rPr>
            <w:rFonts w:hint="eastAsia"/>
            <w:lang w:eastAsia="zh-CN"/>
            <w:rPrChange w:id="1394" w:author="吴敏" w:date="2023-05-13T23:16:00Z">
              <w:rPr>
                <w:rFonts w:ascii="Times New Roman" w:eastAsia="KaiTi" w:hAnsi="Times New Roman" w:cs="Times New Roman" w:hint="eastAsia"/>
                <w:shd w:val="clear" w:color="auto" w:fill="92D050"/>
                <w:lang w:eastAsia="zh-CN"/>
              </w:rPr>
            </w:rPrChange>
          </w:rPr>
          <w:delText>，</w:delText>
        </w:r>
      </w:del>
      <w:del w:id="1395" w:author="吴敏" w:date="2023-05-13T23:15:00Z">
        <w:r w:rsidR="00144D62" w:rsidRPr="009B4C70" w:rsidDel="009B4C70">
          <w:rPr>
            <w:rFonts w:hint="eastAsia"/>
            <w:lang w:eastAsia="zh-CN"/>
            <w:rPrChange w:id="1396" w:author="吴敏" w:date="2023-05-13T23:16:00Z">
              <w:rPr>
                <w:rFonts w:ascii="Times New Roman" w:eastAsia="KaiTi" w:hAnsi="Times New Roman" w:cs="Times New Roman" w:hint="eastAsia"/>
                <w:shd w:val="clear" w:color="auto" w:fill="92D050"/>
                <w:lang w:eastAsia="zh-CN"/>
              </w:rPr>
            </w:rPrChange>
          </w:rPr>
          <w:delText>就越可以</w:delText>
        </w:r>
      </w:del>
      <w:ins w:id="1397" w:author="顏 秉田" w:date="2023-04-22T00:41:00Z">
        <w:del w:id="1398" w:author="吴敏" w:date="2023-05-13T23:15:00Z">
          <w:r w:rsidRPr="009B4C70" w:rsidDel="009B4C70">
            <w:rPr>
              <w:rFonts w:hint="eastAsia"/>
              <w:lang w:eastAsia="zh-CN"/>
              <w:rPrChange w:id="1399" w:author="吴敏" w:date="2023-05-13T23:16:00Z">
                <w:rPr>
                  <w:rFonts w:ascii="Times New Roman" w:hAnsi="Times New Roman" w:cs="Times New Roman" w:hint="eastAsia"/>
                  <w:shd w:val="clear" w:color="auto" w:fill="92D050"/>
                  <w:lang w:eastAsia="zh-CN"/>
                </w:rPr>
              </w:rPrChange>
            </w:rPr>
            <w:delText>感受</w:delText>
          </w:r>
          <w:r w:rsidRPr="009B4C70" w:rsidDel="009B4C70">
            <w:rPr>
              <w:lang w:eastAsia="zh-CN"/>
              <w:rPrChange w:id="1400" w:author="吴敏" w:date="2023-05-13T23:16:00Z">
                <w:rPr>
                  <w:rFonts w:ascii="Times New Roman" w:hAnsi="Times New Roman" w:cs="Times New Roman"/>
                  <w:shd w:val="clear" w:color="auto" w:fill="92D050"/>
                  <w:lang w:eastAsia="zh-CN"/>
                </w:rPr>
              </w:rPrChange>
            </w:rPr>
            <w:delText>The one</w:delText>
          </w:r>
        </w:del>
        <w:del w:id="1401" w:author="吴敏" w:date="2023-04-22T16:41:00Z">
          <w:r w:rsidRPr="009B4C70" w:rsidDel="007354A6">
            <w:rPr>
              <w:lang w:eastAsia="zh-CN"/>
              <w:rPrChange w:id="1402" w:author="吴敏" w:date="2023-05-13T23:16:00Z">
                <w:rPr>
                  <w:rFonts w:ascii="Times New Roman" w:hAnsi="Times New Roman" w:cs="Times New Roman"/>
                  <w:shd w:val="clear" w:color="auto" w:fill="92D050"/>
                  <w:lang w:eastAsia="zh-CN"/>
                </w:rPr>
              </w:rPrChange>
            </w:rPr>
            <w:delText>,</w:delText>
          </w:r>
        </w:del>
      </w:ins>
      <w:del w:id="1403" w:author="吴敏" w:date="2023-05-13T23:15:00Z">
        <w:r w:rsidR="00144D62" w:rsidRPr="009B4C70" w:rsidDel="009B4C70">
          <w:rPr>
            <w:rFonts w:hint="eastAsia"/>
            <w:lang w:eastAsia="zh-CN"/>
            <w:rPrChange w:id="1404" w:author="吴敏" w:date="2023-05-13T23:16:00Z">
              <w:rPr>
                <w:rFonts w:ascii="Times New Roman" w:eastAsia="KaiTi" w:hAnsi="Times New Roman" w:cs="Times New Roman" w:hint="eastAsia"/>
                <w:shd w:val="clear" w:color="auto" w:fill="92D050"/>
                <w:lang w:eastAsia="zh-CN"/>
              </w:rPr>
            </w:rPrChange>
          </w:rPr>
          <w:delText>发挥</w:delText>
        </w:r>
        <w:r w:rsidR="00144D62" w:rsidRPr="009B4C70" w:rsidDel="009B4C70">
          <w:rPr>
            <w:lang w:eastAsia="zh-CN"/>
            <w:rPrChange w:id="1405" w:author="吴敏" w:date="2023-05-13T23:16:00Z">
              <w:rPr>
                <w:rFonts w:ascii="Times New Roman" w:eastAsia="KaiTi" w:hAnsi="Times New Roman" w:cs="Times New Roman"/>
                <w:shd w:val="clear" w:color="auto" w:fill="92D050"/>
                <w:lang w:eastAsia="zh-CN"/>
              </w:rPr>
            </w:rPrChange>
          </w:rPr>
          <w:delText>The one</w:delText>
        </w:r>
        <w:r w:rsidR="00144D62" w:rsidRPr="009B4C70" w:rsidDel="009B4C70">
          <w:rPr>
            <w:rFonts w:hint="eastAsia"/>
            <w:lang w:eastAsia="zh-CN"/>
            <w:rPrChange w:id="1406" w:author="吴敏" w:date="2023-05-13T23:16:00Z">
              <w:rPr>
                <w:rFonts w:ascii="Times New Roman" w:eastAsia="KaiTi" w:hAnsi="Times New Roman" w:cs="Times New Roman" w:hint="eastAsia"/>
                <w:shd w:val="clear" w:color="auto" w:fill="92D050"/>
                <w:lang w:eastAsia="zh-CN"/>
              </w:rPr>
            </w:rPrChange>
          </w:rPr>
          <w:delText>的特性。释迦牟尼佛的无上智慧。无善无恶心之体。</w:delText>
        </w:r>
      </w:del>
    </w:p>
    <w:p w14:paraId="35298E6C" w14:textId="5DA0FB50" w:rsidR="00292512" w:rsidRDefault="0010537B" w:rsidP="00383992">
      <w:pPr>
        <w:pStyle w:val="a3"/>
        <w:numPr>
          <w:ilvl w:val="0"/>
          <w:numId w:val="7"/>
        </w:numPr>
        <w:ind w:leftChars="0"/>
        <w:jc w:val="both"/>
        <w:rPr>
          <w:ins w:id="1407" w:author="吴敏" w:date="2023-05-14T00:17:00Z"/>
          <w:rFonts w:ascii="Times New Roman" w:eastAsia="KaiTi" w:hAnsi="Times New Roman" w:cs="Times New Roman"/>
          <w:lang w:eastAsia="zh-CN"/>
        </w:rPr>
      </w:pPr>
      <w:ins w:id="1408" w:author="吴敏" w:date="2023-05-14T00:45:00Z">
        <w:r>
          <w:rPr>
            <w:rFonts w:ascii="Times New Roman" w:eastAsia="KaiTi" w:hAnsi="Times New Roman" w:cs="Times New Roman" w:hint="eastAsia"/>
            <w:lang w:eastAsia="zh-CN"/>
          </w:rPr>
          <w:t>当局部的</w:t>
        </w:r>
        <w:r w:rsidRPr="00BB50A5">
          <w:rPr>
            <w:rFonts w:ascii="Times New Roman" w:eastAsia="KaiTi" w:hAnsi="Times New Roman" w:cs="Times New Roman"/>
            <w:lang w:eastAsia="zh-CN"/>
          </w:rPr>
          <w:t>The one</w:t>
        </w:r>
        <w:r w:rsidRPr="00427DE7">
          <w:rPr>
            <w:rFonts w:ascii="Times New Roman" w:eastAsia="KaiTi" w:hAnsi="Times New Roman" w:cs="Times New Roman" w:hint="eastAsia"/>
            <w:highlight w:val="yellow"/>
            <w:lang w:eastAsia="zh-CN"/>
          </w:rPr>
          <w:t>不断凝聚，</w:t>
        </w:r>
        <w:r w:rsidRPr="00BB50A5">
          <w:rPr>
            <w:rFonts w:ascii="Times New Roman" w:eastAsia="KaiTi" w:hAnsi="Times New Roman" w:cs="Times New Roman" w:hint="eastAsia"/>
            <w:lang w:eastAsia="zh-CN"/>
          </w:rPr>
          <w:t>密度</w:t>
        </w:r>
        <w:r>
          <w:rPr>
            <w:rFonts w:ascii="Times New Roman" w:eastAsia="KaiTi" w:hAnsi="Times New Roman" w:cs="Times New Roman" w:hint="eastAsia"/>
            <w:lang w:eastAsia="zh-CN"/>
          </w:rPr>
          <w:t>逐渐增加。当它形成凝聚固化的状态时，</w:t>
        </w:r>
        <w:r w:rsidRPr="00BB50A5">
          <w:rPr>
            <w:rFonts w:ascii="Times New Roman" w:eastAsia="KaiTi" w:hAnsi="Times New Roman" w:cs="Times New Roman" w:hint="eastAsia"/>
            <w:lang w:eastAsia="zh-CN"/>
          </w:rPr>
          <w:t>会</w:t>
        </w:r>
        <w:r>
          <w:rPr>
            <w:rFonts w:ascii="Times New Roman" w:eastAsia="KaiTi" w:hAnsi="Times New Roman" w:cs="Times New Roman" w:hint="eastAsia"/>
            <w:lang w:eastAsia="zh-CN"/>
          </w:rPr>
          <w:t>产生相应的</w:t>
        </w:r>
        <w:r>
          <w:rPr>
            <w:rFonts w:ascii="Times New Roman" w:eastAsia="KaiTi" w:hAnsi="Times New Roman" w:cs="Times New Roman" w:hint="eastAsia"/>
            <w:lang w:eastAsia="zh-CN"/>
          </w:rPr>
          <w:t>(</w:t>
        </w:r>
        <w:r w:rsidRPr="00BB50A5">
          <w:rPr>
            <w:rFonts w:ascii="Times New Roman" w:eastAsia="KaiTi" w:hAnsi="Times New Roman" w:cs="Times New Roman" w:hint="eastAsia"/>
            <w:lang w:eastAsia="zh-CN"/>
          </w:rPr>
          <w:t>阻</w:t>
        </w:r>
        <w:r>
          <w:rPr>
            <w:rFonts w:ascii="Times New Roman" w:eastAsia="KaiTi" w:hAnsi="Times New Roman" w:cs="Times New Roman" w:hint="eastAsia"/>
            <w:lang w:eastAsia="zh-CN"/>
          </w:rPr>
          <w:t>)</w:t>
        </w:r>
        <w:r w:rsidRPr="00BB50A5">
          <w:rPr>
            <w:rFonts w:ascii="Times New Roman" w:eastAsia="KaiTi" w:hAnsi="Times New Roman" w:cs="Times New Roman" w:hint="eastAsia"/>
            <w:lang w:eastAsia="zh-CN"/>
          </w:rPr>
          <w:t>力</w:t>
        </w:r>
        <w:r>
          <w:rPr>
            <w:rFonts w:ascii="Times New Roman" w:eastAsia="KaiTi" w:hAnsi="Times New Roman" w:cs="Times New Roman" w:hint="eastAsia"/>
            <w:lang w:eastAsia="zh-CN"/>
          </w:rPr>
          <w:t>，如</w:t>
        </w:r>
        <w:r w:rsidRPr="00427DE7">
          <w:rPr>
            <w:rFonts w:ascii="Times New Roman" w:eastAsia="KaiTi" w:hAnsi="Times New Roman" w:cs="Times New Roman" w:hint="eastAsia"/>
            <w:highlight w:val="yellow"/>
            <w:lang w:eastAsia="zh-CN"/>
          </w:rPr>
          <w:t>卡西米尔效应中两块金属板中的吸引力</w:t>
        </w:r>
        <w:r w:rsidRPr="00427DE7">
          <w:rPr>
            <w:rFonts w:ascii="Times New Roman" w:eastAsia="KaiTi" w:hAnsi="Times New Roman" w:cs="Times New Roman"/>
            <w:highlight w:val="yellow"/>
            <w:lang w:eastAsia="zh-CN"/>
          </w:rPr>
          <w:t>…</w:t>
        </w:r>
      </w:ins>
      <w:ins w:id="1409" w:author="吴敏" w:date="2023-05-13T23:49:00Z">
        <w:r w:rsidR="00383992">
          <w:rPr>
            <w:rFonts w:ascii="Times New Roman" w:eastAsia="KaiTi" w:hAnsi="Times New Roman" w:cs="Times New Roman" w:hint="eastAsia"/>
            <w:lang w:eastAsia="zh-CN"/>
          </w:rPr>
          <w:t>目前的</w:t>
        </w:r>
      </w:ins>
      <w:ins w:id="1410" w:author="吴敏" w:date="2023-05-13T23:33:00Z">
        <w:r w:rsidR="00455FFD">
          <w:rPr>
            <w:rFonts w:ascii="Times New Roman" w:eastAsia="KaiTi" w:hAnsi="Times New Roman" w:cs="Times New Roman" w:hint="eastAsia"/>
            <w:lang w:eastAsia="zh-CN"/>
          </w:rPr>
          <w:t>物理学</w:t>
        </w:r>
      </w:ins>
      <w:ins w:id="1411" w:author="吴敏" w:date="2023-05-13T23:49:00Z">
        <w:r w:rsidR="00383992" w:rsidRPr="0071503D">
          <w:rPr>
            <w:rFonts w:ascii="Times New Roman" w:eastAsia="KaiTi" w:hAnsi="Times New Roman" w:cs="Times New Roman" w:hint="eastAsia"/>
            <w:lang w:eastAsia="zh-CN"/>
          </w:rPr>
          <w:t>普遍认为宇宙中有四种</w:t>
        </w:r>
        <w:r w:rsidR="00383992">
          <w:rPr>
            <w:rFonts w:ascii="Times New Roman" w:eastAsia="KaiTi" w:hAnsi="Times New Roman" w:cs="Times New Roman" w:hint="eastAsia"/>
            <w:lang w:eastAsia="zh-CN"/>
          </w:rPr>
          <w:t>基本力在</w:t>
        </w:r>
        <w:r w:rsidR="00383992" w:rsidRPr="0071503D">
          <w:rPr>
            <w:rFonts w:ascii="Times New Roman" w:eastAsia="KaiTi" w:hAnsi="Times New Roman" w:cs="Times New Roman" w:hint="eastAsia"/>
            <w:lang w:eastAsia="zh-CN"/>
          </w:rPr>
          <w:t>运作：强核力、弱核力、电磁力</w:t>
        </w:r>
      </w:ins>
      <w:ins w:id="1412" w:author="吴敏" w:date="2023-05-13T23:50:00Z">
        <w:r w:rsidR="00383992">
          <w:rPr>
            <w:rFonts w:ascii="Times New Roman" w:eastAsia="KaiTi" w:hAnsi="Times New Roman" w:cs="Times New Roman" w:hint="eastAsia"/>
            <w:lang w:eastAsia="zh-CN"/>
          </w:rPr>
          <w:t>、</w:t>
        </w:r>
        <w:r w:rsidR="00383992" w:rsidRPr="0071503D">
          <w:rPr>
            <w:rFonts w:ascii="Times New Roman" w:eastAsia="KaiTi" w:hAnsi="Times New Roman" w:cs="Times New Roman" w:hint="eastAsia"/>
            <w:lang w:eastAsia="zh-CN"/>
          </w:rPr>
          <w:t>引力</w:t>
        </w:r>
      </w:ins>
      <w:ins w:id="1413" w:author="吴敏" w:date="2023-05-13T23:34:00Z">
        <w:r w:rsidR="00455FFD">
          <w:rPr>
            <w:rFonts w:ascii="Times New Roman" w:eastAsia="KaiTi" w:hAnsi="Times New Roman" w:cs="Times New Roman" w:hint="eastAsia"/>
            <w:lang w:eastAsia="zh-CN"/>
          </w:rPr>
          <w:t>。</w:t>
        </w:r>
      </w:ins>
      <w:ins w:id="1414" w:author="吴敏" w:date="2023-05-13T23:50:00Z">
        <w:r w:rsidR="00383992">
          <w:rPr>
            <w:rFonts w:ascii="Times New Roman" w:eastAsia="KaiTi" w:hAnsi="Times New Roman" w:cs="Times New Roman" w:hint="eastAsia"/>
            <w:lang w:eastAsia="zh-CN"/>
          </w:rPr>
          <w:t>李嗣涔教授近年来提出第</w:t>
        </w:r>
      </w:ins>
      <w:ins w:id="1415" w:author="吴敏" w:date="2023-05-13T23:51:00Z">
        <w:r w:rsidR="00383992">
          <w:rPr>
            <w:rFonts w:ascii="Times New Roman" w:eastAsia="KaiTi" w:hAnsi="Times New Roman" w:cs="Times New Roman" w:hint="eastAsia"/>
            <w:lang w:eastAsia="zh-CN"/>
          </w:rPr>
          <w:t>五种基本力</w:t>
        </w:r>
        <w:r w:rsidR="00383992">
          <w:rPr>
            <w:rFonts w:ascii="Times New Roman" w:eastAsia="KaiTi" w:hAnsi="Times New Roman" w:cs="Times New Roman"/>
            <w:lang w:eastAsia="zh-CN"/>
          </w:rPr>
          <w:t>—</w:t>
        </w:r>
        <w:r w:rsidR="00383992">
          <w:rPr>
            <w:rFonts w:ascii="Times New Roman" w:eastAsia="KaiTi" w:hAnsi="Times New Roman" w:cs="Times New Roman" w:hint="eastAsia"/>
            <w:lang w:eastAsia="zh-CN"/>
          </w:rPr>
          <w:t>挠场。我们认为，这些力本质上都是</w:t>
        </w:r>
      </w:ins>
      <w:ins w:id="1416" w:author="吴敏" w:date="2023-05-13T23:52:00Z">
        <w:r w:rsidR="00383992">
          <w:rPr>
            <w:rFonts w:ascii="Times New Roman" w:eastAsia="KaiTi" w:hAnsi="Times New Roman" w:cs="Times New Roman" w:hint="eastAsia"/>
            <w:lang w:eastAsia="zh-CN"/>
          </w:rPr>
          <w:t>由</w:t>
        </w:r>
        <w:r w:rsidR="00383992">
          <w:rPr>
            <w:rFonts w:ascii="Times New Roman" w:eastAsia="KaiTi" w:hAnsi="Times New Roman" w:cs="Times New Roman" w:hint="eastAsia"/>
            <w:lang w:eastAsia="zh-CN"/>
          </w:rPr>
          <w:t>T</w:t>
        </w:r>
        <w:r w:rsidR="00383992">
          <w:rPr>
            <w:rFonts w:ascii="Times New Roman" w:eastAsia="KaiTi" w:hAnsi="Times New Roman" w:cs="Times New Roman"/>
            <w:lang w:eastAsia="zh-CN"/>
          </w:rPr>
          <w:t>he one</w:t>
        </w:r>
        <w:r w:rsidR="00383992">
          <w:rPr>
            <w:rFonts w:ascii="Times New Roman" w:eastAsia="KaiTi" w:hAnsi="Times New Roman" w:cs="Times New Roman" w:hint="eastAsia"/>
            <w:lang w:eastAsia="zh-CN"/>
          </w:rPr>
          <w:t>通过观察者效应所显化的作用力，</w:t>
        </w:r>
      </w:ins>
      <w:ins w:id="1417" w:author="吴敏" w:date="2023-05-13T23:34:00Z">
        <w:r w:rsidR="00455FFD">
          <w:rPr>
            <w:rFonts w:ascii="Times New Roman" w:eastAsia="KaiTi" w:hAnsi="Times New Roman" w:cs="Times New Roman" w:hint="eastAsia"/>
            <w:lang w:eastAsia="zh-CN"/>
          </w:rPr>
          <w:t>其中前三种力</w:t>
        </w:r>
      </w:ins>
      <w:ins w:id="1418" w:author="吴敏" w:date="2023-05-13T23:54:00Z">
        <w:r w:rsidR="00383992">
          <w:rPr>
            <w:rFonts w:ascii="Times New Roman" w:eastAsia="KaiTi" w:hAnsi="Times New Roman" w:cs="Times New Roman" w:hint="eastAsia"/>
            <w:lang w:eastAsia="zh-CN"/>
          </w:rPr>
          <w:t>（电磁力、强核力或弱核力）</w:t>
        </w:r>
      </w:ins>
      <w:ins w:id="1419" w:author="吴敏" w:date="2023-05-13T23:53:00Z">
        <w:r w:rsidR="00383992">
          <w:rPr>
            <w:rFonts w:ascii="Times New Roman" w:eastAsia="KaiTi" w:hAnsi="Times New Roman" w:cs="Times New Roman" w:hint="eastAsia"/>
            <w:lang w:eastAsia="zh-CN"/>
          </w:rPr>
          <w:t>的产生</w:t>
        </w:r>
      </w:ins>
      <w:ins w:id="1420" w:author="吴敏" w:date="2023-05-13T23:34:00Z">
        <w:r w:rsidR="00455FFD">
          <w:rPr>
            <w:rFonts w:ascii="Times New Roman" w:eastAsia="KaiTi" w:hAnsi="Times New Roman" w:cs="Times New Roman" w:hint="eastAsia"/>
            <w:lang w:eastAsia="zh-CN"/>
          </w:rPr>
          <w:t>都是</w:t>
        </w:r>
      </w:ins>
      <w:ins w:id="1421" w:author="吴敏" w:date="2023-05-13T23:53:00Z">
        <w:r w:rsidR="00383992">
          <w:rPr>
            <w:rFonts w:ascii="Times New Roman" w:eastAsia="KaiTi" w:hAnsi="Times New Roman" w:cs="Times New Roman" w:hint="eastAsia"/>
            <w:lang w:eastAsia="zh-CN"/>
          </w:rPr>
          <w:t>由</w:t>
        </w:r>
      </w:ins>
      <w:ins w:id="1422" w:author="吴敏" w:date="2023-05-13T23:37:00Z">
        <w:r w:rsidR="00455FFD">
          <w:rPr>
            <w:rFonts w:ascii="Times New Roman" w:eastAsia="KaiTi" w:hAnsi="Times New Roman" w:cs="Times New Roman" w:hint="eastAsia"/>
            <w:lang w:eastAsia="zh-CN"/>
          </w:rPr>
          <w:t>T</w:t>
        </w:r>
      </w:ins>
      <w:ins w:id="1423" w:author="吴敏" w:date="2023-05-13T23:38:00Z">
        <w:r w:rsidR="00455FFD">
          <w:rPr>
            <w:rFonts w:ascii="Times New Roman" w:eastAsia="KaiTi" w:hAnsi="Times New Roman" w:cs="Times New Roman"/>
            <w:lang w:eastAsia="zh-CN"/>
          </w:rPr>
          <w:t xml:space="preserve">he one </w:t>
        </w:r>
        <w:r w:rsidR="00455FFD">
          <w:rPr>
            <w:rFonts w:ascii="Times New Roman" w:eastAsia="KaiTi" w:hAnsi="Times New Roman" w:cs="Times New Roman" w:hint="eastAsia"/>
            <w:lang w:eastAsia="zh-CN"/>
          </w:rPr>
          <w:t>先显化为相应的基本粒子，</w:t>
        </w:r>
      </w:ins>
      <w:ins w:id="1424" w:author="吴敏" w:date="2023-05-13T23:54:00Z">
        <w:r w:rsidR="00383992">
          <w:rPr>
            <w:rFonts w:ascii="Times New Roman" w:eastAsia="KaiTi" w:hAnsi="Times New Roman" w:cs="Times New Roman" w:hint="eastAsia"/>
            <w:lang w:eastAsia="zh-CN"/>
          </w:rPr>
          <w:t>之后</w:t>
        </w:r>
      </w:ins>
      <w:ins w:id="1425" w:author="吴敏" w:date="2023-05-13T23:38:00Z">
        <w:r w:rsidR="00455FFD">
          <w:rPr>
            <w:rFonts w:ascii="Times New Roman" w:eastAsia="KaiTi" w:hAnsi="Times New Roman" w:cs="Times New Roman" w:hint="eastAsia"/>
            <w:lang w:eastAsia="zh-CN"/>
          </w:rPr>
          <w:t>基本粒子之间发生相应的相互作用从而分别产</w:t>
        </w:r>
      </w:ins>
      <w:ins w:id="1426" w:author="吴敏" w:date="2023-05-13T23:54:00Z">
        <w:r w:rsidR="00383992">
          <w:rPr>
            <w:rFonts w:ascii="Times New Roman" w:eastAsia="KaiTi" w:hAnsi="Times New Roman" w:cs="Times New Roman" w:hint="eastAsia"/>
            <w:lang w:eastAsia="zh-CN"/>
          </w:rPr>
          <w:t>生三种力</w:t>
        </w:r>
      </w:ins>
      <w:ins w:id="1427" w:author="吴敏" w:date="2023-05-13T23:36:00Z">
        <w:r w:rsidR="00455FFD">
          <w:rPr>
            <w:rFonts w:ascii="Times New Roman" w:eastAsia="KaiTi" w:hAnsi="Times New Roman" w:cs="Times New Roman" w:hint="eastAsia"/>
            <w:lang w:eastAsia="zh-CN"/>
          </w:rPr>
          <w:t>；与电磁力、强核力、弱核力这三种力的形成不同，</w:t>
        </w:r>
      </w:ins>
      <w:ins w:id="1428" w:author="吴敏" w:date="2023-05-13T23:35:00Z">
        <w:r w:rsidR="00455FFD">
          <w:rPr>
            <w:rFonts w:ascii="Times New Roman" w:eastAsia="KaiTi" w:hAnsi="Times New Roman" w:cs="Times New Roman" w:hint="eastAsia"/>
            <w:lang w:eastAsia="zh-CN"/>
          </w:rPr>
          <w:t>引力</w:t>
        </w:r>
      </w:ins>
      <w:ins w:id="1429" w:author="吴敏" w:date="2023-05-13T23:36:00Z">
        <w:r w:rsidR="00455FFD">
          <w:rPr>
            <w:rFonts w:ascii="Times New Roman" w:eastAsia="KaiTi" w:hAnsi="Times New Roman" w:cs="Times New Roman" w:hint="eastAsia"/>
            <w:lang w:eastAsia="zh-CN"/>
          </w:rPr>
          <w:t>与</w:t>
        </w:r>
      </w:ins>
      <w:ins w:id="1430" w:author="吴敏" w:date="2023-05-10T00:33:00Z">
        <w:r w:rsidR="00BD0D6C" w:rsidRPr="009B4C70">
          <w:rPr>
            <w:rFonts w:ascii="Times New Roman" w:eastAsia="KaiTi" w:hAnsi="Times New Roman" w:cs="Times New Roman" w:hint="eastAsia"/>
            <w:lang w:eastAsia="zh-CN"/>
            <w:rPrChange w:id="1431" w:author="吴敏" w:date="2023-05-13T23:16:00Z">
              <w:rPr>
                <w:rFonts w:ascii="Times New Roman" w:eastAsia="KaiTi" w:hAnsi="Times New Roman" w:cs="Times New Roman" w:hint="eastAsia"/>
                <w:shd w:val="clear" w:color="auto" w:fill="92D050"/>
                <w:lang w:eastAsia="zh-CN"/>
              </w:rPr>
            </w:rPrChange>
          </w:rPr>
          <w:t>挠场</w:t>
        </w:r>
      </w:ins>
      <w:ins w:id="1432" w:author="吴敏" w:date="2023-05-13T23:35:00Z">
        <w:r w:rsidR="00455FFD">
          <w:rPr>
            <w:rFonts w:ascii="Times New Roman" w:eastAsia="KaiTi" w:hAnsi="Times New Roman" w:cs="Times New Roman" w:hint="eastAsia"/>
            <w:lang w:eastAsia="zh-CN"/>
          </w:rPr>
          <w:t>的产生</w:t>
        </w:r>
      </w:ins>
      <w:ins w:id="1433" w:author="吴敏" w:date="2023-05-13T23:36:00Z">
        <w:r w:rsidR="00455FFD">
          <w:rPr>
            <w:rFonts w:ascii="Times New Roman" w:eastAsia="KaiTi" w:hAnsi="Times New Roman" w:cs="Times New Roman" w:hint="eastAsia"/>
            <w:lang w:eastAsia="zh-CN"/>
          </w:rPr>
          <w:t>不</w:t>
        </w:r>
      </w:ins>
      <w:ins w:id="1434" w:author="吴敏" w:date="2023-05-10T00:33:00Z">
        <w:r w:rsidR="00BD0D6C" w:rsidRPr="009B4C70">
          <w:rPr>
            <w:rFonts w:ascii="Times New Roman" w:eastAsia="KaiTi" w:hAnsi="Times New Roman" w:cs="Times New Roman" w:hint="eastAsia"/>
            <w:lang w:eastAsia="zh-CN"/>
            <w:rPrChange w:id="1435" w:author="吴敏" w:date="2023-05-13T23:16:00Z">
              <w:rPr>
                <w:rFonts w:ascii="Times New Roman" w:eastAsia="KaiTi" w:hAnsi="Times New Roman" w:cs="Times New Roman" w:hint="eastAsia"/>
                <w:shd w:val="clear" w:color="auto" w:fill="92D050"/>
                <w:lang w:eastAsia="zh-CN"/>
              </w:rPr>
            </w:rPrChange>
          </w:rPr>
          <w:t>是</w:t>
        </w:r>
      </w:ins>
      <w:ins w:id="1436" w:author="吴敏" w:date="2023-05-13T23:36:00Z">
        <w:r w:rsidR="00455FFD">
          <w:rPr>
            <w:rFonts w:ascii="Times New Roman" w:eastAsia="KaiTi" w:hAnsi="Times New Roman" w:cs="Times New Roman" w:hint="eastAsia"/>
            <w:lang w:eastAsia="zh-CN"/>
          </w:rPr>
          <w:t>通过基本粒子来显化的。</w:t>
        </w:r>
      </w:ins>
    </w:p>
    <w:p w14:paraId="6F377D93" w14:textId="3ED965F7" w:rsidR="00292512" w:rsidRDefault="00383992" w:rsidP="00383992">
      <w:pPr>
        <w:pStyle w:val="a3"/>
        <w:numPr>
          <w:ilvl w:val="0"/>
          <w:numId w:val="7"/>
        </w:numPr>
        <w:ind w:leftChars="0"/>
        <w:jc w:val="both"/>
        <w:rPr>
          <w:ins w:id="1437" w:author="吴敏" w:date="2023-05-14T00:17:00Z"/>
          <w:rFonts w:ascii="Times New Roman" w:eastAsia="KaiTi" w:hAnsi="Times New Roman" w:cs="Times New Roman"/>
          <w:lang w:eastAsia="zh-CN"/>
        </w:rPr>
      </w:pPr>
      <w:ins w:id="1438" w:author="吴敏" w:date="2023-05-13T23:54:00Z">
        <w:r>
          <w:rPr>
            <w:rFonts w:ascii="Times New Roman" w:eastAsia="KaiTi" w:hAnsi="Times New Roman" w:cs="Times New Roman" w:hint="eastAsia"/>
            <w:lang w:eastAsia="zh-CN"/>
          </w:rPr>
          <w:t>引力是某种吸引的能量</w:t>
        </w:r>
      </w:ins>
      <w:ins w:id="1439" w:author="吴敏" w:date="2023-05-13T23:55:00Z">
        <w:r>
          <w:rPr>
            <w:rFonts w:ascii="Times New Roman" w:eastAsia="KaiTi" w:hAnsi="Times New Roman" w:cs="Times New Roman" w:hint="eastAsia"/>
            <w:lang w:eastAsia="zh-CN"/>
          </w:rPr>
          <w:t>。</w:t>
        </w:r>
      </w:ins>
      <w:ins w:id="1440" w:author="吴敏" w:date="2023-05-14T00:16:00Z">
        <w:r w:rsidR="00292512">
          <w:rPr>
            <w:rFonts w:ascii="Times New Roman" w:eastAsia="KaiTi" w:hAnsi="Times New Roman" w:cs="Times New Roman" w:hint="eastAsia"/>
            <w:lang w:eastAsia="zh-CN"/>
          </w:rPr>
          <w:t>地球上的物体在一定范围以内，都会被地球吸引，是因为</w:t>
        </w:r>
      </w:ins>
      <w:ins w:id="1441" w:author="吴敏" w:date="2023-05-14T00:17:00Z">
        <w:r w:rsidR="00292512">
          <w:rPr>
            <w:rFonts w:ascii="Times New Roman" w:eastAsia="KaiTi" w:hAnsi="Times New Roman" w:cs="Times New Roman" w:hint="eastAsia"/>
            <w:lang w:eastAsia="zh-CN"/>
          </w:rPr>
          <w:t>地球内部有一个强大的</w:t>
        </w:r>
        <w:r w:rsidR="00292512">
          <w:rPr>
            <w:rFonts w:ascii="Times New Roman" w:eastAsia="KaiTi" w:hAnsi="Times New Roman" w:cs="Times New Roman"/>
            <w:lang w:eastAsia="zh-CN"/>
          </w:rPr>
          <w:t>The one</w:t>
        </w:r>
        <w:r w:rsidR="00292512">
          <w:rPr>
            <w:rFonts w:ascii="Times New Roman" w:eastAsia="KaiTi" w:hAnsi="Times New Roman" w:cs="Times New Roman" w:hint="eastAsia"/>
            <w:lang w:eastAsia="zh-CN"/>
          </w:rPr>
          <w:t>源。</w:t>
        </w:r>
      </w:ins>
    </w:p>
    <w:p w14:paraId="197137F2" w14:textId="03DDCE14" w:rsidR="00A64FEB" w:rsidRPr="00383992" w:rsidRDefault="00A64FEB">
      <w:pPr>
        <w:pStyle w:val="a3"/>
        <w:numPr>
          <w:ilvl w:val="0"/>
          <w:numId w:val="7"/>
        </w:numPr>
        <w:ind w:leftChars="0"/>
        <w:jc w:val="both"/>
        <w:rPr>
          <w:ins w:id="1442" w:author="吴敏" w:date="2023-05-13T23:39:00Z"/>
          <w:rFonts w:ascii="Times New Roman" w:eastAsia="KaiTi" w:hAnsi="Times New Roman" w:cs="Times New Roman"/>
          <w:lang w:eastAsia="zh-CN"/>
          <w:rPrChange w:id="1443" w:author="吴敏" w:date="2023-05-13T23:54:00Z">
            <w:rPr>
              <w:ins w:id="1444" w:author="吴敏" w:date="2023-05-13T23:39:00Z"/>
              <w:lang w:eastAsia="zh-CN"/>
            </w:rPr>
          </w:rPrChange>
        </w:rPr>
      </w:pPr>
      <w:ins w:id="1445" w:author="吴敏" w:date="2023-05-13T23:39:00Z">
        <w:r w:rsidRPr="00383992">
          <w:rPr>
            <w:rFonts w:ascii="Times New Roman" w:eastAsia="KaiTi" w:hAnsi="Times New Roman" w:cs="Times New Roman" w:hint="eastAsia"/>
            <w:lang w:eastAsia="zh-CN"/>
            <w:rPrChange w:id="1446" w:author="吴敏" w:date="2023-05-13T23:54:00Z">
              <w:rPr>
                <w:rFonts w:hint="eastAsia"/>
                <w:lang w:eastAsia="zh-CN"/>
              </w:rPr>
            </w:rPrChange>
          </w:rPr>
          <w:t>挠场</w:t>
        </w:r>
      </w:ins>
      <w:ins w:id="1447" w:author="吴敏" w:date="2023-05-13T23:40:00Z">
        <w:r w:rsidRPr="00383992">
          <w:rPr>
            <w:rFonts w:ascii="Times New Roman" w:eastAsia="KaiTi" w:hAnsi="Times New Roman" w:cs="Times New Roman" w:hint="eastAsia"/>
            <w:lang w:eastAsia="zh-CN"/>
            <w:rPrChange w:id="1448" w:author="吴敏" w:date="2023-05-13T23:54:00Z">
              <w:rPr>
                <w:rFonts w:hint="eastAsia"/>
                <w:lang w:eastAsia="zh-CN"/>
              </w:rPr>
            </w:rPrChange>
          </w:rPr>
          <w:t>是空间中的某种表现形态，挠场的产生或激发与某些特定的几何结构、空间形态有关，如螺旋形、</w:t>
        </w:r>
      </w:ins>
      <w:ins w:id="1449" w:author="吴敏" w:date="2023-05-13T23:41:00Z">
        <w:r w:rsidRPr="00383992">
          <w:rPr>
            <w:rFonts w:ascii="Times New Roman" w:eastAsia="KaiTi" w:hAnsi="Times New Roman" w:cs="Times New Roman" w:hint="eastAsia"/>
            <w:lang w:eastAsia="zh-CN"/>
            <w:rPrChange w:id="1450" w:author="吴敏" w:date="2023-05-13T23:54:00Z">
              <w:rPr>
                <w:rFonts w:hint="eastAsia"/>
                <w:lang w:eastAsia="zh-CN"/>
              </w:rPr>
            </w:rPrChange>
          </w:rPr>
          <w:t>结晶结构等。</w:t>
        </w:r>
      </w:ins>
    </w:p>
    <w:p w14:paraId="4950D444" w14:textId="0DF37FE2" w:rsidR="00306C45" w:rsidRPr="009B4C70" w:rsidRDefault="0080529C" w:rsidP="00306C45">
      <w:pPr>
        <w:pStyle w:val="a3"/>
        <w:numPr>
          <w:ilvl w:val="0"/>
          <w:numId w:val="7"/>
        </w:numPr>
        <w:ind w:leftChars="0"/>
        <w:jc w:val="both"/>
        <w:rPr>
          <w:ins w:id="1451" w:author="吴敏" w:date="2023-05-13T23:08:00Z"/>
          <w:rFonts w:ascii="Times New Roman" w:eastAsia="KaiTi" w:hAnsi="Times New Roman" w:cs="Times New Roman"/>
          <w:lang w:eastAsia="zh-CN"/>
          <w:rPrChange w:id="1452" w:author="吴敏" w:date="2023-05-13T23:16:00Z">
            <w:rPr>
              <w:ins w:id="1453" w:author="吴敏" w:date="2023-05-13T23:08:00Z"/>
              <w:rFonts w:ascii="Times New Roman" w:eastAsia="KaiTi" w:hAnsi="Times New Roman" w:cs="Times New Roman"/>
              <w:highlight w:val="yellow"/>
              <w:lang w:eastAsia="zh-CN"/>
            </w:rPr>
          </w:rPrChange>
        </w:rPr>
      </w:pPr>
      <w:ins w:id="1454" w:author="吴敏" w:date="2023-05-10T12:15:00Z">
        <w:r w:rsidRPr="009B4C70">
          <w:rPr>
            <w:rFonts w:ascii="Times New Roman" w:eastAsia="KaiTi" w:hAnsi="Times New Roman" w:cs="Times New Roman"/>
            <w:lang w:eastAsia="zh-CN"/>
          </w:rPr>
          <w:t>The one</w:t>
        </w:r>
      </w:ins>
      <w:ins w:id="1455" w:author="吴敏" w:date="2023-05-10T00:33:00Z">
        <w:r w:rsidR="00BD0D6C" w:rsidRPr="009B4C70">
          <w:rPr>
            <w:rFonts w:ascii="Times New Roman" w:eastAsia="KaiTi" w:hAnsi="Times New Roman" w:cs="Times New Roman"/>
            <w:lang w:eastAsia="zh-CN"/>
            <w:rPrChange w:id="1456" w:author="吴敏" w:date="2023-05-13T23:16:00Z">
              <w:rPr>
                <w:rFonts w:ascii="Times New Roman" w:eastAsia="KaiTi" w:hAnsi="Times New Roman" w:cs="Times New Roman"/>
                <w:shd w:val="clear" w:color="auto" w:fill="92D050"/>
                <w:lang w:eastAsia="zh-CN"/>
              </w:rPr>
            </w:rPrChange>
          </w:rPr>
          <w:t xml:space="preserve"> </w:t>
        </w:r>
        <w:r w:rsidR="00BD0D6C" w:rsidRPr="009B4C70">
          <w:rPr>
            <w:rFonts w:ascii="Times New Roman" w:eastAsia="KaiTi" w:hAnsi="Times New Roman" w:cs="Times New Roman" w:hint="eastAsia"/>
            <w:lang w:eastAsia="zh-CN"/>
            <w:rPrChange w:id="1457" w:author="吴敏" w:date="2023-05-13T23:16:00Z">
              <w:rPr>
                <w:rFonts w:ascii="Times New Roman" w:eastAsia="KaiTi" w:hAnsi="Times New Roman" w:cs="Times New Roman" w:hint="eastAsia"/>
                <w:shd w:val="clear" w:color="auto" w:fill="92D050"/>
                <w:lang w:eastAsia="zh-CN"/>
              </w:rPr>
            </w:rPrChange>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ins>
    </w:p>
    <w:p w14:paraId="795F860D" w14:textId="77777777" w:rsidR="00383992" w:rsidRDefault="00BD0D6C" w:rsidP="00383992">
      <w:pPr>
        <w:pStyle w:val="a3"/>
        <w:ind w:leftChars="0" w:left="60"/>
        <w:jc w:val="both"/>
        <w:rPr>
          <w:ins w:id="1458" w:author="吴敏" w:date="2023-05-13T23:49:00Z"/>
          <w:rFonts w:ascii="Times New Roman" w:eastAsia="KaiTi" w:hAnsi="Times New Roman" w:cs="Times New Roman"/>
          <w:lang w:eastAsia="zh-CN"/>
        </w:rPr>
      </w:pPr>
      <w:ins w:id="1459" w:author="吴敏" w:date="2023-05-10T00:33:00Z">
        <w:r w:rsidRPr="009B4C70">
          <w:rPr>
            <w:rFonts w:ascii="Times New Roman" w:eastAsia="KaiTi" w:hAnsi="Times New Roman" w:cs="Times New Roman" w:hint="eastAsia"/>
            <w:lang w:eastAsia="zh-CN"/>
            <w:rPrChange w:id="1460" w:author="吴敏" w:date="2023-05-13T23:16:00Z">
              <w:rPr>
                <w:rFonts w:ascii="Times New Roman" w:eastAsia="KaiTi" w:hAnsi="Times New Roman" w:cs="Times New Roman" w:hint="eastAsia"/>
                <w:shd w:val="clear" w:color="auto" w:fill="92D050"/>
                <w:lang w:eastAsia="zh-CN"/>
              </w:rPr>
            </w:rPrChange>
          </w:rPr>
          <w:t>物质的能量变得有序后，它周围的空间比原来无序的时候压缩了，使得</w:t>
        </w:r>
      </w:ins>
      <w:ins w:id="1461" w:author="吴敏" w:date="2023-05-10T12:15:00Z">
        <w:r w:rsidR="0080529C" w:rsidRPr="009B4C70">
          <w:rPr>
            <w:rFonts w:ascii="Times New Roman" w:eastAsia="KaiTi" w:hAnsi="Times New Roman" w:cs="Times New Roman"/>
            <w:lang w:eastAsia="zh-CN"/>
          </w:rPr>
          <w:t>The one</w:t>
        </w:r>
      </w:ins>
      <w:ins w:id="1462" w:author="吴敏" w:date="2023-05-10T00:33:00Z">
        <w:r w:rsidRPr="009B4C70">
          <w:rPr>
            <w:rFonts w:ascii="Times New Roman" w:eastAsia="KaiTi" w:hAnsi="Times New Roman" w:cs="Times New Roman"/>
            <w:lang w:eastAsia="zh-CN"/>
            <w:rPrChange w:id="1463" w:author="吴敏" w:date="2023-05-13T23:16:00Z">
              <w:rPr>
                <w:rFonts w:ascii="Times New Roman" w:eastAsia="KaiTi" w:hAnsi="Times New Roman" w:cs="Times New Roman"/>
                <w:shd w:val="clear" w:color="auto" w:fill="92D050"/>
                <w:lang w:eastAsia="zh-CN"/>
              </w:rPr>
            </w:rPrChange>
          </w:rPr>
          <w:t xml:space="preserve"> </w:t>
        </w:r>
        <w:r w:rsidRPr="009B4C70">
          <w:rPr>
            <w:rFonts w:ascii="Times New Roman" w:eastAsia="KaiTi" w:hAnsi="Times New Roman" w:cs="Times New Roman" w:hint="eastAsia"/>
            <w:lang w:eastAsia="zh-CN"/>
            <w:rPrChange w:id="1464" w:author="吴敏" w:date="2023-05-13T23:16:00Z">
              <w:rPr>
                <w:rFonts w:ascii="Times New Roman" w:eastAsia="KaiTi" w:hAnsi="Times New Roman" w:cs="Times New Roman" w:hint="eastAsia"/>
                <w:shd w:val="clear" w:color="auto" w:fill="92D050"/>
                <w:lang w:eastAsia="zh-CN"/>
              </w:rPr>
            </w:rPrChange>
          </w:rPr>
          <w:t>物质不对称地流入。于是周围的空间会对</w:t>
        </w:r>
      </w:ins>
      <w:ins w:id="1465" w:author="吴敏" w:date="2023-05-10T14:32:00Z">
        <w:r w:rsidR="006F32E2" w:rsidRPr="009B4C70">
          <w:rPr>
            <w:rFonts w:ascii="Times New Roman" w:eastAsia="KaiTi" w:hAnsi="Times New Roman" w:cs="Times New Roman" w:hint="eastAsia"/>
            <w:lang w:eastAsia="zh-CN"/>
          </w:rPr>
          <w:t>这个物质</w:t>
        </w:r>
      </w:ins>
      <w:ins w:id="1466" w:author="吴敏" w:date="2023-05-10T00:33:00Z">
        <w:r w:rsidRPr="009B4C70">
          <w:rPr>
            <w:rFonts w:ascii="Times New Roman" w:eastAsia="KaiTi" w:hAnsi="Times New Roman" w:cs="Times New Roman" w:hint="eastAsia"/>
            <w:lang w:eastAsia="zh-CN"/>
            <w:rPrChange w:id="1467" w:author="吴敏" w:date="2023-05-13T23:16:00Z">
              <w:rPr>
                <w:rFonts w:ascii="Times New Roman" w:eastAsia="KaiTi" w:hAnsi="Times New Roman" w:cs="Times New Roman" w:hint="eastAsia"/>
                <w:shd w:val="clear" w:color="auto" w:fill="92D050"/>
                <w:lang w:eastAsia="zh-CN"/>
              </w:rPr>
            </w:rPrChange>
          </w:rPr>
          <w:t>产生一个压力，这就是产生引力的根本原因。</w:t>
        </w:r>
      </w:ins>
    </w:p>
    <w:p w14:paraId="204BB189" w14:textId="77777777" w:rsidR="00383992" w:rsidRDefault="00BD0D6C" w:rsidP="00383992">
      <w:pPr>
        <w:pStyle w:val="a3"/>
        <w:ind w:leftChars="0" w:left="60"/>
        <w:jc w:val="both"/>
        <w:rPr>
          <w:ins w:id="1468" w:author="吴敏" w:date="2023-05-13T23:49:00Z"/>
          <w:rFonts w:ascii="Times New Roman" w:eastAsia="KaiTi" w:hAnsi="Times New Roman" w:cs="Times New Roman"/>
          <w:lang w:eastAsia="zh-CN"/>
        </w:rPr>
      </w:pPr>
      <w:ins w:id="1469" w:author="吴敏" w:date="2023-05-10T00:33:00Z">
        <w:r w:rsidRPr="00383992">
          <w:rPr>
            <w:rFonts w:ascii="Times New Roman" w:eastAsia="KaiTi" w:hAnsi="Times New Roman" w:cs="Times New Roman" w:hint="eastAsia"/>
            <w:lang w:eastAsia="zh-CN"/>
            <w:rPrChange w:id="1470" w:author="吴敏" w:date="2023-05-13T23:49:00Z">
              <w:rPr>
                <w:rFonts w:ascii="Times New Roman" w:eastAsia="KaiTi" w:hAnsi="Times New Roman" w:cs="Times New Roman" w:hint="eastAsia"/>
                <w:shd w:val="clear" w:color="auto" w:fill="92D050"/>
                <w:lang w:eastAsia="zh-CN"/>
              </w:rPr>
            </w:rPrChange>
          </w:rPr>
          <w:t>引力其实是抵抗宇宙大范围空间粒子压力的一种表现形式而已</w:t>
        </w:r>
      </w:ins>
      <w:ins w:id="1471" w:author="吴敏" w:date="2023-05-10T00:36:00Z">
        <w:r w:rsidR="0001022E" w:rsidRPr="00383992">
          <w:rPr>
            <w:rFonts w:ascii="Times New Roman" w:eastAsia="KaiTi" w:hAnsi="Times New Roman" w:cs="Times New Roman" w:hint="eastAsia"/>
            <w:lang w:eastAsia="zh-CN"/>
            <w:rPrChange w:id="1472" w:author="吴敏" w:date="2023-05-13T23:49:00Z">
              <w:rPr>
                <w:rFonts w:hint="eastAsia"/>
                <w:lang w:eastAsia="zh-CN"/>
              </w:rPr>
            </w:rPrChange>
          </w:rPr>
          <w:t>。</w:t>
        </w:r>
      </w:ins>
    </w:p>
    <w:p w14:paraId="67F7A881" w14:textId="77777777" w:rsidR="00383992" w:rsidRDefault="00BD0D6C" w:rsidP="00383992">
      <w:pPr>
        <w:pStyle w:val="a3"/>
        <w:ind w:leftChars="0" w:left="60"/>
        <w:jc w:val="both"/>
        <w:rPr>
          <w:ins w:id="1473" w:author="吴敏" w:date="2023-05-13T23:49:00Z"/>
          <w:rFonts w:ascii="Times New Roman" w:eastAsia="KaiTi" w:hAnsi="Times New Roman" w:cs="Times New Roman"/>
          <w:lang w:eastAsia="zh-CN"/>
        </w:rPr>
      </w:pPr>
      <w:ins w:id="1474" w:author="吴敏" w:date="2023-05-10T00:33:00Z">
        <w:r w:rsidRPr="00383992">
          <w:rPr>
            <w:rFonts w:ascii="Times New Roman" w:eastAsia="KaiTi" w:hAnsi="Times New Roman" w:cs="Times New Roman" w:hint="eastAsia"/>
            <w:lang w:eastAsia="zh-CN"/>
            <w:rPrChange w:id="1475" w:author="吴敏" w:date="2023-05-13T23:49:00Z">
              <w:rPr>
                <w:rFonts w:ascii="Times New Roman" w:eastAsia="KaiTi" w:hAnsi="Times New Roman" w:cs="Times New Roman" w:hint="eastAsia"/>
                <w:shd w:val="clear" w:color="auto" w:fill="92D050"/>
                <w:lang w:eastAsia="zh-CN"/>
              </w:rPr>
            </w:rPrChange>
          </w:rPr>
          <w:t>引力波是宇宙</w:t>
        </w:r>
      </w:ins>
      <w:ins w:id="1476" w:author="吴敏" w:date="2023-05-10T12:15:00Z">
        <w:r w:rsidR="0080529C" w:rsidRPr="00383992">
          <w:rPr>
            <w:rFonts w:ascii="Times New Roman" w:eastAsia="KaiTi" w:hAnsi="Times New Roman" w:cs="Times New Roman"/>
            <w:lang w:eastAsia="zh-CN"/>
            <w:rPrChange w:id="1477" w:author="吴敏" w:date="2023-05-13T23:49:00Z">
              <w:rPr>
                <w:lang w:eastAsia="zh-CN"/>
              </w:rPr>
            </w:rPrChange>
          </w:rPr>
          <w:t>The one</w:t>
        </w:r>
      </w:ins>
      <w:ins w:id="1478" w:author="吴敏" w:date="2023-05-10T00:33:00Z">
        <w:r w:rsidRPr="00383992">
          <w:rPr>
            <w:rFonts w:ascii="Times New Roman" w:eastAsia="KaiTi" w:hAnsi="Times New Roman" w:cs="Times New Roman"/>
            <w:lang w:eastAsia="zh-CN"/>
            <w:rPrChange w:id="1479" w:author="吴敏" w:date="2023-05-13T23:49:00Z">
              <w:rPr>
                <w:rFonts w:ascii="Times New Roman" w:eastAsia="KaiTi" w:hAnsi="Times New Roman" w:cs="Times New Roman"/>
                <w:shd w:val="clear" w:color="auto" w:fill="92D050"/>
                <w:lang w:eastAsia="zh-CN"/>
              </w:rPr>
            </w:rPrChange>
          </w:rPr>
          <w:t xml:space="preserve"> </w:t>
        </w:r>
        <w:r w:rsidRPr="00383992">
          <w:rPr>
            <w:rFonts w:ascii="Times New Roman" w:eastAsia="KaiTi" w:hAnsi="Times New Roman" w:cs="Times New Roman" w:hint="eastAsia"/>
            <w:lang w:eastAsia="zh-CN"/>
            <w:rPrChange w:id="1480" w:author="吴敏" w:date="2023-05-13T23:49:00Z">
              <w:rPr>
                <w:rFonts w:ascii="Times New Roman" w:eastAsia="KaiTi" w:hAnsi="Times New Roman" w:cs="Times New Roman" w:hint="eastAsia"/>
                <w:shd w:val="clear" w:color="auto" w:fill="92D050"/>
                <w:lang w:eastAsia="zh-CN"/>
              </w:rPr>
            </w:rPrChange>
          </w:rPr>
          <w:t>粒子的疏密振动。</w:t>
        </w:r>
      </w:ins>
    </w:p>
    <w:p w14:paraId="6AA169F5" w14:textId="6F271ED9" w:rsidR="00BD0D6C" w:rsidRPr="00383992" w:rsidRDefault="00F7742D">
      <w:pPr>
        <w:pStyle w:val="a3"/>
        <w:ind w:leftChars="0" w:left="60"/>
        <w:jc w:val="both"/>
        <w:rPr>
          <w:ins w:id="1481" w:author="吴敏" w:date="2023-05-10T14:33:00Z"/>
          <w:rFonts w:ascii="Times New Roman" w:eastAsia="KaiTi" w:hAnsi="Times New Roman" w:cs="Times New Roman"/>
          <w:lang w:eastAsia="zh-CN"/>
          <w:rPrChange w:id="1482" w:author="吴敏" w:date="2023-05-13T23:49:00Z">
            <w:rPr>
              <w:ins w:id="1483" w:author="吴敏" w:date="2023-05-10T14:33:00Z"/>
              <w:lang w:eastAsia="zh-CN"/>
            </w:rPr>
          </w:rPrChange>
        </w:rPr>
        <w:pPrChange w:id="1484" w:author="吴敏" w:date="2023-05-13T23:49:00Z">
          <w:pPr>
            <w:pStyle w:val="a3"/>
            <w:numPr>
              <w:numId w:val="7"/>
            </w:numPr>
            <w:ind w:firstLine="200"/>
            <w:jc w:val="both"/>
          </w:pPr>
        </w:pPrChange>
      </w:pPr>
      <w:ins w:id="1485" w:author="吴敏" w:date="2023-05-10T10:27:00Z">
        <w:r w:rsidRPr="00383992">
          <w:rPr>
            <w:rFonts w:ascii="Times New Roman" w:eastAsia="KaiTi" w:hAnsi="Times New Roman" w:cs="Times New Roman" w:hint="eastAsia"/>
            <w:lang w:eastAsia="zh-CN"/>
            <w:rPrChange w:id="1486" w:author="吴敏" w:date="2023-05-13T23:49:00Z">
              <w:rPr>
                <w:rFonts w:hint="eastAsia"/>
                <w:shd w:val="clear" w:color="auto" w:fill="92D050"/>
                <w:lang w:eastAsia="zh-CN"/>
              </w:rPr>
            </w:rPrChange>
          </w:rPr>
          <w:t>这些力其实都是较小一个面向而已，只有当能量频率减速至物质面向时才表现为此。</w:t>
        </w:r>
      </w:ins>
    </w:p>
    <w:p w14:paraId="4A864039" w14:textId="00745F03" w:rsidR="001D5AC6" w:rsidRPr="00306C45" w:rsidRDefault="001D5AC6">
      <w:pPr>
        <w:pStyle w:val="a3"/>
        <w:numPr>
          <w:ilvl w:val="0"/>
          <w:numId w:val="7"/>
        </w:numPr>
        <w:ind w:leftChars="0"/>
        <w:jc w:val="both"/>
        <w:rPr>
          <w:ins w:id="1487" w:author="吴敏" w:date="2023-05-10T14:33:00Z"/>
          <w:rFonts w:ascii="Times New Roman" w:eastAsia="KaiTi" w:hAnsi="Times New Roman" w:cs="Times New Roman"/>
          <w:highlight w:val="yellow"/>
          <w:lang w:eastAsia="zh-CN"/>
          <w:rPrChange w:id="1488" w:author="吴敏" w:date="2023-05-13T23:08:00Z">
            <w:rPr>
              <w:ins w:id="1489" w:author="吴敏" w:date="2023-05-10T14:33:00Z"/>
              <w:rFonts w:ascii="Times New Roman" w:eastAsia="KaiTi" w:hAnsi="Times New Roman" w:cs="Times New Roman"/>
              <w:lang w:eastAsia="zh-CN"/>
            </w:rPr>
          </w:rPrChange>
        </w:rPr>
        <w:pPrChange w:id="1490" w:author="吴敏" w:date="2023-05-13T23:08:00Z">
          <w:pPr>
            <w:pStyle w:val="a3"/>
            <w:numPr>
              <w:numId w:val="7"/>
            </w:numPr>
            <w:ind w:firstLine="200"/>
            <w:jc w:val="both"/>
          </w:pPr>
        </w:pPrChange>
      </w:pPr>
      <w:ins w:id="1491" w:author="吴敏" w:date="2023-05-10T14:33:00Z">
        <w:r w:rsidRPr="0071503D">
          <w:rPr>
            <w:rFonts w:ascii="Times New Roman" w:hAnsi="Times New Roman" w:cs="Times New Roman" w:hint="eastAsia"/>
          </w:rPr>
          <w:t>T</w:t>
        </w:r>
        <w:r w:rsidRPr="00306C45">
          <w:rPr>
            <w:rFonts w:ascii="Times New Roman" w:eastAsia="KaiTi" w:hAnsi="Times New Roman" w:cs="Times New Roman"/>
            <w:highlight w:val="yellow"/>
            <w:lang w:eastAsia="zh-CN"/>
            <w:rPrChange w:id="1492" w:author="吴敏" w:date="2023-05-13T23:08:00Z">
              <w:rPr>
                <w:rFonts w:ascii="Times New Roman" w:hAnsi="Times New Roman" w:cs="Times New Roman"/>
              </w:rPr>
            </w:rPrChange>
          </w:rPr>
          <w:t>he one</w:t>
        </w:r>
        <w:r w:rsidRPr="00306C45">
          <w:rPr>
            <w:rFonts w:ascii="Times New Roman" w:eastAsia="KaiTi" w:hAnsi="Times New Roman" w:cs="Times New Roman" w:hint="eastAsia"/>
            <w:highlight w:val="yellow"/>
            <w:lang w:eastAsia="zh-CN"/>
            <w:rPrChange w:id="1493" w:author="吴敏" w:date="2023-05-13T23:08:00Z">
              <w:rPr>
                <w:rFonts w:ascii="Times New Roman" w:hAnsi="Times New Roman" w:cs="Times New Roman" w:hint="eastAsia"/>
                <w:lang w:eastAsia="zh-CN"/>
              </w:rPr>
            </w:rPrChange>
          </w:rPr>
          <w:t>的</w:t>
        </w:r>
        <w:r w:rsidRPr="00306C45">
          <w:rPr>
            <w:rFonts w:ascii="Times New Roman" w:eastAsia="KaiTi" w:hAnsi="Times New Roman" w:cs="Times New Roman" w:hint="eastAsia"/>
            <w:highlight w:val="yellow"/>
            <w:lang w:eastAsia="zh-CN"/>
            <w:rPrChange w:id="1494" w:author="吴敏" w:date="2023-05-13T23:08:00Z">
              <w:rPr>
                <w:rFonts w:ascii="Times New Roman" w:hAnsi="Times New Roman" w:cs="Times New Roman" w:hint="eastAsia"/>
              </w:rPr>
            </w:rPrChange>
          </w:rPr>
          <w:t>显化需要时间：</w:t>
        </w:r>
        <w:r w:rsidRPr="00306C45">
          <w:rPr>
            <w:rFonts w:ascii="Times New Roman" w:eastAsia="KaiTi" w:hAnsi="Times New Roman" w:cs="Times New Roman" w:hint="eastAsia"/>
            <w:highlight w:val="yellow"/>
            <w:lang w:eastAsia="zh-CN"/>
            <w:rPrChange w:id="1495" w:author="吴敏" w:date="2023-05-13T23:08:00Z">
              <w:rPr>
                <w:rFonts w:ascii="Times New Roman" w:eastAsia="KaiTi" w:hAnsi="Times New Roman" w:cs="Times New Roman" w:hint="eastAsia"/>
                <w:lang w:eastAsia="zh-CN"/>
              </w:rPr>
            </w:rPrChange>
          </w:rPr>
          <w:t>“</w:t>
        </w:r>
        <w:r w:rsidRPr="00306C45">
          <w:rPr>
            <w:rFonts w:ascii="Times New Roman" w:eastAsia="KaiTi" w:hAnsi="Times New Roman" w:cs="Times New Roman"/>
            <w:highlight w:val="yellow"/>
            <w:lang w:eastAsia="zh-CN"/>
            <w:rPrChange w:id="1496" w:author="吴敏" w:date="2023-05-13T23:08:00Z">
              <w:rPr>
                <w:rFonts w:ascii="Times New Roman" w:eastAsia="KaiTi" w:hAnsi="Times New Roman" w:cs="Times New Roman"/>
                <w:lang w:eastAsia="zh-CN"/>
              </w:rPr>
            </w:rPrChange>
          </w:rPr>
          <w:t>The one</w:t>
        </w:r>
        <w:r w:rsidRPr="00306C45">
          <w:rPr>
            <w:rFonts w:ascii="Times New Roman" w:eastAsia="KaiTi" w:hAnsi="Times New Roman" w:cs="Times New Roman" w:hint="eastAsia"/>
            <w:highlight w:val="yellow"/>
            <w:lang w:eastAsia="zh-CN"/>
            <w:rPrChange w:id="1497" w:author="吴敏" w:date="2023-05-13T23:08:00Z">
              <w:rPr>
                <w:rFonts w:ascii="Times New Roman" w:eastAsia="KaiTi" w:hAnsi="Times New Roman" w:cs="Times New Roman" w:hint="eastAsia"/>
                <w:lang w:eastAsia="zh-CN"/>
              </w:rPr>
            </w:rPrChange>
          </w:rPr>
          <w:t>”原本是非常非常小的，所以距离它可以</w:t>
        </w:r>
      </w:ins>
      <w:ins w:id="1498" w:author="吴敏" w:date="2023-05-13T23:42:00Z">
        <w:r w:rsidR="00A64FEB">
          <w:rPr>
            <w:rFonts w:ascii="Times New Roman" w:eastAsia="KaiTi" w:hAnsi="Times New Roman" w:cs="Times New Roman" w:hint="eastAsia"/>
            <w:highlight w:val="yellow"/>
            <w:lang w:eastAsia="zh-CN"/>
          </w:rPr>
          <w:t>具体地</w:t>
        </w:r>
      </w:ins>
      <w:ins w:id="1499" w:author="吴敏" w:date="2023-05-10T14:33:00Z">
        <w:r w:rsidRPr="00306C45">
          <w:rPr>
            <w:rFonts w:ascii="Times New Roman" w:eastAsia="KaiTi" w:hAnsi="Times New Roman" w:cs="Times New Roman" w:hint="eastAsia"/>
            <w:highlight w:val="yellow"/>
            <w:lang w:eastAsia="zh-CN"/>
            <w:rPrChange w:id="1500" w:author="吴敏" w:date="2023-05-13T23:08:00Z">
              <w:rPr>
                <w:rFonts w:ascii="Times New Roman" w:eastAsia="KaiTi" w:hAnsi="Times New Roman" w:cs="Times New Roman" w:hint="eastAsia"/>
                <w:lang w:eastAsia="zh-CN"/>
              </w:rPr>
            </w:rPrChange>
          </w:rPr>
          <w:t>显化</w:t>
        </w:r>
      </w:ins>
      <w:ins w:id="1501" w:author="吴敏" w:date="2023-05-13T23:42:00Z">
        <w:r w:rsidR="00A64FEB">
          <w:rPr>
            <w:rFonts w:ascii="Times New Roman" w:eastAsia="KaiTi" w:hAnsi="Times New Roman" w:cs="Times New Roman" w:hint="eastAsia"/>
            <w:highlight w:val="yellow"/>
            <w:lang w:eastAsia="zh-CN"/>
          </w:rPr>
          <w:t>为</w:t>
        </w:r>
      </w:ins>
      <w:ins w:id="1502" w:author="吴敏" w:date="2023-05-10T14:33:00Z">
        <w:r w:rsidRPr="00306C45">
          <w:rPr>
            <w:rFonts w:ascii="Times New Roman" w:eastAsia="KaiTi" w:hAnsi="Times New Roman" w:cs="Times New Roman" w:hint="eastAsia"/>
            <w:highlight w:val="yellow"/>
            <w:lang w:eastAsia="zh-CN"/>
            <w:rPrChange w:id="1503" w:author="吴敏" w:date="2023-05-13T23:08:00Z">
              <w:rPr>
                <w:rFonts w:ascii="Times New Roman" w:hAnsi="Times New Roman" w:cs="Times New Roman" w:hint="eastAsia"/>
              </w:rPr>
            </w:rPrChange>
          </w:rPr>
          <w:t>场</w:t>
        </w:r>
        <w:r w:rsidRPr="00306C45">
          <w:rPr>
            <w:rFonts w:ascii="Times New Roman" w:eastAsia="KaiTi" w:hAnsi="Times New Roman" w:cs="Times New Roman" w:hint="eastAsia"/>
            <w:highlight w:val="yellow"/>
            <w:lang w:eastAsia="zh-CN"/>
            <w:rPrChange w:id="1504"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505" w:author="吴敏" w:date="2023-05-13T23:08:00Z">
              <w:rPr>
                <w:rFonts w:ascii="Times New Roman" w:hAnsi="Times New Roman" w:cs="Times New Roman" w:hint="eastAsia"/>
              </w:rPr>
            </w:rPrChange>
          </w:rPr>
          <w:t>波</w:t>
        </w:r>
        <w:r w:rsidRPr="00306C45">
          <w:rPr>
            <w:rFonts w:ascii="Times New Roman" w:eastAsia="KaiTi" w:hAnsi="Times New Roman" w:cs="Times New Roman" w:hint="eastAsia"/>
            <w:highlight w:val="yellow"/>
            <w:lang w:eastAsia="zh-CN"/>
            <w:rPrChange w:id="1506"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507" w:author="吴敏" w:date="2023-05-13T23:08:00Z">
              <w:rPr>
                <w:rFonts w:ascii="Times New Roman" w:hAnsi="Times New Roman" w:cs="Times New Roman" w:hint="eastAsia"/>
              </w:rPr>
            </w:rPrChange>
          </w:rPr>
          <w:t>能量</w:t>
        </w:r>
        <w:r w:rsidRPr="00306C45">
          <w:rPr>
            <w:rFonts w:ascii="Times New Roman" w:eastAsia="KaiTi" w:hAnsi="Times New Roman" w:cs="Times New Roman" w:hint="eastAsia"/>
            <w:highlight w:val="yellow"/>
            <w:lang w:eastAsia="zh-CN"/>
            <w:rPrChange w:id="1508"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509" w:author="吴敏" w:date="2023-05-13T23:08:00Z">
              <w:rPr>
                <w:rFonts w:ascii="Times New Roman" w:hAnsi="Times New Roman" w:cs="Times New Roman" w:hint="eastAsia"/>
              </w:rPr>
            </w:rPrChange>
          </w:rPr>
          <w:t>粒子</w:t>
        </w:r>
        <w:r w:rsidRPr="00306C45">
          <w:rPr>
            <w:rFonts w:ascii="Times New Roman" w:eastAsia="KaiTi" w:hAnsi="Times New Roman" w:cs="Times New Roman" w:hint="eastAsia"/>
            <w:highlight w:val="yellow"/>
            <w:lang w:eastAsia="zh-CN"/>
            <w:rPrChange w:id="1510" w:author="吴敏" w:date="2023-05-13T23:08:00Z">
              <w:rPr>
                <w:rFonts w:ascii="Times New Roman" w:hAnsi="Times New Roman" w:cs="Times New Roman" w:hint="eastAsia"/>
                <w:lang w:eastAsia="zh-CN"/>
              </w:rPr>
            </w:rPrChange>
          </w:rPr>
          <w:t>、</w:t>
        </w:r>
        <w:r w:rsidRPr="00306C45">
          <w:rPr>
            <w:rFonts w:ascii="Times New Roman" w:eastAsia="KaiTi" w:hAnsi="Times New Roman" w:cs="Times New Roman" w:hint="eastAsia"/>
            <w:highlight w:val="yellow"/>
            <w:lang w:eastAsia="zh-CN"/>
            <w:rPrChange w:id="1511" w:author="吴敏" w:date="2023-05-13T23:08:00Z">
              <w:rPr>
                <w:rFonts w:ascii="Times New Roman" w:hAnsi="Times New Roman" w:cs="Times New Roman" w:hint="eastAsia"/>
              </w:rPr>
            </w:rPrChange>
          </w:rPr>
          <w:t>物质</w:t>
        </w:r>
      </w:ins>
      <w:ins w:id="1512" w:author="吴敏" w:date="2023-05-13T23:42:00Z">
        <w:r w:rsidR="00A64FEB">
          <w:rPr>
            <w:rFonts w:ascii="Times New Roman" w:eastAsia="KaiTi" w:hAnsi="Times New Roman" w:cs="Times New Roman" w:hint="eastAsia"/>
            <w:highlight w:val="yellow"/>
            <w:lang w:eastAsia="zh-CN"/>
          </w:rPr>
          <w:t>，</w:t>
        </w:r>
      </w:ins>
      <w:ins w:id="1513" w:author="吴敏" w:date="2023-05-10T14:33:00Z">
        <w:r w:rsidRPr="00306C45">
          <w:rPr>
            <w:rFonts w:ascii="Times New Roman" w:eastAsia="KaiTi" w:hAnsi="Times New Roman" w:cs="Times New Roman" w:hint="eastAsia"/>
            <w:highlight w:val="yellow"/>
            <w:lang w:eastAsia="zh-CN"/>
            <w:rPrChange w:id="1514" w:author="吴敏" w:date="2023-05-13T23:08:00Z">
              <w:rPr>
                <w:rFonts w:ascii="Times New Roman" w:eastAsia="KaiTi" w:hAnsi="Times New Roman" w:cs="Times New Roman" w:hint="eastAsia"/>
                <w:lang w:eastAsia="zh-CN"/>
              </w:rPr>
            </w:rPrChange>
          </w:rPr>
          <w:t>需要一定的时间。</w:t>
        </w:r>
      </w:ins>
      <w:ins w:id="1515" w:author="吴敏" w:date="2023-05-13T23:42:00Z">
        <w:r w:rsidR="00A64FEB">
          <w:rPr>
            <w:rFonts w:ascii="Times New Roman" w:eastAsia="KaiTi" w:hAnsi="Times New Roman" w:cs="Times New Roman" w:hint="eastAsia"/>
            <w:highlight w:val="yellow"/>
            <w:lang w:eastAsia="zh-CN"/>
          </w:rPr>
          <w:t>比如芯片的主要原材料是硅</w:t>
        </w:r>
        <w:r w:rsidR="00A64FEB">
          <w:rPr>
            <w:rFonts w:ascii="Times New Roman" w:eastAsia="KaiTi" w:hAnsi="Times New Roman" w:cs="Times New Roman"/>
            <w:highlight w:val="yellow"/>
            <w:lang w:eastAsia="zh-CN"/>
          </w:rPr>
          <w:t>—</w:t>
        </w:r>
        <w:r w:rsidR="00A64FEB">
          <w:rPr>
            <w:rFonts w:ascii="Times New Roman" w:eastAsia="KaiTi" w:hAnsi="Times New Roman" w:cs="Times New Roman" w:hint="eastAsia"/>
            <w:highlight w:val="yellow"/>
            <w:lang w:eastAsia="zh-CN"/>
          </w:rPr>
          <w:t>地球中含量的</w:t>
        </w:r>
        <w:r w:rsidR="00A64FEB">
          <w:rPr>
            <w:rFonts w:ascii="Times New Roman" w:eastAsia="KaiTi" w:hAnsi="Times New Roman" w:cs="Times New Roman" w:hint="eastAsia"/>
            <w:highlight w:val="yellow"/>
            <w:lang w:eastAsia="zh-CN"/>
          </w:rPr>
          <w:t xml:space="preserve"> </w:t>
        </w:r>
        <w:r w:rsidR="00A64FEB">
          <w:rPr>
            <w:rFonts w:ascii="Times New Roman" w:eastAsia="KaiTi" w:hAnsi="Times New Roman" w:cs="Times New Roman" w:hint="eastAsia"/>
            <w:highlight w:val="yellow"/>
            <w:lang w:eastAsia="zh-CN"/>
          </w:rPr>
          <w:t>元素。然后芯片需要各种合适的条件汇聚，比如</w:t>
        </w:r>
      </w:ins>
      <w:ins w:id="1516" w:author="吴敏" w:date="2023-05-13T23:43:00Z">
        <w:r w:rsidR="00A64FEB">
          <w:rPr>
            <w:rFonts w:ascii="Times New Roman" w:eastAsia="KaiTi" w:hAnsi="Times New Roman" w:cs="Times New Roman" w:hint="eastAsia"/>
            <w:highlight w:val="yellow"/>
            <w:lang w:eastAsia="zh-CN"/>
          </w:rPr>
          <w:t>合适的人、时机、环境等等，缺一不可，其中，最为关键的第一因则是“我要显化它”的</w:t>
        </w:r>
      </w:ins>
      <w:ins w:id="1517" w:author="吴敏" w:date="2023-05-13T23:44:00Z">
        <w:r w:rsidR="00A64FEB">
          <w:rPr>
            <w:rFonts w:ascii="Times New Roman" w:eastAsia="KaiTi" w:hAnsi="Times New Roman" w:cs="Times New Roman" w:hint="eastAsia"/>
            <w:highlight w:val="yellow"/>
            <w:lang w:eastAsia="zh-CN"/>
          </w:rPr>
          <w:t>意识或愿望</w:t>
        </w:r>
      </w:ins>
      <w:ins w:id="1518" w:author="吴敏" w:date="2023-05-13T23:43:00Z">
        <w:r w:rsidR="00A64FEB">
          <w:rPr>
            <w:rFonts w:ascii="Times New Roman" w:eastAsia="KaiTi" w:hAnsi="Times New Roman" w:cs="Times New Roman" w:hint="eastAsia"/>
            <w:highlight w:val="yellow"/>
            <w:lang w:eastAsia="zh-CN"/>
          </w:rPr>
          <w:t>产生。</w:t>
        </w:r>
      </w:ins>
      <w:ins w:id="1519" w:author="吴敏" w:date="2023-05-13T23:44:00Z">
        <w:r w:rsidR="00A64FEB">
          <w:rPr>
            <w:rFonts w:ascii="Times New Roman" w:eastAsia="KaiTi" w:hAnsi="Times New Roman" w:cs="Times New Roman" w:hint="eastAsia"/>
            <w:highlight w:val="yellow"/>
            <w:lang w:eastAsia="zh-CN"/>
          </w:rPr>
          <w:t>意愿可以加速</w:t>
        </w:r>
        <w:r w:rsidR="00A64FEB">
          <w:rPr>
            <w:rFonts w:ascii="Times New Roman" w:eastAsia="KaiTi" w:hAnsi="Times New Roman" w:cs="Times New Roman" w:hint="eastAsia"/>
            <w:highlight w:val="yellow"/>
            <w:lang w:eastAsia="zh-CN"/>
          </w:rPr>
          <w:t>T</w:t>
        </w:r>
        <w:r w:rsidR="00A64FEB">
          <w:rPr>
            <w:rFonts w:ascii="Times New Roman" w:eastAsia="KaiTi" w:hAnsi="Times New Roman" w:cs="Times New Roman"/>
            <w:highlight w:val="yellow"/>
            <w:lang w:eastAsia="zh-CN"/>
          </w:rPr>
          <w:t xml:space="preserve">he one </w:t>
        </w:r>
        <w:r w:rsidR="00A64FEB">
          <w:rPr>
            <w:rFonts w:ascii="Times New Roman" w:eastAsia="KaiTi" w:hAnsi="Times New Roman" w:cs="Times New Roman" w:hint="eastAsia"/>
            <w:highlight w:val="yellow"/>
            <w:lang w:eastAsia="zh-CN"/>
          </w:rPr>
          <w:t>聚集</w:t>
        </w:r>
      </w:ins>
      <w:ins w:id="1520" w:author="吴敏" w:date="2023-05-13T23:45:00Z">
        <w:r w:rsidR="00A64FEB">
          <w:rPr>
            <w:rFonts w:ascii="Times New Roman" w:eastAsia="KaiTi" w:hAnsi="Times New Roman" w:cs="Times New Roman" w:hint="eastAsia"/>
            <w:highlight w:val="yellow"/>
            <w:lang w:eastAsia="zh-CN"/>
          </w:rPr>
          <w:t>，让与之相关的某种特定事物加速显化。</w:t>
        </w:r>
      </w:ins>
    </w:p>
    <w:p w14:paraId="4077028A" w14:textId="16C717BD" w:rsidR="001D5AC6" w:rsidRDefault="001D5AC6" w:rsidP="00306C45">
      <w:pPr>
        <w:pStyle w:val="a3"/>
        <w:numPr>
          <w:ilvl w:val="0"/>
          <w:numId w:val="7"/>
        </w:numPr>
        <w:ind w:leftChars="0"/>
        <w:jc w:val="both"/>
        <w:rPr>
          <w:ins w:id="1521" w:author="吴敏" w:date="2023-05-13T23:19:00Z"/>
          <w:rFonts w:ascii="Times New Roman" w:eastAsia="KaiTi" w:hAnsi="Times New Roman" w:cs="Times New Roman"/>
          <w:lang w:eastAsia="zh-CN"/>
        </w:rPr>
      </w:pPr>
      <w:moveToRangeStart w:id="1522" w:author="吴敏" w:date="2023-05-10T14:33:00Z" w:name="move134621630"/>
      <w:moveTo w:id="1523" w:author="吴敏" w:date="2023-05-10T14:33:00Z">
        <w:r w:rsidRPr="00306C45">
          <w:rPr>
            <w:rFonts w:ascii="Times New Roman" w:eastAsia="KaiTi" w:hAnsi="Times New Roman" w:cs="Times New Roman" w:hint="eastAsia"/>
            <w:highlight w:val="yellow"/>
            <w:lang w:eastAsia="zh-CN"/>
            <w:rPrChange w:id="1524" w:author="吴敏" w:date="2023-05-13T23:08:00Z">
              <w:rPr>
                <w:rFonts w:ascii="Times New Roman" w:eastAsia="KaiTi" w:hAnsi="Times New Roman" w:cs="Times New Roman" w:hint="eastAsia"/>
                <w:lang w:eastAsia="zh-CN"/>
              </w:rPr>
            </w:rPrChange>
          </w:rPr>
          <w:t>“</w:t>
        </w:r>
        <w:r w:rsidRPr="00306C45">
          <w:rPr>
            <w:rFonts w:ascii="Times New Roman" w:eastAsia="KaiTi" w:hAnsi="Times New Roman" w:cs="Times New Roman"/>
            <w:highlight w:val="yellow"/>
            <w:lang w:eastAsia="zh-CN"/>
            <w:rPrChange w:id="1525" w:author="吴敏" w:date="2023-05-13T23:08:00Z">
              <w:rPr>
                <w:rFonts w:ascii="Times New Roman" w:eastAsia="KaiTi" w:hAnsi="Times New Roman" w:cs="Times New Roman"/>
                <w:lang w:eastAsia="zh-CN"/>
              </w:rPr>
            </w:rPrChange>
          </w:rPr>
          <w:t>The one</w:t>
        </w:r>
        <w:r w:rsidRPr="00306C45">
          <w:rPr>
            <w:rFonts w:ascii="Times New Roman" w:eastAsia="KaiTi" w:hAnsi="Times New Roman" w:cs="Times New Roman" w:hint="eastAsia"/>
            <w:highlight w:val="yellow"/>
            <w:lang w:eastAsia="zh-CN"/>
            <w:rPrChange w:id="1526" w:author="吴敏" w:date="2023-05-13T23:08:00Z">
              <w:rPr>
                <w:rFonts w:ascii="Times New Roman" w:eastAsia="KaiTi" w:hAnsi="Times New Roman" w:cs="Times New Roman" w:hint="eastAsia"/>
                <w:lang w:eastAsia="zh-CN"/>
              </w:rPr>
            </w:rPrChange>
          </w:rPr>
          <w:t>”可以</w:t>
        </w:r>
        <w:r w:rsidRPr="00306C45">
          <w:rPr>
            <w:rFonts w:ascii="Times New Roman" w:eastAsia="KaiTi" w:hAnsi="Times New Roman" w:cs="Times New Roman" w:hint="eastAsia"/>
            <w:lang w:eastAsia="zh-CN"/>
          </w:rPr>
          <w:t>影响时间的运动。宇宙中的运动产生了时间幻觉，时间只是对事件的人为“测量”。（</w:t>
        </w:r>
        <w:r w:rsidRPr="0071503D">
          <w:rPr>
            <w:rFonts w:ascii="Times New Roman" w:eastAsia="KaiTi" w:hAnsi="Times New Roman" w:cs="Times New Roman" w:hint="eastAsia"/>
            <w:lang w:eastAsia="zh-CN"/>
          </w:rPr>
          <w:t>越接近</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，就越接近静止。安静的静不止是运动，安静下来才可以感受</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并重新创造</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w:t>
        </w:r>
        <w:del w:id="1527" w:author="吴敏" w:date="2023-05-13T23:22:00Z">
          <w:r w:rsidRPr="0071503D" w:rsidDel="00DF70E9">
            <w:rPr>
              <w:rFonts w:ascii="Times New Roman" w:eastAsia="KaiTi" w:hAnsi="Times New Roman" w:cs="Times New Roman" w:hint="eastAsia"/>
              <w:lang w:eastAsia="zh-CN"/>
            </w:rPr>
            <w:delText>从人体的构造来说，越接近静，就越可以感受到</w:delText>
          </w:r>
          <w:r w:rsidRPr="0071503D" w:rsidDel="00DF70E9">
            <w:rPr>
              <w:rFonts w:ascii="Times New Roman" w:eastAsia="KaiTi" w:hAnsi="Times New Roman" w:cs="Times New Roman" w:hint="eastAsia"/>
              <w:lang w:eastAsia="zh-CN"/>
            </w:rPr>
            <w:delText>The</w:delText>
          </w:r>
          <w:r w:rsidRPr="0071503D" w:rsidDel="00DF70E9">
            <w:rPr>
              <w:rFonts w:ascii="Times New Roman" w:eastAsia="KaiTi" w:hAnsi="Times New Roman" w:cs="Times New Roman"/>
              <w:lang w:eastAsia="zh-CN"/>
            </w:rPr>
            <w:delText xml:space="preserve"> one</w:delText>
          </w:r>
          <w:r w:rsidRPr="0071503D" w:rsidDel="00DF70E9">
            <w:rPr>
              <w:rFonts w:ascii="Times New Roman" w:eastAsia="KaiTi" w:hAnsi="Times New Roman" w:cs="Times New Roman" w:hint="eastAsia"/>
              <w:lang w:eastAsia="zh-CN"/>
            </w:rPr>
            <w:delText>。越接近动，就越难以感受到</w:delText>
          </w:r>
          <w:r w:rsidRPr="0071503D" w:rsidDel="00DF70E9">
            <w:rPr>
              <w:rFonts w:ascii="Times New Roman" w:eastAsia="KaiTi" w:hAnsi="Times New Roman" w:cs="Times New Roman" w:hint="eastAsia"/>
              <w:lang w:eastAsia="zh-CN"/>
            </w:rPr>
            <w:delText>The</w:delText>
          </w:r>
          <w:r w:rsidRPr="0071503D" w:rsidDel="00DF70E9">
            <w:rPr>
              <w:rFonts w:ascii="Times New Roman" w:eastAsia="KaiTi" w:hAnsi="Times New Roman" w:cs="Times New Roman"/>
              <w:lang w:eastAsia="zh-CN"/>
            </w:rPr>
            <w:delText xml:space="preserve"> one</w:delText>
          </w:r>
          <w:r w:rsidRPr="0071503D" w:rsidDel="00DF70E9">
            <w:rPr>
              <w:rFonts w:ascii="Times New Roman" w:eastAsia="KaiTi" w:hAnsi="Times New Roman" w:cs="Times New Roman" w:hint="eastAsia"/>
              <w:lang w:eastAsia="zh-CN"/>
            </w:rPr>
            <w:delText>。</w:delText>
          </w:r>
        </w:del>
        <w:del w:id="1528" w:author="吴敏" w:date="2023-05-13T23:19:00Z">
          <w:r w:rsidRPr="0071503D" w:rsidDel="00DF70E9">
            <w:rPr>
              <w:rFonts w:ascii="Times New Roman" w:eastAsia="KaiTi" w:hAnsi="Times New Roman" w:cs="Times New Roman" w:hint="eastAsia"/>
              <w:lang w:eastAsia="zh-CN"/>
            </w:rPr>
            <w:delText>）</w:delText>
          </w:r>
        </w:del>
      </w:moveTo>
      <w:moveToRangeEnd w:id="1522"/>
    </w:p>
    <w:p w14:paraId="5D692124" w14:textId="769E0A46" w:rsidR="00DF70E9" w:rsidRDefault="00DF70E9" w:rsidP="00DF70E9">
      <w:pPr>
        <w:pStyle w:val="a3"/>
        <w:numPr>
          <w:ilvl w:val="0"/>
          <w:numId w:val="7"/>
        </w:numPr>
        <w:ind w:leftChars="0"/>
        <w:jc w:val="both"/>
        <w:rPr>
          <w:ins w:id="1529" w:author="吴敏" w:date="2023-05-14T00:15:00Z"/>
          <w:rFonts w:ascii="Times New Roman" w:eastAsia="KaiTi" w:hAnsi="Times New Roman" w:cs="Times New Roman"/>
          <w:lang w:eastAsia="zh-CN"/>
        </w:rPr>
      </w:pPr>
      <w:ins w:id="1530" w:author="吴敏" w:date="2023-05-13T23:19:00Z">
        <w:r w:rsidRPr="0071503D">
          <w:rPr>
            <w:rFonts w:ascii="Times New Roman" w:eastAsia="KaiTi" w:hAnsi="Times New Roman" w:cs="Times New Roman" w:hint="eastAsia"/>
            <w:lang w:eastAsia="zh-CN"/>
          </w:rPr>
          <w:t>人脑中也存在着</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，从而也包含着无穷无量的信息。因此，精神与物质的本质是一样的，是信息和能量的承载形式。因为</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的自包含性，一个可以承载宇宙中所有的能量。</w:t>
        </w:r>
        <w:r>
          <w:rPr>
            <w:rFonts w:ascii="Times New Roman" w:eastAsia="KaiTi" w:hAnsi="Times New Roman" w:cs="Times New Roman" w:hint="eastAsia"/>
            <w:lang w:eastAsia="zh-CN"/>
          </w:rPr>
          <w:t>所有的重大发明</w:t>
        </w:r>
      </w:ins>
      <w:ins w:id="1531" w:author="吴敏" w:date="2023-05-13T23:20:00Z">
        <w:r>
          <w:rPr>
            <w:rFonts w:ascii="Times New Roman" w:eastAsia="KaiTi" w:hAnsi="Times New Roman" w:cs="Times New Roman" w:hint="eastAsia"/>
            <w:lang w:eastAsia="zh-CN"/>
          </w:rPr>
          <w:t>，</w:t>
        </w:r>
      </w:ins>
      <w:ins w:id="1532" w:author="吴敏" w:date="2023-05-13T23:22:00Z">
        <w:r>
          <w:rPr>
            <w:rFonts w:ascii="Times New Roman" w:eastAsia="KaiTi" w:hAnsi="Times New Roman" w:cs="Times New Roman" w:hint="eastAsia"/>
            <w:lang w:eastAsia="zh-CN"/>
          </w:rPr>
          <w:t>无论是</w:t>
        </w:r>
      </w:ins>
      <w:ins w:id="1533" w:author="吴敏" w:date="2023-05-13T23:20:00Z">
        <w:r>
          <w:rPr>
            <w:rFonts w:ascii="Times New Roman" w:eastAsia="KaiTi" w:hAnsi="Times New Roman" w:cs="Times New Roman" w:hint="eastAsia"/>
            <w:lang w:eastAsia="zh-CN"/>
          </w:rPr>
          <w:t>最初创新性</w:t>
        </w:r>
      </w:ins>
      <w:ins w:id="1534" w:author="吴敏" w:date="2023-05-13T23:21:00Z">
        <w:r>
          <w:rPr>
            <w:rFonts w:ascii="Times New Roman" w:eastAsia="KaiTi" w:hAnsi="Times New Roman" w:cs="Times New Roman" w:hint="eastAsia"/>
            <w:lang w:eastAsia="zh-CN"/>
          </w:rPr>
          <w:t>的</w:t>
        </w:r>
      </w:ins>
      <w:ins w:id="1535" w:author="吴敏" w:date="2023-05-13T23:20:00Z">
        <w:r>
          <w:rPr>
            <w:rFonts w:ascii="Times New Roman" w:eastAsia="KaiTi" w:hAnsi="Times New Roman" w:cs="Times New Roman" w:hint="eastAsia"/>
            <w:lang w:eastAsia="zh-CN"/>
          </w:rPr>
          <w:t>思想</w:t>
        </w:r>
      </w:ins>
      <w:ins w:id="1536" w:author="吴敏" w:date="2023-05-13T23:21:00Z">
        <w:r>
          <w:rPr>
            <w:rFonts w:ascii="Times New Roman" w:eastAsia="KaiTi" w:hAnsi="Times New Roman" w:cs="Times New Roman" w:hint="eastAsia"/>
            <w:lang w:eastAsia="zh-CN"/>
          </w:rPr>
          <w:t>，</w:t>
        </w:r>
      </w:ins>
      <w:ins w:id="1537" w:author="吴敏" w:date="2023-05-13T23:22:00Z">
        <w:r>
          <w:rPr>
            <w:rFonts w:ascii="Times New Roman" w:eastAsia="KaiTi" w:hAnsi="Times New Roman" w:cs="Times New Roman" w:hint="eastAsia"/>
            <w:lang w:eastAsia="zh-CN"/>
          </w:rPr>
          <w:t>还是</w:t>
        </w:r>
      </w:ins>
      <w:ins w:id="1538" w:author="吴敏" w:date="2023-05-13T23:21:00Z">
        <w:r>
          <w:rPr>
            <w:rFonts w:ascii="Times New Roman" w:eastAsia="KaiTi" w:hAnsi="Times New Roman" w:cs="Times New Roman" w:hint="eastAsia"/>
            <w:lang w:eastAsia="zh-CN"/>
          </w:rPr>
          <w:t>发</w:t>
        </w:r>
        <w:r>
          <w:rPr>
            <w:rFonts w:ascii="Times New Roman" w:eastAsia="KaiTi" w:hAnsi="Times New Roman" w:cs="Times New Roman" w:hint="eastAsia"/>
            <w:lang w:eastAsia="zh-CN"/>
          </w:rPr>
          <w:lastRenderedPageBreak/>
          <w:t>明所需要的技术、工具、流程等，</w:t>
        </w:r>
      </w:ins>
      <w:ins w:id="1539" w:author="吴敏" w:date="2023-05-13T23:20:00Z">
        <w:r>
          <w:rPr>
            <w:rFonts w:ascii="Times New Roman" w:eastAsia="KaiTi" w:hAnsi="Times New Roman" w:cs="Times New Roman" w:hint="eastAsia"/>
            <w:lang w:eastAsia="zh-CN"/>
          </w:rPr>
          <w:t>本质上都是</w:t>
        </w:r>
      </w:ins>
      <w:ins w:id="1540" w:author="吴敏" w:date="2023-05-13T23:21:00Z">
        <w:r>
          <w:rPr>
            <w:rFonts w:ascii="Times New Roman" w:eastAsia="KaiTi" w:hAnsi="Times New Roman" w:cs="Times New Roman"/>
            <w:lang w:eastAsia="zh-CN"/>
          </w:rPr>
          <w:t xml:space="preserve">The one </w:t>
        </w:r>
        <w:r>
          <w:rPr>
            <w:rFonts w:ascii="Times New Roman" w:eastAsia="KaiTi" w:hAnsi="Times New Roman" w:cs="Times New Roman" w:hint="eastAsia"/>
            <w:lang w:eastAsia="zh-CN"/>
          </w:rPr>
          <w:t>的</w:t>
        </w:r>
      </w:ins>
      <w:ins w:id="1541" w:author="吴敏" w:date="2023-05-13T23:20:00Z">
        <w:r>
          <w:rPr>
            <w:rFonts w:ascii="Times New Roman" w:eastAsia="KaiTi" w:hAnsi="Times New Roman" w:cs="Times New Roman" w:hint="eastAsia"/>
            <w:lang w:eastAsia="zh-CN"/>
          </w:rPr>
          <w:t>显化</w:t>
        </w:r>
      </w:ins>
      <w:ins w:id="1542" w:author="吴敏" w:date="2023-05-13T23:21:00Z">
        <w:r>
          <w:rPr>
            <w:rFonts w:ascii="Times New Roman" w:eastAsia="KaiTi" w:hAnsi="Times New Roman" w:cs="Times New Roman" w:hint="eastAsia"/>
            <w:lang w:eastAsia="zh-CN"/>
          </w:rPr>
          <w:t>。</w:t>
        </w:r>
      </w:ins>
      <w:ins w:id="1543" w:author="吴敏" w:date="2023-05-13T23:22:00Z">
        <w:r w:rsidRPr="0071503D">
          <w:rPr>
            <w:rFonts w:ascii="Times New Roman" w:eastAsia="KaiTi" w:hAnsi="Times New Roman" w:cs="Times New Roman" w:hint="eastAsia"/>
            <w:lang w:eastAsia="zh-CN"/>
          </w:rPr>
          <w:t>因此，心越静，就越可以感受</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，发挥</w:t>
        </w:r>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的特性</w:t>
        </w:r>
        <w:r>
          <w:rPr>
            <w:rFonts w:ascii="Times New Roman" w:eastAsia="KaiTi" w:hAnsi="Times New Roman" w:cs="Times New Roman" w:hint="eastAsia"/>
            <w:lang w:eastAsia="zh-CN"/>
          </w:rPr>
          <w:t>；反之，</w:t>
        </w:r>
        <w:r w:rsidRPr="0071503D">
          <w:rPr>
            <w:rFonts w:ascii="Times New Roman" w:eastAsia="KaiTi" w:hAnsi="Times New Roman" w:cs="Times New Roman" w:hint="eastAsia"/>
            <w:lang w:eastAsia="zh-CN"/>
          </w:rPr>
          <w:t>越接近动，就越难以感受到</w:t>
        </w:r>
        <w:r w:rsidRPr="0071503D">
          <w:rPr>
            <w:rFonts w:ascii="Times New Roman" w:eastAsia="KaiTi" w:hAnsi="Times New Roman" w:cs="Times New Roman" w:hint="eastAsia"/>
            <w:lang w:eastAsia="zh-CN"/>
          </w:rPr>
          <w:t>The</w:t>
        </w:r>
        <w:r w:rsidRPr="0071503D">
          <w:rPr>
            <w:rFonts w:ascii="Times New Roman" w:eastAsia="KaiTi" w:hAnsi="Times New Roman" w:cs="Times New Roman"/>
            <w:lang w:eastAsia="zh-CN"/>
          </w:rPr>
          <w:t xml:space="preserve"> one</w:t>
        </w:r>
        <w:r w:rsidRPr="0071503D">
          <w:rPr>
            <w:rFonts w:ascii="Times New Roman" w:eastAsia="KaiTi" w:hAnsi="Times New Roman" w:cs="Times New Roman" w:hint="eastAsia"/>
            <w:lang w:eastAsia="zh-CN"/>
          </w:rPr>
          <w:t>。</w:t>
        </w:r>
      </w:ins>
    </w:p>
    <w:p w14:paraId="27FD1D9C" w14:textId="18CA00D4" w:rsidR="00292512" w:rsidRPr="00292512" w:rsidRDefault="00292512">
      <w:pPr>
        <w:pStyle w:val="a3"/>
        <w:numPr>
          <w:ilvl w:val="0"/>
          <w:numId w:val="7"/>
        </w:numPr>
        <w:ind w:leftChars="0"/>
        <w:jc w:val="both"/>
        <w:rPr>
          <w:rFonts w:ascii="Times New Roman" w:eastAsia="KaiTi" w:hAnsi="Times New Roman" w:cs="Times New Roman"/>
          <w:lang w:eastAsia="zh-CN"/>
          <w:rPrChange w:id="1544" w:author="吴敏" w:date="2023-05-14T00:15:00Z">
            <w:rPr>
              <w:shd w:val="clear" w:color="auto" w:fill="92D050"/>
              <w:lang w:eastAsia="zh-CN"/>
            </w:rPr>
          </w:rPrChange>
        </w:rPr>
        <w:pPrChange w:id="1545" w:author="吴敏" w:date="2023-05-14T00:15:00Z">
          <w:pPr>
            <w:pStyle w:val="a3"/>
            <w:ind w:firstLine="200"/>
            <w:jc w:val="both"/>
          </w:pPr>
        </w:pPrChange>
      </w:pPr>
      <w:ins w:id="1546" w:author="吴敏" w:date="2023-05-14T00:15:00Z">
        <w:r w:rsidRPr="0071503D">
          <w:rPr>
            <w:rFonts w:ascii="Times New Roman" w:eastAsia="KaiTi" w:hAnsi="Times New Roman" w:cs="Times New Roman"/>
            <w:lang w:eastAsia="zh-CN"/>
          </w:rPr>
          <w:t>The one</w:t>
        </w:r>
        <w:r w:rsidRPr="0071503D">
          <w:rPr>
            <w:rFonts w:ascii="Times New Roman" w:eastAsia="KaiTi" w:hAnsi="Times New Roman" w:cs="Times New Roman" w:hint="eastAsia"/>
            <w:lang w:eastAsia="zh-CN"/>
          </w:rPr>
          <w:t>同时包含了虚跟实的特性，用虚去证明也不可得，用实去证明也不可得。</w:t>
        </w:r>
        <w:r>
          <w:rPr>
            <w:rFonts w:ascii="Times New Roman" w:eastAsia="KaiTi" w:hAnsi="Times New Roman" w:cs="Times New Roman" w:hint="eastAsia"/>
            <w:lang w:eastAsia="zh-CN"/>
          </w:rPr>
          <w:t>这就是为什么李嗣涔教授提出数学的虚数空间非常重要。</w:t>
        </w:r>
      </w:ins>
    </w:p>
    <w:p w14:paraId="291482C8" w14:textId="1E27FC1A" w:rsidR="00144D62" w:rsidRPr="00556876" w:rsidDel="007E17DA" w:rsidRDefault="009D3E02">
      <w:pPr>
        <w:pStyle w:val="a3"/>
        <w:ind w:leftChars="0" w:left="360" w:firstLine="200"/>
        <w:rPr>
          <w:del w:id="1547" w:author="顏 秉田" w:date="2023-04-22T00:41:00Z"/>
          <w:rFonts w:ascii="Times New Roman" w:eastAsia="楷体" w:hAnsi="Times New Roman" w:cs="Times New Roman"/>
          <w:lang w:eastAsia="zh-CN"/>
          <w:rPrChange w:id="1548" w:author="吴敏" w:date="2023-05-10T12:19:00Z">
            <w:rPr>
              <w:del w:id="1549" w:author="顏 秉田" w:date="2023-04-22T00:41:00Z"/>
              <w:rFonts w:ascii="Times New Roman" w:eastAsia="KaiTi" w:hAnsi="Times New Roman" w:cs="Times New Roman"/>
              <w:lang w:eastAsia="zh-CN"/>
            </w:rPr>
          </w:rPrChange>
        </w:rPr>
        <w:pPrChange w:id="1550" w:author="吴敏" w:date="2023-05-13T22:23:00Z">
          <w:pPr>
            <w:pStyle w:val="a3"/>
            <w:ind w:firstLine="200"/>
            <w:jc w:val="both"/>
          </w:pPr>
        </w:pPrChange>
      </w:pPr>
      <w:ins w:id="1551" w:author="吴敏" w:date="2023-05-09T21:38:00Z">
        <w:r w:rsidRPr="00556876">
          <w:rPr>
            <w:rFonts w:ascii="Times New Roman" w:eastAsia="楷体" w:hAnsi="Times New Roman" w:cs="Times New Roman" w:hint="eastAsia"/>
            <w:lang w:eastAsia="zh-CN"/>
            <w:rPrChange w:id="1552" w:author="吴敏" w:date="2023-05-10T12:19:00Z">
              <w:rPr>
                <w:rFonts w:hint="eastAsia"/>
                <w:lang w:eastAsia="zh-CN"/>
              </w:rPr>
            </w:rPrChange>
          </w:rPr>
          <w:t>基于以上对</w:t>
        </w:r>
      </w:ins>
      <w:ins w:id="1553" w:author="吴敏" w:date="2023-05-10T12:16:00Z">
        <w:r w:rsidR="0080529C" w:rsidRPr="00556876">
          <w:rPr>
            <w:rFonts w:ascii="Times New Roman" w:eastAsia="楷体" w:hAnsi="Times New Roman" w:cs="Times New Roman"/>
            <w:lang w:eastAsia="zh-CN"/>
            <w:rPrChange w:id="1554" w:author="吴敏" w:date="2023-05-10T12:19:00Z">
              <w:rPr>
                <w:lang w:eastAsia="zh-CN"/>
              </w:rPr>
            </w:rPrChange>
          </w:rPr>
          <w:t>The one</w:t>
        </w:r>
      </w:ins>
      <w:ins w:id="1555" w:author="吴敏" w:date="2023-05-09T21:38:00Z">
        <w:r w:rsidRPr="00556876">
          <w:rPr>
            <w:rFonts w:ascii="Times New Roman" w:eastAsia="楷体" w:hAnsi="Times New Roman" w:cs="Times New Roman" w:hint="eastAsia"/>
            <w:lang w:eastAsia="zh-CN"/>
            <w:rPrChange w:id="1556" w:author="吴敏" w:date="2023-05-10T12:19:00Z">
              <w:rPr>
                <w:rFonts w:hint="eastAsia"/>
                <w:lang w:eastAsia="zh-CN"/>
              </w:rPr>
            </w:rPrChange>
          </w:rPr>
          <w:t>特性描述</w:t>
        </w:r>
      </w:ins>
      <w:ins w:id="1557" w:author="吴敏" w:date="2023-05-13T23:12:00Z">
        <w:r w:rsidR="00306C45">
          <w:rPr>
            <w:rFonts w:ascii="Times New Roman" w:eastAsia="楷体" w:hAnsi="Times New Roman" w:cs="Times New Roman"/>
            <w:lang w:eastAsia="zh-CN"/>
          </w:rPr>
          <w:t>，</w:t>
        </w:r>
      </w:ins>
      <w:ins w:id="1558" w:author="吴敏" w:date="2023-05-09T21:38:00Z">
        <w:r w:rsidRPr="00556876">
          <w:rPr>
            <w:rFonts w:ascii="Times New Roman" w:eastAsia="楷体" w:hAnsi="Times New Roman" w:cs="Times New Roman" w:hint="eastAsia"/>
            <w:lang w:eastAsia="zh-CN"/>
            <w:rPrChange w:id="1559" w:author="吴敏" w:date="2023-05-10T12:19:00Z">
              <w:rPr>
                <w:rFonts w:hint="eastAsia"/>
                <w:lang w:eastAsia="zh-CN"/>
              </w:rPr>
            </w:rPrChange>
          </w:rPr>
          <w:t>牛顿力学</w:t>
        </w:r>
      </w:ins>
      <w:ins w:id="1560" w:author="吴敏" w:date="2023-05-13T23:12:00Z">
        <w:r w:rsidR="00306C45">
          <w:rPr>
            <w:rFonts w:ascii="Times New Roman" w:eastAsia="楷体" w:hAnsi="Times New Roman" w:cs="Times New Roman"/>
            <w:lang w:eastAsia="zh-CN"/>
          </w:rPr>
          <w:t>，</w:t>
        </w:r>
      </w:ins>
      <w:ins w:id="1561" w:author="吴敏" w:date="2023-05-09T21:38:00Z">
        <w:r w:rsidRPr="00556876">
          <w:rPr>
            <w:rFonts w:ascii="Times New Roman" w:eastAsia="楷体" w:hAnsi="Times New Roman" w:cs="Times New Roman" w:hint="eastAsia"/>
            <w:lang w:eastAsia="zh-CN"/>
            <w:rPrChange w:id="1562" w:author="吴敏" w:date="2023-05-10T12:19:00Z">
              <w:rPr>
                <w:rFonts w:hint="eastAsia"/>
                <w:lang w:eastAsia="zh-CN"/>
              </w:rPr>
            </w:rPrChange>
          </w:rPr>
          <w:t>特斯拉以太学说</w:t>
        </w:r>
      </w:ins>
      <w:ins w:id="1563" w:author="吴敏" w:date="2023-05-13T23:12:00Z">
        <w:r w:rsidR="00306C45">
          <w:rPr>
            <w:rFonts w:ascii="Times New Roman" w:eastAsia="楷体" w:hAnsi="Times New Roman" w:cs="Times New Roman"/>
            <w:lang w:eastAsia="zh-CN"/>
          </w:rPr>
          <w:t>，</w:t>
        </w:r>
      </w:ins>
      <w:ins w:id="1564" w:author="吴敏" w:date="2023-05-09T21:38:00Z">
        <w:r w:rsidRPr="00556876">
          <w:rPr>
            <w:rFonts w:ascii="Times New Roman" w:eastAsia="楷体" w:hAnsi="Times New Roman" w:cs="Times New Roman" w:hint="eastAsia"/>
            <w:lang w:eastAsia="zh-CN"/>
            <w:rPrChange w:id="1565" w:author="吴敏" w:date="2023-05-10T12:19:00Z">
              <w:rPr>
                <w:rFonts w:hint="eastAsia"/>
                <w:lang w:eastAsia="zh-CN"/>
              </w:rPr>
            </w:rPrChange>
          </w:rPr>
          <w:t>粒子学说</w:t>
        </w:r>
      </w:ins>
      <w:ins w:id="1566" w:author="吴敏" w:date="2023-05-13T23:12:00Z">
        <w:r w:rsidR="00306C45">
          <w:rPr>
            <w:rFonts w:ascii="Times New Roman" w:eastAsia="楷体" w:hAnsi="Times New Roman" w:cs="Times New Roman"/>
            <w:lang w:eastAsia="zh-CN"/>
          </w:rPr>
          <w:t>，</w:t>
        </w:r>
      </w:ins>
      <w:ins w:id="1567" w:author="吴敏" w:date="2023-05-09T21:38:00Z">
        <w:r w:rsidRPr="00556876">
          <w:rPr>
            <w:rFonts w:ascii="Times New Roman" w:eastAsia="楷体" w:hAnsi="Times New Roman" w:cs="Times New Roman"/>
            <w:lang w:eastAsia="zh-CN"/>
            <w:rPrChange w:id="1568" w:author="吴敏" w:date="2023-05-10T12:19:00Z">
              <w:rPr>
                <w:lang w:eastAsia="zh-CN"/>
              </w:rPr>
            </w:rPrChange>
          </w:rPr>
          <w:t xml:space="preserve"> </w:t>
        </w:r>
        <w:r w:rsidRPr="00556876">
          <w:rPr>
            <w:rFonts w:ascii="Times New Roman" w:eastAsia="楷体" w:hAnsi="Times New Roman" w:cs="Times New Roman" w:hint="eastAsia"/>
            <w:lang w:eastAsia="zh-CN"/>
            <w:rPrChange w:id="1569" w:author="吴敏" w:date="2023-05-10T12:19:00Z">
              <w:rPr>
                <w:rFonts w:hint="eastAsia"/>
                <w:lang w:eastAsia="zh-CN"/>
              </w:rPr>
            </w:rPrChange>
          </w:rPr>
          <w:t>量子学说</w:t>
        </w:r>
      </w:ins>
      <w:ins w:id="1570" w:author="吴敏" w:date="2023-05-13T23:12:00Z">
        <w:r w:rsidR="00306C45">
          <w:rPr>
            <w:rFonts w:ascii="Times New Roman" w:eastAsia="楷体" w:hAnsi="Times New Roman" w:cs="Times New Roman"/>
            <w:lang w:eastAsia="zh-CN"/>
          </w:rPr>
          <w:t>，</w:t>
        </w:r>
      </w:ins>
      <w:ins w:id="1571" w:author="吴敏" w:date="2023-05-09T21:38:00Z">
        <w:r w:rsidRPr="00556876">
          <w:rPr>
            <w:rFonts w:ascii="Times New Roman" w:eastAsia="楷体" w:hAnsi="Times New Roman" w:cs="Times New Roman" w:hint="eastAsia"/>
            <w:lang w:eastAsia="zh-CN"/>
            <w:rPrChange w:id="1572" w:author="吴敏" w:date="2023-05-10T12:19:00Z">
              <w:rPr>
                <w:rFonts w:hint="eastAsia"/>
                <w:lang w:eastAsia="zh-CN"/>
              </w:rPr>
            </w:rPrChange>
          </w:rPr>
          <w:t>是被涵盖在</w:t>
        </w:r>
      </w:ins>
      <w:ins w:id="1573" w:author="吴敏" w:date="2023-05-10T12:16:00Z">
        <w:r w:rsidR="0080529C" w:rsidRPr="00556876">
          <w:rPr>
            <w:rFonts w:ascii="Times New Roman" w:eastAsia="楷体" w:hAnsi="Times New Roman" w:cs="Times New Roman"/>
            <w:lang w:eastAsia="zh-CN"/>
            <w:rPrChange w:id="1574" w:author="吴敏" w:date="2023-05-10T12:19:00Z">
              <w:rPr>
                <w:lang w:eastAsia="zh-CN"/>
              </w:rPr>
            </w:rPrChange>
          </w:rPr>
          <w:t>The one</w:t>
        </w:r>
      </w:ins>
      <w:ins w:id="1575" w:author="吴敏" w:date="2023-05-09T21:38:00Z">
        <w:r w:rsidRPr="00556876">
          <w:rPr>
            <w:rFonts w:ascii="Times New Roman" w:eastAsia="楷体" w:hAnsi="Times New Roman" w:cs="Times New Roman"/>
            <w:lang w:eastAsia="zh-CN"/>
            <w:rPrChange w:id="1576" w:author="吴敏" w:date="2023-05-10T12:19:00Z">
              <w:rPr>
                <w:lang w:eastAsia="zh-CN"/>
              </w:rPr>
            </w:rPrChange>
          </w:rPr>
          <w:t xml:space="preserve"> </w:t>
        </w:r>
        <w:r w:rsidRPr="00556876">
          <w:rPr>
            <w:rFonts w:ascii="Times New Roman" w:eastAsia="楷体" w:hAnsi="Times New Roman" w:cs="Times New Roman" w:hint="eastAsia"/>
            <w:lang w:eastAsia="zh-CN"/>
            <w:rPrChange w:id="1577" w:author="吴敏" w:date="2023-05-10T12:19:00Z">
              <w:rPr>
                <w:rFonts w:hint="eastAsia"/>
                <w:lang w:eastAsia="zh-CN"/>
              </w:rPr>
            </w:rPrChange>
          </w:rPr>
          <w:t>学说之中的</w:t>
        </w:r>
      </w:ins>
      <w:ins w:id="1578" w:author="吴敏" w:date="2023-05-13T23:12:00Z">
        <w:r w:rsidR="00306C45">
          <w:rPr>
            <w:rFonts w:ascii="Times New Roman" w:eastAsia="楷体" w:hAnsi="Times New Roman" w:cs="Times New Roman"/>
            <w:lang w:eastAsia="zh-CN"/>
          </w:rPr>
          <w:t>，</w:t>
        </w:r>
      </w:ins>
      <w:ins w:id="1579" w:author="吴敏" w:date="2023-05-09T21:38:00Z">
        <w:r w:rsidRPr="00556876">
          <w:rPr>
            <w:rFonts w:ascii="Times New Roman" w:eastAsia="楷体" w:hAnsi="Times New Roman" w:cs="Times New Roman" w:hint="eastAsia"/>
            <w:lang w:eastAsia="zh-CN"/>
            <w:rPrChange w:id="1580" w:author="吴敏" w:date="2023-05-10T12:19:00Z">
              <w:rPr>
                <w:rFonts w:hint="eastAsia"/>
                <w:lang w:eastAsia="zh-CN"/>
              </w:rPr>
            </w:rPrChange>
          </w:rPr>
          <w:t>以量子学说为例</w:t>
        </w:r>
      </w:ins>
      <w:ins w:id="1581" w:author="吴敏" w:date="2023-05-13T23:12:00Z">
        <w:r w:rsidR="00306C45">
          <w:rPr>
            <w:rFonts w:ascii="Times New Roman" w:eastAsia="楷体" w:hAnsi="Times New Roman" w:cs="Times New Roman"/>
            <w:lang w:eastAsia="zh-CN"/>
          </w:rPr>
          <w:t>，</w:t>
        </w:r>
      </w:ins>
      <w:ins w:id="1582" w:author="吴敏" w:date="2023-05-09T21:38:00Z">
        <w:r w:rsidRPr="00556876">
          <w:rPr>
            <w:rFonts w:ascii="Times New Roman" w:eastAsia="楷体" w:hAnsi="Times New Roman" w:cs="Times New Roman" w:hint="eastAsia"/>
            <w:lang w:eastAsia="zh-CN"/>
            <w:rPrChange w:id="1583" w:author="吴敏" w:date="2023-05-10T12:19:00Z">
              <w:rPr>
                <w:rFonts w:hint="eastAsia"/>
                <w:lang w:eastAsia="zh-CN"/>
              </w:rPr>
            </w:rPrChange>
          </w:rPr>
          <w:t>量子学说包含了共时性</w:t>
        </w:r>
      </w:ins>
      <w:ins w:id="1584" w:author="吴敏" w:date="2023-05-13T23:12:00Z">
        <w:r w:rsidR="00306C45">
          <w:rPr>
            <w:rFonts w:ascii="Times New Roman" w:eastAsia="楷体" w:hAnsi="Times New Roman" w:cs="Times New Roman"/>
            <w:lang w:eastAsia="zh-CN"/>
          </w:rPr>
          <w:t>，</w:t>
        </w:r>
      </w:ins>
      <w:ins w:id="1585" w:author="吴敏" w:date="2023-05-09T21:38:00Z">
        <w:r w:rsidRPr="00556876">
          <w:rPr>
            <w:rFonts w:ascii="Times New Roman" w:eastAsia="楷体" w:hAnsi="Times New Roman" w:cs="Times New Roman"/>
            <w:lang w:eastAsia="zh-CN"/>
            <w:rPrChange w:id="1586" w:author="吴敏" w:date="2023-05-10T12:19:00Z">
              <w:rPr>
                <w:lang w:eastAsia="zh-CN"/>
              </w:rPr>
            </w:rPrChange>
          </w:rPr>
          <w:t>4</w:t>
        </w:r>
      </w:ins>
      <w:ins w:id="1587" w:author="吴敏" w:date="2023-05-13T23:12:00Z">
        <w:r w:rsidR="00306C45">
          <w:rPr>
            <w:rFonts w:ascii="Times New Roman" w:eastAsia="楷体" w:hAnsi="Times New Roman" w:cs="Times New Roman"/>
            <w:lang w:eastAsia="zh-CN"/>
          </w:rPr>
          <w:t>，</w:t>
        </w:r>
      </w:ins>
      <w:ins w:id="1588" w:author="吴敏" w:date="2023-05-09T21:38:00Z">
        <w:r w:rsidRPr="00556876">
          <w:rPr>
            <w:rFonts w:ascii="Times New Roman" w:eastAsia="楷体" w:hAnsi="Times New Roman" w:cs="Times New Roman"/>
            <w:lang w:eastAsia="zh-CN"/>
            <w:rPrChange w:id="1589" w:author="吴敏" w:date="2023-05-10T12:19:00Z">
              <w:rPr>
                <w:lang w:eastAsia="zh-CN"/>
              </w:rPr>
            </w:rPrChange>
          </w:rPr>
          <w:t>5</w:t>
        </w:r>
      </w:ins>
      <w:ins w:id="1590" w:author="吴敏" w:date="2023-05-10T12:19:00Z">
        <w:r w:rsidR="00556876" w:rsidRPr="00556876">
          <w:rPr>
            <w:rFonts w:ascii="Times New Roman" w:eastAsia="楷体" w:hAnsi="Times New Roman" w:cs="Times New Roman" w:hint="eastAsia"/>
            <w:lang w:eastAsia="zh-CN"/>
            <w:rPrChange w:id="1591" w:author="吴敏" w:date="2023-05-10T12:19:00Z">
              <w:rPr>
                <w:rFonts w:hint="eastAsia"/>
                <w:lang w:eastAsia="zh-CN"/>
              </w:rPr>
            </w:rPrChange>
          </w:rPr>
          <w:t>。</w:t>
        </w:r>
      </w:ins>
      <w:del w:id="1592" w:author="顏 秉田" w:date="2023-04-22T00:41:00Z">
        <w:r w:rsidR="00144D62" w:rsidRPr="00556876" w:rsidDel="007E17DA">
          <w:rPr>
            <w:rFonts w:ascii="Times New Roman" w:eastAsia="楷体" w:hAnsi="Times New Roman" w:cs="Times New Roman" w:hint="eastAsia"/>
            <w:lang w:eastAsia="zh-CN"/>
            <w:rPrChange w:id="1593" w:author="吴敏" w:date="2023-05-10T12:19:00Z">
              <w:rPr>
                <w:rFonts w:ascii="Times New Roman" w:eastAsia="KaiTi" w:hAnsi="Times New Roman" w:cs="Times New Roman" w:hint="eastAsia"/>
                <w:lang w:eastAsia="zh-CN"/>
              </w:rPr>
            </w:rPrChange>
          </w:rPr>
          <w:delText>之前的证明很困难，在于现在的科学家把一切想得太复杂了。现代的科学觉得复杂的证明才是好的。</w:delText>
        </w:r>
      </w:del>
    </w:p>
    <w:p w14:paraId="12E9F9C4" w14:textId="71399021" w:rsidR="00144D62" w:rsidRPr="009C6078" w:rsidDel="007E17DA" w:rsidRDefault="00144D62">
      <w:pPr>
        <w:pStyle w:val="a3"/>
        <w:ind w:firstLine="200"/>
        <w:rPr>
          <w:del w:id="1594" w:author="顏 秉田" w:date="2023-04-22T00:41:00Z"/>
          <w:rFonts w:ascii="Times New Roman" w:eastAsia="KaiTi" w:hAnsi="Times New Roman" w:cs="Times New Roman"/>
          <w:shd w:val="clear" w:color="auto" w:fill="92D050"/>
          <w:lang w:eastAsia="zh-CN"/>
        </w:rPr>
        <w:pPrChange w:id="1595" w:author="吴敏" w:date="2023-05-13T22:23:00Z">
          <w:pPr>
            <w:pStyle w:val="a3"/>
            <w:ind w:firstLine="200"/>
            <w:jc w:val="both"/>
          </w:pPr>
        </w:pPrChange>
      </w:pPr>
      <w:del w:id="1596" w:author="顏 秉田" w:date="2023-04-22T00:41:00Z">
        <w:r w:rsidRPr="009C6078" w:rsidDel="007E17DA">
          <w:rPr>
            <w:rFonts w:ascii="Times New Roman" w:eastAsia="KaiTi" w:hAnsi="Times New Roman" w:cs="Times New Roman" w:hint="eastAsia"/>
            <w:shd w:val="clear" w:color="auto" w:fill="92D050"/>
            <w:lang w:eastAsia="zh-CN"/>
          </w:rPr>
          <w:delText>仪器没有办法测量，我们可以先证明，用海绵理论。海绵中的每一个</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都具有自生性，共时性。</w:delText>
        </w:r>
      </w:del>
    </w:p>
    <w:p w14:paraId="351F9624" w14:textId="6D63A1DD" w:rsidR="00144D62" w:rsidRPr="009C6078" w:rsidDel="007E17DA" w:rsidRDefault="00144D62">
      <w:pPr>
        <w:pStyle w:val="a3"/>
        <w:ind w:firstLine="200"/>
        <w:rPr>
          <w:del w:id="1597" w:author="顏 秉田" w:date="2023-04-22T00:41:00Z"/>
          <w:rFonts w:ascii="Times New Roman" w:eastAsia="KaiTi" w:hAnsi="Times New Roman" w:cs="Times New Roman"/>
          <w:shd w:val="clear" w:color="auto" w:fill="92D050"/>
          <w:lang w:eastAsia="zh-CN"/>
        </w:rPr>
        <w:pPrChange w:id="1598" w:author="吴敏" w:date="2023-05-13T22:23:00Z">
          <w:pPr>
            <w:pStyle w:val="a3"/>
            <w:ind w:firstLine="200"/>
            <w:jc w:val="both"/>
          </w:pPr>
        </w:pPrChange>
      </w:pPr>
      <w:del w:id="1599" w:author="顏 秉田" w:date="2023-04-22T00:41:00Z">
        <w:r w:rsidRPr="009C6078" w:rsidDel="007E17DA">
          <w:rPr>
            <w:rFonts w:ascii="Times New Roman" w:eastAsia="KaiTi" w:hAnsi="Times New Roman" w:cs="Times New Roman" w:hint="eastAsia"/>
            <w:shd w:val="clear" w:color="auto" w:fill="92D050"/>
            <w:lang w:eastAsia="zh-CN"/>
          </w:rPr>
          <w:delText>如何显化为波，或者粒子？用特斯拉的学说来支撑。</w:delText>
        </w:r>
      </w:del>
    </w:p>
    <w:p w14:paraId="6F47E96E" w14:textId="22457E0B" w:rsidR="00A25A12" w:rsidRPr="00DC54D6" w:rsidDel="007E17DA" w:rsidRDefault="00A25A12">
      <w:pPr>
        <w:pStyle w:val="a3"/>
        <w:ind w:firstLine="200"/>
        <w:rPr>
          <w:del w:id="1600" w:author="顏 秉田" w:date="2023-04-22T00:41:00Z"/>
          <w:rFonts w:ascii="Times New Roman" w:eastAsia="KaiTi" w:hAnsi="Times New Roman" w:cs="Times New Roman"/>
          <w:lang w:eastAsia="zh-CN"/>
        </w:rPr>
        <w:pPrChange w:id="1601" w:author="吴敏" w:date="2023-05-13T22:23:00Z">
          <w:pPr>
            <w:pStyle w:val="a3"/>
            <w:ind w:firstLine="200"/>
            <w:jc w:val="both"/>
          </w:pPr>
        </w:pPrChange>
      </w:pPr>
    </w:p>
    <w:p w14:paraId="3CEF2720" w14:textId="233A8B31" w:rsidR="00B45500" w:rsidRPr="009C6078" w:rsidDel="007E17DA" w:rsidRDefault="00DC54D6">
      <w:pPr>
        <w:pStyle w:val="a3"/>
        <w:ind w:firstLine="200"/>
        <w:rPr>
          <w:del w:id="1602" w:author="顏 秉田" w:date="2023-04-22T00:41:00Z"/>
          <w:rFonts w:ascii="Times New Roman" w:eastAsia="KaiTi" w:hAnsi="Times New Roman" w:cs="Times New Roman"/>
          <w:shd w:val="clear" w:color="auto" w:fill="92D050"/>
          <w:lang w:eastAsia="zh-CN"/>
        </w:rPr>
        <w:pPrChange w:id="1603" w:author="吴敏" w:date="2023-05-13T22:23:00Z">
          <w:pPr>
            <w:pStyle w:val="a3"/>
            <w:ind w:firstLine="200"/>
            <w:jc w:val="both"/>
          </w:pPr>
        </w:pPrChange>
      </w:pPr>
      <w:del w:id="1604" w:author="顏 秉田" w:date="2023-04-22T00:41:00Z">
        <w:r w:rsidRPr="009C6078" w:rsidDel="007E17DA">
          <w:rPr>
            <w:rFonts w:ascii="Times New Roman" w:eastAsia="KaiTi" w:hAnsi="Times New Roman" w:cs="Times New Roman"/>
            <w:shd w:val="clear" w:color="auto" w:fill="92D050"/>
            <w:lang w:eastAsia="zh-CN"/>
          </w:rPr>
          <w:delText xml:space="preserve">The one </w:delText>
        </w:r>
        <w:r w:rsidRPr="009C6078" w:rsidDel="007E17DA">
          <w:rPr>
            <w:rFonts w:ascii="Times New Roman" w:eastAsia="KaiTi" w:hAnsi="Times New Roman" w:cs="Times New Roman" w:hint="eastAsia"/>
            <w:shd w:val="clear" w:color="auto" w:fill="92D050"/>
            <w:lang w:eastAsia="zh-CN"/>
          </w:rPr>
          <w:delText>是生生不息的，所以食物不会缺乏。如果食物会缺的。过去人口，食物量。现在的人口超过过去人口的。。。倍，但是食物</w:delText>
        </w:r>
        <w:r w:rsidRPr="009C6078" w:rsidDel="007E17DA">
          <w:rPr>
            <w:rFonts w:ascii="Times New Roman" w:eastAsia="KaiTi" w:hAnsi="Times New Roman" w:cs="Times New Roman"/>
            <w:shd w:val="clear" w:color="auto" w:fill="92D050"/>
            <w:lang w:eastAsia="zh-CN"/>
          </w:rPr>
          <w:delText xml:space="preserve">… </w:delText>
        </w:r>
        <w:r w:rsidRPr="009C6078" w:rsidDel="007E17DA">
          <w:rPr>
            <w:rFonts w:ascii="Times New Roman" w:eastAsia="KaiTi" w:hAnsi="Times New Roman" w:cs="Times New Roman" w:hint="eastAsia"/>
            <w:shd w:val="clear" w:color="auto" w:fill="92D050"/>
            <w:lang w:eastAsia="zh-CN"/>
          </w:rPr>
          <w:delText>。为什么不会缺乏食物？因为我们的意念创造了“我们需要食物”。</w:delText>
        </w:r>
        <w:r w:rsidRPr="009C6078" w:rsidDel="007E17DA">
          <w:rPr>
            <w:rFonts w:ascii="Times New Roman" w:eastAsia="KaiTi" w:hAnsi="Times New Roman" w:cs="Times New Roman"/>
            <w:shd w:val="clear" w:color="auto" w:fill="92D050"/>
            <w:lang w:eastAsia="zh-CN"/>
          </w:rPr>
          <w:delText xml:space="preserve"> The one</w:delText>
        </w:r>
        <w:r w:rsidRPr="009C6078" w:rsidDel="007E17DA">
          <w:rPr>
            <w:rFonts w:ascii="Times New Roman" w:eastAsia="KaiTi" w:hAnsi="Times New Roman" w:cs="Times New Roman" w:hint="eastAsia"/>
            <w:shd w:val="clear" w:color="auto" w:fill="92D050"/>
            <w:lang w:eastAsia="zh-CN"/>
          </w:rPr>
          <w:delText>就会聚集而来，我们从而有了更多创造食物的方式和方法。</w:delText>
        </w:r>
      </w:del>
    </w:p>
    <w:p w14:paraId="03EEDA4B" w14:textId="452714C2" w:rsidR="00B45500" w:rsidRPr="005E1880" w:rsidDel="00FA5DDA" w:rsidRDefault="00B45500">
      <w:pPr>
        <w:pStyle w:val="a3"/>
        <w:ind w:firstLine="200"/>
        <w:rPr>
          <w:del w:id="1605" w:author="吴敏" w:date="2023-04-22T19:30:00Z"/>
          <w:rFonts w:ascii="Times New Roman" w:eastAsia="KaiTi" w:hAnsi="Times New Roman" w:cs="Times New Roman"/>
          <w:lang w:eastAsia="zh-CN"/>
        </w:rPr>
        <w:pPrChange w:id="1606" w:author="吴敏" w:date="2023-05-13T22:23:00Z">
          <w:pPr>
            <w:pStyle w:val="5"/>
            <w:numPr>
              <w:numId w:val="17"/>
            </w:numPr>
            <w:spacing w:line="240" w:lineRule="auto"/>
            <w:ind w:firstLine="200"/>
            <w:jc w:val="both"/>
          </w:pPr>
        </w:pPrChange>
      </w:pPr>
      <w:del w:id="1607" w:author="吴敏" w:date="2023-04-22T19:30:00Z">
        <w:r w:rsidRPr="00ED5A14" w:rsidDel="00FA5DDA">
          <w:rPr>
            <w:rFonts w:ascii="Times New Roman" w:eastAsia="KaiTi" w:hAnsi="Times New Roman" w:cs="Times New Roman"/>
            <w:lang w:eastAsia="zh-CN"/>
          </w:rPr>
          <w:delText xml:space="preserve">THE ONE </w:delText>
        </w:r>
        <w:r w:rsidRPr="00ED5A14" w:rsidDel="00FA5DDA">
          <w:rPr>
            <w:rFonts w:ascii="Times New Roman" w:eastAsia="KaiTi" w:hAnsi="Times New Roman" w:cs="Times New Roman"/>
            <w:lang w:eastAsia="zh-CN"/>
          </w:rPr>
          <w:delText>假说</w:delText>
        </w:r>
      </w:del>
    </w:p>
    <w:p w14:paraId="7D391113" w14:textId="1539A4DB" w:rsidR="00B45500" w:rsidRPr="00ED5A14" w:rsidDel="00FA5DDA" w:rsidRDefault="00B45500">
      <w:pPr>
        <w:pStyle w:val="a3"/>
        <w:ind w:firstLine="200"/>
        <w:rPr>
          <w:del w:id="1608" w:author="吴敏" w:date="2023-04-22T19:30:00Z"/>
          <w:rFonts w:ascii="Times New Roman" w:eastAsia="KaiTi" w:hAnsi="Times New Roman" w:cs="Times New Roman"/>
          <w:lang w:eastAsia="zh-CN"/>
        </w:rPr>
        <w:pPrChange w:id="1609" w:author="吴敏" w:date="2023-05-13T22:23:00Z">
          <w:pPr>
            <w:pStyle w:val="a3"/>
            <w:numPr>
              <w:numId w:val="2"/>
            </w:numPr>
            <w:ind w:firstLine="200"/>
            <w:jc w:val="both"/>
          </w:pPr>
        </w:pPrChange>
      </w:pPr>
      <w:del w:id="1610" w:author="吴敏" w:date="2023-04-22T19:30:00Z">
        <w:r w:rsidRPr="00ED5A14" w:rsidDel="00FA5DDA">
          <w:rPr>
            <w:rFonts w:ascii="Times New Roman" w:eastAsia="KaiTi" w:hAnsi="Times New Roman" w:cs="Times New Roman"/>
            <w:lang w:eastAsia="zh-CN"/>
          </w:rPr>
          <w:delText>基于牛顿跟特斯拉的学说</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来看太阳系的其他天体</w:delText>
        </w:r>
        <w:r w:rsidDel="00FA5DDA">
          <w:rPr>
            <w:rFonts w:ascii="Times New Roman" w:eastAsia="KaiTi" w:hAnsi="Times New Roman" w:cs="Times New Roman"/>
            <w:lang w:eastAsia="zh-CN"/>
          </w:rPr>
          <w:delText>，</w:delText>
        </w:r>
      </w:del>
    </w:p>
    <w:p w14:paraId="1150F357" w14:textId="6F7DA1D4" w:rsidR="00B45500" w:rsidRPr="00ED5A14" w:rsidDel="00FA5DDA" w:rsidRDefault="00B45500">
      <w:pPr>
        <w:pStyle w:val="a3"/>
        <w:ind w:firstLine="200"/>
        <w:rPr>
          <w:del w:id="1611" w:author="吴敏" w:date="2023-04-22T19:30:00Z"/>
          <w:rFonts w:ascii="Times New Roman" w:eastAsia="KaiTi" w:hAnsi="Times New Roman" w:cs="Times New Roman"/>
          <w:lang w:eastAsia="zh-CN"/>
        </w:rPr>
        <w:pPrChange w:id="1612" w:author="吴敏" w:date="2023-05-13T22:23:00Z">
          <w:pPr>
            <w:pStyle w:val="a3"/>
            <w:numPr>
              <w:numId w:val="2"/>
            </w:numPr>
            <w:ind w:firstLine="200"/>
            <w:jc w:val="both"/>
          </w:pPr>
        </w:pPrChange>
      </w:pPr>
      <w:del w:id="1613" w:author="吴敏" w:date="2023-04-22T19:30:00Z">
        <w:r w:rsidRPr="000007DB" w:rsidDel="00FA5DDA">
          <w:rPr>
            <w:rFonts w:ascii="Times New Roman" w:eastAsia="KaiTi" w:hAnsi="Times New Roman" w:cs="Times New Roman" w:hint="eastAsia"/>
            <w:lang w:eastAsia="zh-CN"/>
          </w:rPr>
          <w:delText>太阳的质量占太阳系总质量的</w:delText>
        </w:r>
        <w:r w:rsidRPr="000007DB" w:rsidDel="00FA5DDA">
          <w:rPr>
            <w:rFonts w:ascii="Times New Roman" w:eastAsia="KaiTi" w:hAnsi="Times New Roman" w:cs="Times New Roman" w:hint="eastAsia"/>
            <w:lang w:eastAsia="zh-CN"/>
          </w:rPr>
          <w:delText>9</w:delText>
        </w:r>
        <w:r w:rsidRPr="000007DB" w:rsidDel="00FA5DDA">
          <w:rPr>
            <w:rFonts w:ascii="Times New Roman" w:eastAsia="KaiTi" w:hAnsi="Times New Roman" w:cs="Times New Roman"/>
            <w:lang w:eastAsia="zh-CN"/>
          </w:rPr>
          <w:delText>9.86%</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太阳系中其他的天体</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只占</w:delText>
        </w:r>
        <w:r w:rsidRPr="000007DB" w:rsidDel="00FA5DDA">
          <w:rPr>
            <w:rFonts w:ascii="Times New Roman" w:eastAsia="KaiTi" w:hAnsi="Times New Roman" w:cs="Times New Roman" w:hint="eastAsia"/>
            <w:lang w:eastAsia="zh-CN"/>
          </w:rPr>
          <w:delText>0</w:delText>
        </w:r>
        <w:r w:rsidRPr="000007DB" w:rsidDel="00FA5DDA">
          <w:rPr>
            <w:rFonts w:ascii="Times New Roman" w:eastAsia="KaiTi" w:hAnsi="Times New Roman" w:cs="Times New Roman"/>
            <w:lang w:eastAsia="zh-CN"/>
          </w:rPr>
          <w:delText>.14%</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如果宇宙是真空</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没有任何阻力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根据引力效应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太阳系中的所有行星会被太阳吸引到跟太阳靠拢</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只剩一个太阳</w:delText>
        </w:r>
        <w:r w:rsidDel="00FA5DDA">
          <w:rPr>
            <w:rFonts w:ascii="Times New Roman" w:eastAsia="KaiTi" w:hAnsi="Times New Roman" w:cs="Times New Roman" w:hint="eastAsia"/>
            <w:lang w:eastAsia="zh-CN"/>
          </w:rPr>
          <w:delText>。</w:delText>
        </w:r>
        <w:r w:rsidRPr="00ED5A14" w:rsidDel="00FA5DDA">
          <w:rPr>
            <w:rFonts w:ascii="Times New Roman" w:eastAsia="KaiTi" w:hAnsi="Times New Roman" w:cs="Times New Roman"/>
            <w:lang w:eastAsia="zh-CN"/>
          </w:rPr>
          <w:delText>如果说没有其他力的存在</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月球会被地球所吸引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太阳系的其他天体</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会被太阳所吸引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太阳系会被银河系的银心所吸引</w:delText>
        </w:r>
        <w:r w:rsidRPr="00ED5A14" w:rsidDel="00FA5DDA">
          <w:rPr>
            <w:rFonts w:ascii="Times New Roman" w:eastAsia="KaiTi" w:hAnsi="Times New Roman" w:cs="Times New Roman"/>
            <w:lang w:eastAsia="zh-CN"/>
          </w:rPr>
          <w:delText>…</w:delText>
        </w:r>
      </w:del>
    </w:p>
    <w:p w14:paraId="6993FBFD" w14:textId="4AF78BF0" w:rsidR="00B45500" w:rsidRPr="000007DB" w:rsidDel="00FA5DDA" w:rsidRDefault="00B45500">
      <w:pPr>
        <w:pStyle w:val="a3"/>
        <w:ind w:firstLine="200"/>
        <w:rPr>
          <w:del w:id="1614" w:author="吴敏" w:date="2023-04-22T19:30:00Z"/>
          <w:rFonts w:ascii="Times New Roman" w:eastAsia="KaiTi" w:hAnsi="Times New Roman" w:cs="Times New Roman"/>
          <w:lang w:eastAsia="zh-CN"/>
        </w:rPr>
        <w:pPrChange w:id="1615" w:author="吴敏" w:date="2023-05-13T22:23:00Z">
          <w:pPr>
            <w:pStyle w:val="a3"/>
            <w:numPr>
              <w:numId w:val="2"/>
            </w:numPr>
            <w:ind w:firstLine="200"/>
            <w:jc w:val="both"/>
          </w:pPr>
        </w:pPrChange>
      </w:pPr>
      <w:del w:id="1616" w:author="吴敏" w:date="2023-04-22T19:30:00Z">
        <w:r w:rsidRPr="000007DB" w:rsidDel="00FA5DDA">
          <w:rPr>
            <w:rFonts w:ascii="Times New Roman" w:eastAsia="KaiTi" w:hAnsi="Times New Roman" w:cs="Times New Roman" w:hint="eastAsia"/>
            <w:lang w:eastAsia="zh-CN"/>
          </w:rPr>
          <w:delText>透过吸引力效应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宇宙中</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质量大的（引力大的）会吸引质量小的（引力小的）</w:delText>
        </w:r>
        <w:r w:rsidDel="00FA5DDA">
          <w:rPr>
            <w:rFonts w:ascii="Times New Roman" w:eastAsia="KaiTi" w:hAnsi="Times New Roman" w:cs="Times New Roman" w:hint="eastAsia"/>
            <w:lang w:eastAsia="zh-CN"/>
          </w:rPr>
          <w:delText>。</w:delText>
        </w:r>
      </w:del>
    </w:p>
    <w:p w14:paraId="6D36F944" w14:textId="7A3C6118" w:rsidR="00B45500" w:rsidRPr="00FA5DDA" w:rsidDel="00FA5DDA" w:rsidRDefault="00B45500">
      <w:pPr>
        <w:pStyle w:val="a3"/>
        <w:ind w:firstLine="200"/>
        <w:rPr>
          <w:del w:id="1617" w:author="吴敏" w:date="2023-04-22T19:30:00Z"/>
          <w:rFonts w:ascii="Times New Roman" w:eastAsia="KaiTi" w:hAnsi="Times New Roman" w:cs="Times New Roman"/>
          <w:lang w:eastAsia="zh-CN"/>
          <w:rPrChange w:id="1618" w:author="吴敏" w:date="2023-04-22T19:30:00Z">
            <w:rPr>
              <w:del w:id="1619" w:author="吴敏" w:date="2023-04-22T19:30:00Z"/>
              <w:rFonts w:ascii="Microsoft JhengHei" w:eastAsia="Microsoft JhengHei" w:hAnsi="Microsoft JhengHei" w:cs="Times New Roman"/>
              <w:lang w:eastAsia="zh-CN"/>
            </w:rPr>
          </w:rPrChange>
        </w:rPr>
        <w:pPrChange w:id="1620" w:author="吴敏" w:date="2023-05-13T22:23:00Z">
          <w:pPr>
            <w:pStyle w:val="a3"/>
            <w:numPr>
              <w:numId w:val="2"/>
            </w:numPr>
            <w:ind w:firstLine="200"/>
            <w:jc w:val="both"/>
          </w:pPr>
        </w:pPrChange>
      </w:pPr>
      <w:del w:id="1621" w:author="吴敏" w:date="2023-04-22T19:30:00Z">
        <w:r w:rsidRPr="000007DB" w:rsidDel="00FA5DDA">
          <w:rPr>
            <w:rFonts w:ascii="Times New Roman" w:eastAsia="KaiTi" w:hAnsi="Times New Roman" w:cs="Times New Roman" w:hint="eastAsia"/>
            <w:lang w:eastAsia="zh-CN"/>
          </w:rPr>
          <w:delText>这个现象并未发生</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那就代表在宇宙中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存在某种现代科技不可见</w:delText>
        </w:r>
      </w:del>
      <w:del w:id="1622" w:author="吴敏" w:date="2023-04-22T19:27:00Z">
        <w:r w:rsidRPr="000007DB" w:rsidDel="00FA5DDA">
          <w:rPr>
            <w:rFonts w:ascii="Times New Roman" w:eastAsia="KaiTi" w:hAnsi="Times New Roman" w:cs="Times New Roman"/>
            <w:lang w:eastAsia="zh-CN"/>
          </w:rPr>
          <w:delText>，</w:delText>
        </w:r>
      </w:del>
      <w:del w:id="1623" w:author="吴敏" w:date="2023-04-22T19:30:00Z">
        <w:r w:rsidRPr="000007DB" w:rsidDel="00FA5DDA">
          <w:rPr>
            <w:rFonts w:ascii="Times New Roman" w:eastAsia="KaiTi" w:hAnsi="Times New Roman" w:cs="Times New Roman" w:hint="eastAsia"/>
            <w:lang w:eastAsia="zh-CN"/>
          </w:rPr>
          <w:delText>不可测的物质</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介于太阳系的天体跟太阳中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降低了太阳的引力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这个物质我们称为</w:delText>
        </w:r>
        <w:r w:rsidRPr="000007DB" w:rsidDel="00FA5DDA">
          <w:rPr>
            <w:rFonts w:ascii="Times New Roman" w:eastAsia="KaiTi" w:hAnsi="Times New Roman" w:cs="Times New Roman" w:hint="eastAsia"/>
            <w:lang w:eastAsia="zh-CN"/>
          </w:rPr>
          <w:delText>t</w:delText>
        </w:r>
        <w:r w:rsidRPr="000007DB" w:rsidDel="00FA5DDA">
          <w:rPr>
            <w:rFonts w:ascii="Times New Roman" w:eastAsia="KaiTi" w:hAnsi="Times New Roman" w:cs="Times New Roman"/>
            <w:lang w:eastAsia="zh-CN"/>
          </w:rPr>
          <w:delText>he one</w:delText>
        </w:r>
      </w:del>
      <w:ins w:id="1624" w:author="顏 秉田" w:date="2023-04-22T00:42:00Z">
        <w:del w:id="1625" w:author="吴敏" w:date="2023-04-22T19:27:00Z">
          <w:r w:rsidR="007E17DA" w:rsidDel="00FA5DDA">
            <w:rPr>
              <w:rFonts w:ascii="PMingLiU" w:eastAsia="PMingLiU" w:hAnsi="PMingLiU" w:cs="Times New Roman" w:hint="eastAsia"/>
              <w:lang w:eastAsia="zh-CN"/>
            </w:rPr>
            <w:delText>，</w:delText>
          </w:r>
        </w:del>
        <w:del w:id="1626" w:author="吴敏" w:date="2023-04-22T19:30:00Z">
          <w:r w:rsidR="007E17DA" w:rsidDel="00FA5DDA">
            <w:rPr>
              <w:rFonts w:ascii="Times New Roman" w:hAnsi="Times New Roman" w:cs="Times New Roman" w:hint="eastAsia"/>
              <w:lang w:eastAsia="zh-CN"/>
            </w:rPr>
            <w:delText>地球跟太阳之间</w:delText>
          </w:r>
        </w:del>
      </w:ins>
      <w:ins w:id="1627" w:author="顏 秉田" w:date="2023-04-22T00:43:00Z">
        <w:del w:id="1628" w:author="吴敏" w:date="2023-04-22T19:30:00Z">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存在高密度</w:delText>
          </w:r>
          <w:r w:rsidR="007E17DA" w:rsidDel="00FA5DDA">
            <w:rPr>
              <w:rFonts w:ascii="Times New Roman" w:hAnsi="Times New Roman" w:cs="Times New Roman"/>
              <w:lang w:eastAsia="zh-CN"/>
            </w:rPr>
            <w:delText>The one</w:delText>
          </w:r>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虽然物质</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波</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光这些可以通过</w:delText>
          </w:r>
          <w:r w:rsidR="007E17DA" w:rsidDel="00FA5DDA">
            <w:rPr>
              <w:rFonts w:asciiTheme="minorEastAsia" w:hAnsiTheme="minorEastAsia" w:cs="Times New Roman" w:hint="eastAsia"/>
              <w:lang w:eastAsia="zh-CN"/>
            </w:rPr>
            <w:delText>，</w:delText>
          </w:r>
          <w:r w:rsidR="007E17DA" w:rsidDel="00FA5DDA">
            <w:rPr>
              <w:rFonts w:ascii="Times New Roman" w:hAnsi="Times New Roman" w:cs="Times New Roman" w:hint="eastAsia"/>
              <w:lang w:eastAsia="zh-CN"/>
            </w:rPr>
            <w:delText>但是高密度</w:delText>
          </w:r>
          <w:r w:rsidR="007E17DA" w:rsidDel="00FA5DDA">
            <w:rPr>
              <w:rFonts w:ascii="Times New Roman" w:hAnsi="Times New Roman" w:cs="Times New Roman" w:hint="eastAsia"/>
              <w:lang w:eastAsia="zh-CN"/>
            </w:rPr>
            <w:delText>T</w:delText>
          </w:r>
          <w:r w:rsidR="007E17DA" w:rsidDel="00FA5DDA">
            <w:rPr>
              <w:rFonts w:ascii="Times New Roman" w:hAnsi="Times New Roman" w:cs="Times New Roman"/>
              <w:lang w:eastAsia="zh-CN"/>
            </w:rPr>
            <w:delText xml:space="preserve">he one </w:delText>
          </w:r>
          <w:r w:rsidR="007E17DA" w:rsidDel="00FA5DDA">
            <w:rPr>
              <w:rFonts w:ascii="Times New Roman" w:hAnsi="Times New Roman" w:cs="Times New Roman" w:hint="eastAsia"/>
              <w:lang w:eastAsia="zh-CN"/>
            </w:rPr>
            <w:delText>形成阻力</w:delText>
          </w:r>
          <w:r w:rsidR="007E17DA" w:rsidDel="00FA5DDA">
            <w:rPr>
              <w:rFonts w:asciiTheme="minorEastAsia" w:hAnsiTheme="minorEastAsia" w:cs="Times New Roman" w:hint="eastAsia"/>
              <w:lang w:eastAsia="zh-CN"/>
            </w:rPr>
            <w:delText>，</w:delText>
          </w:r>
        </w:del>
      </w:ins>
      <w:ins w:id="1629" w:author="顏 秉田" w:date="2023-04-22T00:44:00Z">
        <w:del w:id="1630" w:author="吴敏" w:date="2023-04-22T19:30:00Z">
          <w:r w:rsidR="007E17DA" w:rsidDel="00FA5DDA">
            <w:rPr>
              <w:rFonts w:ascii="Times New Roman" w:hAnsi="Times New Roman" w:cs="Times New Roman" w:hint="eastAsia"/>
              <w:lang w:eastAsia="zh-CN"/>
            </w:rPr>
            <w:delText>阻止地球被太阳吸过去</w:delText>
          </w:r>
          <w:r w:rsidR="007E17DA" w:rsidDel="00FA5DDA">
            <w:rPr>
              <w:rFonts w:ascii="Microsoft JhengHei" w:eastAsia="Microsoft JhengHei" w:hAnsi="Microsoft JhengHei" w:cs="Times New Roman" w:hint="eastAsia"/>
              <w:lang w:eastAsia="zh-CN"/>
            </w:rPr>
            <w:delText>〭</w:delText>
          </w:r>
        </w:del>
      </w:ins>
    </w:p>
    <w:p w14:paraId="7105962B" w14:textId="77777777" w:rsidR="00B45500" w:rsidRPr="00FA5DDA" w:rsidDel="00FA5DDA" w:rsidRDefault="00B45500">
      <w:pPr>
        <w:pStyle w:val="a3"/>
        <w:ind w:firstLine="200"/>
        <w:rPr>
          <w:del w:id="1631" w:author="吴敏" w:date="2023-04-22T19:30:00Z"/>
          <w:rFonts w:ascii="Times New Roman" w:eastAsia="KaiTi" w:hAnsi="Times New Roman" w:cs="Times New Roman"/>
          <w:lang w:eastAsia="zh-CN"/>
          <w:rPrChange w:id="1632" w:author="吴敏" w:date="2023-04-22T19:30:00Z">
            <w:rPr>
              <w:del w:id="1633" w:author="吴敏" w:date="2023-04-22T19:30:00Z"/>
              <w:lang w:eastAsia="zh-CN"/>
            </w:rPr>
          </w:rPrChange>
        </w:rPr>
        <w:pPrChange w:id="1634" w:author="吴敏" w:date="2023-05-13T22:23:00Z">
          <w:pPr>
            <w:pStyle w:val="a3"/>
            <w:ind w:leftChars="0" w:left="840" w:firstLine="200"/>
            <w:jc w:val="both"/>
          </w:pPr>
        </w:pPrChange>
      </w:pPr>
    </w:p>
    <w:p w14:paraId="7E5EE22F" w14:textId="4F237AA4" w:rsidR="00B45500" w:rsidRPr="00FA5DDA" w:rsidDel="00FA5DDA" w:rsidRDefault="00B45500">
      <w:pPr>
        <w:pStyle w:val="a3"/>
        <w:ind w:firstLine="200"/>
        <w:rPr>
          <w:del w:id="1635" w:author="吴敏" w:date="2023-04-22T19:30:00Z"/>
          <w:lang w:eastAsia="zh-CN"/>
        </w:rPr>
        <w:pPrChange w:id="1636" w:author="吴敏" w:date="2023-05-13T22:23:00Z">
          <w:pPr>
            <w:pStyle w:val="a3"/>
            <w:ind w:firstLine="200"/>
            <w:jc w:val="both"/>
          </w:pPr>
        </w:pPrChange>
      </w:pPr>
      <w:del w:id="1637" w:author="吴敏" w:date="2023-04-22T19:30:00Z">
        <w:r w:rsidRPr="00FA5DDA" w:rsidDel="00FA5DDA">
          <w:rPr>
            <w:rFonts w:hint="eastAsia"/>
            <w:lang w:eastAsia="zh-CN"/>
          </w:rPr>
          <w:delText>太阳、地球、月亮：三体体系中，主要考虑太阳的引力。</w:delText>
        </w:r>
      </w:del>
    </w:p>
    <w:p w14:paraId="19181AF0" w14:textId="60E9F0DE" w:rsidR="00B45500" w:rsidRPr="00BD6316" w:rsidDel="00FA5DDA" w:rsidRDefault="00B45500">
      <w:pPr>
        <w:pStyle w:val="a3"/>
        <w:ind w:firstLine="200"/>
        <w:rPr>
          <w:del w:id="1638" w:author="吴敏" w:date="2023-04-22T19:30:00Z"/>
          <w:lang w:eastAsia="zh-CN"/>
        </w:rPr>
        <w:pPrChange w:id="1639" w:author="吴敏" w:date="2023-05-13T22:23:00Z">
          <w:pPr>
            <w:pStyle w:val="a3"/>
            <w:ind w:firstLine="200"/>
            <w:jc w:val="both"/>
          </w:pPr>
        </w:pPrChange>
      </w:pPr>
      <w:del w:id="1640" w:author="吴敏" w:date="2023-04-22T19:30:00Z">
        <w:r w:rsidRPr="00BD6316" w:rsidDel="00FA5DDA">
          <w:rPr>
            <w:rFonts w:hint="eastAsia"/>
            <w:lang w:eastAsia="zh-CN"/>
          </w:rPr>
          <w:delText>太阳系八大行星图（行星的质量、距离资料）</w:delText>
        </w:r>
      </w:del>
    </w:p>
    <w:p w14:paraId="4CCE3863" w14:textId="33D84490" w:rsidR="00B45500" w:rsidRPr="00BD6316" w:rsidDel="00FA5DDA" w:rsidRDefault="00B45500">
      <w:pPr>
        <w:pStyle w:val="a3"/>
        <w:ind w:firstLine="200"/>
        <w:rPr>
          <w:del w:id="1641" w:author="吴敏" w:date="2023-04-22T19:30:00Z"/>
          <w:lang w:eastAsia="zh-CN"/>
        </w:rPr>
        <w:pPrChange w:id="1642" w:author="吴敏" w:date="2023-05-13T22:23:00Z">
          <w:pPr>
            <w:pStyle w:val="a3"/>
            <w:ind w:firstLine="200"/>
            <w:jc w:val="both"/>
          </w:pPr>
        </w:pPrChange>
      </w:pPr>
      <w:del w:id="1643" w:author="吴敏" w:date="2023-04-22T19:30:00Z">
        <w:r w:rsidRPr="00BD6316" w:rsidDel="00FA5DDA">
          <w:rPr>
            <w:rFonts w:hint="eastAsia"/>
            <w:lang w:eastAsia="zh-CN"/>
          </w:rPr>
          <w:delText>引力和质量成正比，和距离的平方成反比。（问题：如何测量地球、土星的质量）</w:delText>
        </w:r>
      </w:del>
    </w:p>
    <w:p w14:paraId="1E560795" w14:textId="538618A5" w:rsidR="00B45500" w:rsidRPr="0051734F" w:rsidDel="00FA5DDA" w:rsidRDefault="00B45500">
      <w:pPr>
        <w:pStyle w:val="a3"/>
        <w:ind w:firstLine="200"/>
        <w:rPr>
          <w:del w:id="1644" w:author="吴敏" w:date="2023-04-22T19:30:00Z"/>
          <w:lang w:eastAsia="zh-CN"/>
        </w:rPr>
        <w:pPrChange w:id="1645" w:author="吴敏" w:date="2023-05-13T22:23:00Z">
          <w:pPr>
            <w:pStyle w:val="a3"/>
            <w:ind w:firstLine="200"/>
            <w:jc w:val="both"/>
          </w:pPr>
        </w:pPrChange>
      </w:pPr>
      <w:del w:id="1646" w:author="吴敏" w:date="2023-04-22T19:30:00Z">
        <w:r w:rsidRPr="00BD6316" w:rsidDel="00FA5DDA">
          <w:rPr>
            <w:rFonts w:hint="eastAsia"/>
            <w:lang w:eastAsia="zh-CN"/>
          </w:rPr>
          <w:delText>地球以每小时</w:delText>
        </w:r>
        <w:r w:rsidRPr="00BD6316" w:rsidDel="00FA5DDA">
          <w:rPr>
            <w:rFonts w:hint="eastAsia"/>
            <w:lang w:eastAsia="zh-CN"/>
          </w:rPr>
          <w:delText>7</w:delText>
        </w:r>
        <w:r w:rsidRPr="00BD6316" w:rsidDel="00FA5DDA">
          <w:rPr>
            <w:rFonts w:hint="eastAsia"/>
            <w:lang w:eastAsia="zh-CN"/>
          </w:rPr>
          <w:delText>万公里的速度来运行。只有在地球之外的观测器（哈勃望远镜），才可以观测到。螺旋形轨迹行进。</w:delText>
        </w:r>
      </w:del>
    </w:p>
    <w:p w14:paraId="656D9BE5" w14:textId="45CF994B" w:rsidR="00B45500" w:rsidRPr="00ED5A14" w:rsidDel="00FA5DDA" w:rsidRDefault="00B45500">
      <w:pPr>
        <w:pStyle w:val="a3"/>
        <w:ind w:firstLine="200"/>
        <w:rPr>
          <w:del w:id="1647" w:author="吴敏" w:date="2023-04-22T19:30:00Z"/>
          <w:lang w:eastAsia="zh-CN"/>
        </w:rPr>
        <w:pPrChange w:id="1648" w:author="吴敏" w:date="2023-05-13T22:23:00Z">
          <w:pPr>
            <w:pStyle w:val="a3"/>
            <w:numPr>
              <w:numId w:val="6"/>
            </w:numPr>
            <w:ind w:leftChars="0" w:left="360" w:firstLineChars="200" w:firstLine="480"/>
            <w:jc w:val="both"/>
          </w:pPr>
        </w:pPrChange>
      </w:pPr>
      <w:del w:id="1649" w:author="吴敏" w:date="2023-04-22T19:30:00Z">
        <w:r w:rsidRPr="00ED5A14" w:rsidDel="00FA5DDA">
          <w:rPr>
            <w:lang w:eastAsia="zh-CN"/>
          </w:rPr>
          <w:delText>李政道博士认为真空是物理相对性的凝聚态</w:delText>
        </w:r>
        <w:r w:rsidDel="00FA5DDA">
          <w:rPr>
            <w:lang w:eastAsia="zh-CN"/>
          </w:rPr>
          <w:delText>，</w:delText>
        </w:r>
        <w:r w:rsidRPr="00ED5A14" w:rsidDel="00FA5DDA">
          <w:rPr>
            <w:lang w:eastAsia="zh-CN"/>
          </w:rPr>
          <w:delText>我们认为物质是</w:delText>
        </w:r>
        <w:r w:rsidRPr="00ED5A14" w:rsidDel="00FA5DDA">
          <w:rPr>
            <w:lang w:eastAsia="zh-CN"/>
          </w:rPr>
          <w:delText>THE ONE</w:delText>
        </w:r>
        <w:r w:rsidRPr="00ED5A14" w:rsidDel="00FA5DDA">
          <w:rPr>
            <w:lang w:eastAsia="zh-CN"/>
          </w:rPr>
          <w:delText>的凝固态</w:delText>
        </w:r>
      </w:del>
    </w:p>
    <w:p w14:paraId="390285F2" w14:textId="7B46E263" w:rsidR="00B45500" w:rsidRPr="00ED5A14" w:rsidDel="00FA5DDA" w:rsidRDefault="00B45500">
      <w:pPr>
        <w:pStyle w:val="a3"/>
        <w:ind w:firstLine="200"/>
        <w:rPr>
          <w:del w:id="1650" w:author="吴敏" w:date="2023-04-22T19:30:00Z"/>
          <w:lang w:eastAsia="zh-CN"/>
        </w:rPr>
        <w:pPrChange w:id="1651" w:author="吴敏" w:date="2023-05-13T22:23:00Z">
          <w:pPr>
            <w:pStyle w:val="a3"/>
            <w:numPr>
              <w:numId w:val="6"/>
            </w:numPr>
            <w:ind w:leftChars="0" w:left="360" w:firstLineChars="200" w:firstLine="480"/>
            <w:jc w:val="both"/>
          </w:pPr>
        </w:pPrChange>
      </w:pPr>
      <w:del w:id="1652" w:author="吴敏" w:date="2023-04-22T19:30:00Z">
        <w:r w:rsidRPr="00ED5A14" w:rsidDel="00FA5DDA">
          <w:delText>质量是物质在</w:delText>
        </w:r>
        <w:r w:rsidRPr="00ED5A14" w:rsidDel="00FA5DDA">
          <w:delText>THE ONE</w:delText>
        </w:r>
        <w:r w:rsidRPr="00ED5A14" w:rsidDel="00FA5DDA">
          <w:delText>的凝固态下</w:delText>
        </w:r>
        <w:r w:rsidDel="00FA5DDA">
          <w:delText>，</w:delText>
        </w:r>
        <w:r w:rsidRPr="00ED5A14" w:rsidDel="00FA5DDA">
          <w:delText>产生的作用物</w:delText>
        </w:r>
      </w:del>
    </w:p>
    <w:p w14:paraId="30D96204" w14:textId="52334C35" w:rsidR="00B45500" w:rsidRPr="00ED5A14" w:rsidDel="00FA5DDA" w:rsidRDefault="00B45500">
      <w:pPr>
        <w:pStyle w:val="a3"/>
        <w:ind w:firstLine="200"/>
        <w:rPr>
          <w:del w:id="1653" w:author="吴敏" w:date="2023-04-22T19:30:00Z"/>
          <w:lang w:eastAsia="zh-CN"/>
        </w:rPr>
        <w:pPrChange w:id="1654" w:author="吴敏" w:date="2023-05-13T22:23:00Z">
          <w:pPr>
            <w:pStyle w:val="a3"/>
            <w:numPr>
              <w:numId w:val="6"/>
            </w:numPr>
            <w:ind w:leftChars="0" w:left="360" w:firstLineChars="200" w:firstLine="480"/>
            <w:jc w:val="both"/>
          </w:pPr>
        </w:pPrChange>
      </w:pPr>
      <w:del w:id="1655" w:author="吴敏" w:date="2023-04-22T19:30:00Z">
        <w:r w:rsidRPr="00ED5A14" w:rsidDel="00FA5DDA">
          <w:rPr>
            <w:lang w:eastAsia="zh-CN"/>
          </w:rPr>
          <w:delText>牛顿力学表明两个质量中间存在著引力</w:delText>
        </w:r>
        <w:r w:rsidDel="00FA5DDA">
          <w:rPr>
            <w:rFonts w:hint="eastAsia"/>
            <w:lang w:eastAsia="zh-CN"/>
          </w:rPr>
          <w:delText>。</w:delText>
        </w:r>
      </w:del>
    </w:p>
    <w:p w14:paraId="1E9209C6" w14:textId="79BE8C19" w:rsidR="00B45500" w:rsidRPr="00ED5A14" w:rsidDel="00FA5DDA" w:rsidRDefault="00B45500">
      <w:pPr>
        <w:pStyle w:val="a3"/>
        <w:ind w:firstLine="200"/>
        <w:rPr>
          <w:del w:id="1656" w:author="吴敏" w:date="2023-04-22T19:30:00Z"/>
          <w:lang w:eastAsia="zh-CN"/>
        </w:rPr>
        <w:pPrChange w:id="1657" w:author="吴敏" w:date="2023-05-13T22:23:00Z">
          <w:pPr>
            <w:pStyle w:val="a3"/>
            <w:numPr>
              <w:numId w:val="6"/>
            </w:numPr>
            <w:ind w:leftChars="0" w:left="360" w:firstLineChars="200" w:firstLine="480"/>
            <w:jc w:val="both"/>
          </w:pPr>
        </w:pPrChange>
      </w:pPr>
      <w:del w:id="1658" w:author="吴敏" w:date="2023-04-22T19:30:00Z">
        <w:r w:rsidRPr="00ED5A14" w:rsidDel="00FA5DDA">
          <w:rPr>
            <w:lang w:eastAsia="zh-CN"/>
          </w:rPr>
          <w:delText>在无阻力的情况之下</w:delText>
        </w:r>
        <w:r w:rsidDel="00FA5DDA">
          <w:rPr>
            <w:lang w:eastAsia="zh-CN"/>
          </w:rPr>
          <w:delText>，</w:delText>
        </w:r>
        <w:r w:rsidRPr="00ED5A14" w:rsidDel="00FA5DDA">
          <w:rPr>
            <w:lang w:eastAsia="zh-CN"/>
          </w:rPr>
          <w:delText>太阳的质量产生多少引力</w:delText>
        </w:r>
        <w:r w:rsidRPr="00ED5A14" w:rsidDel="00FA5DDA">
          <w:rPr>
            <w:lang w:eastAsia="zh-CN"/>
          </w:rPr>
          <w:delText>A</w:delText>
        </w:r>
        <w:r w:rsidDel="00FA5DDA">
          <w:rPr>
            <w:lang w:eastAsia="zh-CN"/>
          </w:rPr>
          <w:delText>，</w:delText>
        </w:r>
        <w:r w:rsidRPr="00ED5A14" w:rsidDel="00FA5DDA">
          <w:delText>太阳系其他天体</w:delText>
        </w:r>
        <w:r w:rsidRPr="00ED5A14" w:rsidDel="00FA5DDA">
          <w:rPr>
            <w:lang w:eastAsia="zh-CN"/>
          </w:rPr>
          <w:delText>的质量产生多少引力</w:delText>
        </w:r>
        <w:r w:rsidRPr="00ED5A14" w:rsidDel="00FA5DDA">
          <w:rPr>
            <w:lang w:eastAsia="zh-CN"/>
          </w:rPr>
          <w:delText>B</w:delText>
        </w:r>
        <w:r w:rsidDel="00FA5DDA">
          <w:rPr>
            <w:lang w:eastAsia="zh-CN"/>
          </w:rPr>
          <w:delText>，</w:delText>
        </w:r>
        <w:r w:rsidRPr="00ED5A14" w:rsidDel="00FA5DDA">
          <w:rPr>
            <w:lang w:eastAsia="zh-CN"/>
          </w:rPr>
          <w:delText>A-B</w:delText>
        </w:r>
        <w:r w:rsidDel="00FA5DDA">
          <w:rPr>
            <w:lang w:eastAsia="zh-CN"/>
          </w:rPr>
          <w:delText>，</w:delText>
        </w:r>
        <w:r w:rsidRPr="00ED5A14" w:rsidDel="00FA5DDA">
          <w:delText xml:space="preserve">A-B </w:delText>
        </w:r>
        <w:r w:rsidRPr="00ED5A14" w:rsidDel="00FA5DDA">
          <w:delText>就是</w:delText>
        </w:r>
        <w:r w:rsidRPr="00ED5A14" w:rsidDel="00FA5DDA">
          <w:delText xml:space="preserve">THE ONE </w:delText>
        </w:r>
        <w:r w:rsidRPr="00ED5A14" w:rsidDel="00FA5DDA">
          <w:delText>产生的作用</w:delText>
        </w:r>
        <w:r w:rsidDel="00FA5DDA">
          <w:delText>，</w:delText>
        </w:r>
        <w:r w:rsidRPr="00ED5A14" w:rsidDel="00FA5DDA">
          <w:delText>我们把这种力定义为</w:delText>
        </w:r>
        <w:r w:rsidRPr="00ED5A14" w:rsidDel="00FA5DDA">
          <w:delText xml:space="preserve"> THE ONE </w:delText>
        </w:r>
        <w:r w:rsidRPr="00ED5A14" w:rsidDel="00FA5DDA">
          <w:delText>作用力</w:delText>
        </w:r>
        <w:r w:rsidRPr="00ED5A14" w:rsidDel="00FA5DDA">
          <w:delText>.</w:delText>
        </w:r>
      </w:del>
    </w:p>
    <w:p w14:paraId="638DADFF" w14:textId="11ABAA9C" w:rsidR="00B45500" w:rsidRPr="00ED5A14" w:rsidDel="00FA5DDA" w:rsidRDefault="00B45500">
      <w:pPr>
        <w:pStyle w:val="a3"/>
        <w:ind w:firstLine="200"/>
        <w:rPr>
          <w:del w:id="1659" w:author="吴敏" w:date="2023-04-22T19:30:00Z"/>
          <w:lang w:eastAsia="zh-CN"/>
        </w:rPr>
        <w:pPrChange w:id="1660" w:author="吴敏" w:date="2023-05-13T22:23:00Z">
          <w:pPr>
            <w:pStyle w:val="a3"/>
            <w:numPr>
              <w:numId w:val="6"/>
            </w:numPr>
            <w:ind w:leftChars="0" w:left="360" w:firstLineChars="200" w:firstLine="480"/>
            <w:jc w:val="both"/>
          </w:pPr>
        </w:pPrChange>
      </w:pPr>
      <w:del w:id="1661" w:author="吴敏" w:date="2023-04-22T19:30:00Z">
        <w:r w:rsidRPr="00ED5A14" w:rsidDel="00FA5DDA">
          <w:delText>地球跟月球间的</w:delText>
        </w:r>
        <w:r w:rsidRPr="00ED5A14" w:rsidDel="00FA5DDA">
          <w:delText>THE ONE</w:delText>
        </w:r>
        <w:r w:rsidRPr="00ED5A14" w:rsidDel="00FA5DDA">
          <w:delText>作用力</w:delText>
        </w:r>
        <w:r w:rsidDel="00FA5DDA">
          <w:delText>，</w:delText>
        </w:r>
        <w:r w:rsidRPr="00ED5A14" w:rsidDel="00FA5DDA">
          <w:delText>理论上也是可以被计算的</w:delText>
        </w:r>
      </w:del>
    </w:p>
    <w:p w14:paraId="4D58EAE6" w14:textId="11A93EB2" w:rsidR="00B45500" w:rsidRPr="00ED5A14" w:rsidDel="00FA5DDA" w:rsidRDefault="00B45500">
      <w:pPr>
        <w:pStyle w:val="a3"/>
        <w:ind w:firstLine="200"/>
        <w:rPr>
          <w:del w:id="1662" w:author="吴敏" w:date="2023-04-22T19:30:00Z"/>
          <w:lang w:eastAsia="zh-CN"/>
        </w:rPr>
        <w:pPrChange w:id="1663" w:author="吴敏" w:date="2023-05-13T22:23:00Z">
          <w:pPr>
            <w:pStyle w:val="a3"/>
            <w:numPr>
              <w:numId w:val="6"/>
            </w:numPr>
            <w:ind w:leftChars="0" w:left="360" w:firstLineChars="200" w:firstLine="480"/>
            <w:jc w:val="both"/>
          </w:pPr>
        </w:pPrChange>
      </w:pPr>
      <w:del w:id="1664" w:author="吴敏" w:date="2023-04-22T19:30:00Z">
        <w:r w:rsidRPr="00ED5A14" w:rsidDel="00FA5DDA">
          <w:rPr>
            <w:lang w:eastAsia="zh-CN"/>
          </w:rPr>
          <w:delText>每个</w:delText>
        </w:r>
        <w:r w:rsidRPr="00ED5A14" w:rsidDel="00FA5DDA">
          <w:rPr>
            <w:lang w:eastAsia="zh-CN"/>
          </w:rPr>
          <w:delText xml:space="preserve">THE ONE </w:delText>
        </w:r>
        <w:r w:rsidRPr="00ED5A14" w:rsidDel="00FA5DDA">
          <w:rPr>
            <w:lang w:eastAsia="zh-CN"/>
          </w:rPr>
          <w:delText>成载的</w:delText>
        </w:r>
        <w:r w:rsidRPr="00ED5A14" w:rsidDel="00FA5DDA">
          <w:rPr>
            <w:lang w:eastAsia="zh-CN"/>
          </w:rPr>
          <w:delText>”</w:delText>
        </w:r>
        <w:r w:rsidRPr="00ED5A14" w:rsidDel="00FA5DDA">
          <w:delText>THE ONE</w:delText>
        </w:r>
        <w:r w:rsidRPr="00ED5A14" w:rsidDel="00FA5DDA">
          <w:delText>作用力</w:delText>
        </w:r>
        <w:r w:rsidRPr="00ED5A14" w:rsidDel="00FA5DDA">
          <w:rPr>
            <w:lang w:eastAsia="zh-CN"/>
          </w:rPr>
          <w:delText>”</w:delText>
        </w:r>
        <w:r w:rsidRPr="00ED5A14" w:rsidDel="00FA5DDA">
          <w:rPr>
            <w:lang w:eastAsia="zh-CN"/>
          </w:rPr>
          <w:delText>会根据</w:delText>
        </w:r>
        <w:r w:rsidRPr="00ED5A14" w:rsidDel="00FA5DDA">
          <w:rPr>
            <w:lang w:eastAsia="zh-CN"/>
          </w:rPr>
          <w:delText>”</w:delText>
        </w:r>
        <w:r w:rsidRPr="00ED5A14" w:rsidDel="00FA5DDA">
          <w:delText>两个物体间</w:delText>
        </w:r>
        <w:r w:rsidRPr="00ED5A14" w:rsidDel="00FA5DDA">
          <w:rPr>
            <w:lang w:eastAsia="zh-CN"/>
          </w:rPr>
          <w:delText>条件</w:delText>
        </w:r>
        <w:r w:rsidRPr="00ED5A14" w:rsidDel="00FA5DDA">
          <w:rPr>
            <w:lang w:eastAsia="zh-CN"/>
          </w:rPr>
          <w:delText>”</w:delText>
        </w:r>
        <w:r w:rsidRPr="00ED5A14" w:rsidDel="00FA5DDA">
          <w:rPr>
            <w:lang w:eastAsia="zh-CN"/>
          </w:rPr>
          <w:delText>不同而变化</w:delText>
        </w:r>
        <w:r w:rsidDel="00FA5DDA">
          <w:rPr>
            <w:lang w:eastAsia="zh-CN"/>
          </w:rPr>
          <w:delText>，</w:delText>
        </w:r>
        <w:r w:rsidRPr="00ED5A14" w:rsidDel="00FA5DDA">
          <w:delText>就像是</w:delText>
        </w:r>
        <w:r w:rsidRPr="00ED5A14" w:rsidDel="00FA5DDA">
          <w:rPr>
            <w:lang w:eastAsia="zh-CN"/>
          </w:rPr>
          <w:delText>太阳跟水星间的</w:delText>
        </w:r>
        <w:r w:rsidRPr="00ED5A14" w:rsidDel="00FA5DDA">
          <w:rPr>
            <w:lang w:eastAsia="zh-CN"/>
          </w:rPr>
          <w:delText xml:space="preserve">THE </w:delText>
        </w:r>
        <w:r w:rsidRPr="00ED5A14" w:rsidDel="00FA5DDA">
          <w:delText>ONE</w:delText>
        </w:r>
        <w:r w:rsidRPr="00ED5A14" w:rsidDel="00FA5DDA">
          <w:delText>作用力</w:delText>
        </w:r>
        <w:r w:rsidRPr="00ED5A14" w:rsidDel="00FA5DDA">
          <w:delText xml:space="preserve"> </w:delText>
        </w:r>
        <w:r w:rsidDel="00FA5DDA">
          <w:delText>，</w:delText>
        </w:r>
        <w:r w:rsidRPr="00ED5A14" w:rsidDel="00FA5DDA">
          <w:delText xml:space="preserve"> </w:delText>
        </w:r>
        <w:r w:rsidRPr="00ED5A14" w:rsidDel="00FA5DDA">
          <w:delText>就跟太阳跟地球间的</w:delText>
        </w:r>
        <w:r w:rsidRPr="00ED5A14" w:rsidDel="00FA5DDA">
          <w:delText>THE ONE</w:delText>
        </w:r>
        <w:r w:rsidRPr="00ED5A14" w:rsidDel="00FA5DDA">
          <w:delText>作用力</w:delText>
        </w:r>
        <w:r w:rsidRPr="00ED5A14" w:rsidDel="00FA5DDA">
          <w:delText xml:space="preserve"> </w:delText>
        </w:r>
        <w:r w:rsidRPr="00ED5A14" w:rsidDel="00FA5DDA">
          <w:delText>略有不同</w:delText>
        </w:r>
        <w:r w:rsidDel="00FA5DDA">
          <w:delText>，</w:delText>
        </w:r>
      </w:del>
    </w:p>
    <w:p w14:paraId="67385C88" w14:textId="1364B057" w:rsidR="00B45500" w:rsidRPr="00ED5A14" w:rsidDel="00FA5DDA" w:rsidRDefault="00B45500">
      <w:pPr>
        <w:pStyle w:val="a3"/>
        <w:ind w:firstLine="200"/>
        <w:rPr>
          <w:del w:id="1665" w:author="吴敏" w:date="2023-04-22T19:30:00Z"/>
          <w:lang w:eastAsia="zh-CN"/>
        </w:rPr>
        <w:pPrChange w:id="1666" w:author="吴敏" w:date="2023-05-13T22:23:00Z">
          <w:pPr>
            <w:pStyle w:val="a3"/>
            <w:numPr>
              <w:numId w:val="6"/>
            </w:numPr>
            <w:ind w:leftChars="0" w:left="360" w:firstLineChars="200" w:firstLine="480"/>
            <w:jc w:val="both"/>
          </w:pPr>
        </w:pPrChange>
      </w:pPr>
      <w:del w:id="1667" w:author="吴敏" w:date="2023-04-22T19:30:00Z">
        <w:r w:rsidRPr="00ED5A14" w:rsidDel="00FA5DDA">
          <w:delText>不同的</w:delText>
        </w:r>
        <w:r w:rsidRPr="00ED5A14" w:rsidDel="00FA5DDA">
          <w:delText xml:space="preserve">THE ONE </w:delText>
        </w:r>
        <w:r w:rsidRPr="00ED5A14" w:rsidDel="00FA5DDA">
          <w:delText>作用力</w:delText>
        </w:r>
        <w:r w:rsidDel="00FA5DDA">
          <w:delText>，</w:delText>
        </w:r>
        <w:r w:rsidRPr="00ED5A14" w:rsidDel="00FA5DDA">
          <w:delText>交互作用下</w:delText>
        </w:r>
        <w:r w:rsidDel="00FA5DDA">
          <w:delText>，</w:delText>
        </w:r>
        <w:r w:rsidRPr="00ED5A14" w:rsidDel="00FA5DDA">
          <w:delText>也会产生新的</w:delText>
        </w:r>
        <w:r w:rsidRPr="00ED5A14" w:rsidDel="00FA5DDA">
          <w:delText>THE ONE</w:delText>
        </w:r>
        <w:r w:rsidRPr="00ED5A14" w:rsidDel="00FA5DDA">
          <w:delText>合力效应</w:delText>
        </w:r>
        <w:r w:rsidRPr="00ED5A14" w:rsidDel="00FA5DDA">
          <w:delText>.</w:delText>
        </w:r>
      </w:del>
    </w:p>
    <w:p w14:paraId="7842CB95" w14:textId="7580C1C8" w:rsidR="00B45500" w:rsidDel="00FA5DDA" w:rsidRDefault="00B45500">
      <w:pPr>
        <w:pStyle w:val="a3"/>
        <w:ind w:firstLine="200"/>
        <w:rPr>
          <w:del w:id="1668" w:author="吴敏" w:date="2023-04-22T19:30:00Z"/>
          <w:lang w:eastAsia="zh-CN"/>
        </w:rPr>
        <w:pPrChange w:id="1669" w:author="吴敏" w:date="2023-05-13T22:23:00Z">
          <w:pPr>
            <w:pStyle w:val="a3"/>
            <w:numPr>
              <w:numId w:val="6"/>
            </w:numPr>
            <w:ind w:leftChars="0" w:left="360" w:firstLineChars="200" w:firstLine="480"/>
            <w:jc w:val="both"/>
          </w:pPr>
        </w:pPrChange>
      </w:pPr>
      <w:del w:id="1670" w:author="吴敏" w:date="2023-04-22T19:30:00Z">
        <w:r w:rsidRPr="00ED5A14" w:rsidDel="00FA5DDA">
          <w:delText>要用</w:delText>
        </w:r>
        <w:r w:rsidRPr="00ED5A14" w:rsidDel="00FA5DDA">
          <w:delText xml:space="preserve">THE ONE </w:delText>
        </w:r>
        <w:r w:rsidRPr="00ED5A14" w:rsidDel="00FA5DDA">
          <w:delText>说明相对论在某些条件下也是适用的</w:delText>
        </w:r>
      </w:del>
    </w:p>
    <w:p w14:paraId="35890ED6" w14:textId="67971016" w:rsidR="00B45500" w:rsidDel="00FA5DDA" w:rsidRDefault="00B45500">
      <w:pPr>
        <w:pStyle w:val="a3"/>
        <w:ind w:firstLine="200"/>
        <w:rPr>
          <w:del w:id="1671" w:author="吴敏" w:date="2023-04-22T19:30:00Z"/>
        </w:rPr>
        <w:pPrChange w:id="1672" w:author="吴敏" w:date="2023-05-13T22:23:00Z">
          <w:pPr>
            <w:pStyle w:val="a3"/>
            <w:ind w:leftChars="0" w:left="840" w:firstLine="200"/>
            <w:jc w:val="both"/>
          </w:pPr>
        </w:pPrChange>
      </w:pPr>
    </w:p>
    <w:p w14:paraId="310AF2F6" w14:textId="4E30844D" w:rsidR="00B953E9" w:rsidRPr="009C6078" w:rsidDel="00FA5DDA" w:rsidRDefault="00B953E9">
      <w:pPr>
        <w:pStyle w:val="a3"/>
        <w:ind w:firstLine="200"/>
        <w:rPr>
          <w:del w:id="1673" w:author="吴敏" w:date="2023-04-22T19:30:00Z"/>
          <w:shd w:val="clear" w:color="auto" w:fill="92D050"/>
          <w:lang w:eastAsia="zh-CN"/>
        </w:rPr>
      </w:pPr>
      <w:del w:id="1674" w:author="吴敏" w:date="2023-04-22T19:30:00Z">
        <w:r w:rsidRPr="009C6078" w:rsidDel="00FA5DDA">
          <w:rPr>
            <w:rFonts w:hint="eastAsia"/>
            <w:shd w:val="clear" w:color="auto" w:fill="92D050"/>
            <w:lang w:eastAsia="zh-CN"/>
          </w:rPr>
          <w:delText>奇点的无穷小物理学上从来不接受无穷的概念，无穷属于抽象概念，而物理学研究的是具体概念，无穷只属于数学研究的范畴。</w:delText>
        </w:r>
        <w:r w:rsidRPr="009C6078" w:rsidDel="00FA5DDA">
          <w:rPr>
            <w:rFonts w:hint="eastAsia"/>
            <w:shd w:val="clear" w:color="auto" w:fill="92D050"/>
            <w:lang w:eastAsia="zh-CN"/>
          </w:rPr>
          <w:delText xml:space="preserve"> </w:delText>
        </w:r>
        <w:r w:rsidRPr="009C6078" w:rsidDel="00FA5DDA">
          <w:rPr>
            <w:rFonts w:hint="eastAsia"/>
            <w:shd w:val="clear" w:color="auto" w:fill="92D050"/>
            <w:lang w:eastAsia="zh-CN"/>
          </w:rPr>
          <w:delText>无穷小的奇点，让所有的物理学都失效了。</w:delText>
        </w:r>
      </w:del>
    </w:p>
    <w:p w14:paraId="149847E6" w14:textId="3650509F" w:rsidR="00B953E9" w:rsidRPr="009C6078" w:rsidDel="00FA5DDA" w:rsidRDefault="00B953E9">
      <w:pPr>
        <w:pStyle w:val="a3"/>
        <w:ind w:firstLine="200"/>
        <w:rPr>
          <w:del w:id="1675" w:author="吴敏" w:date="2023-04-22T19:30:00Z"/>
          <w:shd w:val="clear" w:color="auto" w:fill="92D050"/>
          <w:lang w:eastAsia="zh-CN"/>
        </w:rPr>
        <w:pPrChange w:id="1676" w:author="吴敏" w:date="2023-05-13T22:23:00Z">
          <w:pPr>
            <w:pStyle w:val="a3"/>
            <w:ind w:leftChars="0" w:left="840" w:firstLine="200"/>
            <w:jc w:val="both"/>
          </w:pPr>
        </w:pPrChange>
      </w:pPr>
    </w:p>
    <w:p w14:paraId="660AFD62" w14:textId="30EFEC17" w:rsidR="00B45500" w:rsidRPr="009C6078" w:rsidDel="00FA5DDA" w:rsidRDefault="00B45500">
      <w:pPr>
        <w:pStyle w:val="a3"/>
        <w:ind w:firstLine="200"/>
        <w:rPr>
          <w:del w:id="1677" w:author="吴敏" w:date="2023-04-22T19:30:00Z"/>
          <w:shd w:val="clear" w:color="auto" w:fill="92D050"/>
          <w:lang w:val="en-GB" w:eastAsia="zh-CN"/>
        </w:rPr>
        <w:pPrChange w:id="1678" w:author="吴敏" w:date="2023-05-13T22:23:00Z">
          <w:pPr>
            <w:pStyle w:val="a3"/>
            <w:ind w:firstLine="200"/>
            <w:jc w:val="both"/>
          </w:pPr>
        </w:pPrChange>
      </w:pPr>
      <w:del w:id="1679" w:author="吴敏" w:date="2023-04-22T19:30:00Z">
        <w:r w:rsidRPr="009C6078" w:rsidDel="00FA5DDA">
          <w:rPr>
            <w:rFonts w:hint="eastAsia"/>
            <w:shd w:val="clear" w:color="auto" w:fill="92D050"/>
            <w:lang w:val="en-GB" w:eastAsia="zh-CN"/>
          </w:rPr>
          <w:delText>先从物理的角度，从最小单位的角度来解释暗物质</w:delText>
        </w:r>
        <w:r w:rsidRPr="009C6078" w:rsidDel="00FA5DDA">
          <w:rPr>
            <w:rFonts w:hint="eastAsia"/>
            <w:shd w:val="clear" w:color="auto" w:fill="92D050"/>
            <w:lang w:val="en-GB" w:eastAsia="zh-CN"/>
          </w:rPr>
          <w:delText>/</w:delText>
        </w:r>
        <w:r w:rsidRPr="009C6078" w:rsidDel="00FA5DDA">
          <w:rPr>
            <w:rFonts w:hint="eastAsia"/>
            <w:shd w:val="clear" w:color="auto" w:fill="92D050"/>
            <w:lang w:val="en-GB" w:eastAsia="zh-CN"/>
          </w:rPr>
          <w:delText>暗能量。</w:delText>
        </w:r>
      </w:del>
    </w:p>
    <w:p w14:paraId="4EA78A0B" w14:textId="784C8CBA" w:rsidR="00B45500" w:rsidRPr="009C6078" w:rsidDel="00FA5DDA" w:rsidRDefault="00B45500">
      <w:pPr>
        <w:pStyle w:val="a3"/>
        <w:ind w:firstLine="200"/>
        <w:rPr>
          <w:del w:id="1680" w:author="吴敏" w:date="2023-04-22T19:30:00Z"/>
          <w:shd w:val="clear" w:color="auto" w:fill="92D050"/>
          <w:lang w:val="en-GB" w:eastAsia="zh-CN"/>
        </w:rPr>
        <w:pPrChange w:id="1681" w:author="吴敏" w:date="2023-05-13T22:23:00Z">
          <w:pPr>
            <w:pStyle w:val="a3"/>
            <w:ind w:firstLine="200"/>
            <w:jc w:val="both"/>
          </w:pPr>
        </w:pPrChange>
      </w:pPr>
      <w:del w:id="1682" w:author="吴敏" w:date="2023-04-22T19:30:00Z">
        <w:r w:rsidRPr="009C6078" w:rsidDel="00FA5DDA">
          <w:rPr>
            <w:rFonts w:hint="eastAsia"/>
            <w:shd w:val="clear" w:color="auto" w:fill="92D050"/>
            <w:lang w:val="en-GB" w:eastAsia="zh-CN"/>
          </w:rPr>
          <w:delText>质量大的东西可以吸引质量小的东西。</w:delText>
        </w:r>
      </w:del>
    </w:p>
    <w:p w14:paraId="0C67A1FD" w14:textId="75263197" w:rsidR="00B45500" w:rsidRPr="009C6078" w:rsidDel="00FA5DDA" w:rsidRDefault="00B45500">
      <w:pPr>
        <w:pStyle w:val="a3"/>
        <w:ind w:firstLine="200"/>
        <w:rPr>
          <w:del w:id="1683" w:author="吴敏" w:date="2023-04-22T19:30:00Z"/>
          <w:shd w:val="clear" w:color="auto" w:fill="92D050"/>
          <w:lang w:val="en-GB" w:eastAsia="zh-CN"/>
        </w:rPr>
        <w:pPrChange w:id="1684" w:author="吴敏" w:date="2023-05-13T22:23:00Z">
          <w:pPr>
            <w:pStyle w:val="a3"/>
            <w:ind w:firstLine="200"/>
            <w:jc w:val="both"/>
          </w:pPr>
        </w:pPrChange>
      </w:pPr>
      <w:del w:id="1685" w:author="吴敏" w:date="2023-04-22T19:30:00Z">
        <w:r w:rsidRPr="009C6078" w:rsidDel="00FA5DDA">
          <w:rPr>
            <w:rFonts w:hint="eastAsia"/>
            <w:shd w:val="clear" w:color="auto" w:fill="92D050"/>
            <w:lang w:val="en-GB" w:eastAsia="zh-CN"/>
          </w:rPr>
          <w:delTex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delText>
        </w:r>
      </w:del>
    </w:p>
    <w:p w14:paraId="7EBE2027" w14:textId="143C91BC" w:rsidR="00B45500" w:rsidRPr="009C6078" w:rsidDel="00EF16B4" w:rsidRDefault="00B45500">
      <w:pPr>
        <w:pStyle w:val="a3"/>
        <w:ind w:firstLine="200"/>
        <w:rPr>
          <w:del w:id="1686" w:author="顏 秉田" w:date="2023-04-22T00:46:00Z"/>
          <w:rFonts w:ascii="Times New Roman" w:eastAsia="KaiTi" w:hAnsi="Times New Roman" w:cs="Times New Roman"/>
          <w:shd w:val="clear" w:color="auto" w:fill="92D050"/>
          <w:lang w:val="en-GB" w:eastAsia="zh-CN"/>
        </w:rPr>
        <w:pPrChange w:id="1687" w:author="吴敏" w:date="2023-05-13T22:23:00Z">
          <w:pPr>
            <w:pStyle w:val="a3"/>
            <w:ind w:firstLine="200"/>
            <w:jc w:val="both"/>
          </w:pPr>
        </w:pPrChange>
      </w:pPr>
      <w:del w:id="1688" w:author="顏 秉田" w:date="2023-04-22T00:46:00Z">
        <w:r w:rsidRPr="009C6078" w:rsidDel="00EF16B4">
          <w:rPr>
            <w:rFonts w:ascii="Times New Roman" w:eastAsia="KaiTi" w:hAnsi="Times New Roman" w:cs="Times New Roman" w:hint="eastAsia"/>
            <w:shd w:val="clear" w:color="auto" w:fill="92D050"/>
            <w:lang w:val="en-GB" w:eastAsia="zh-CN"/>
          </w:rPr>
          <w:delText>我们先发现，用海绵的比喻。勉强的比喻。可以阻绝吸引力，但又可以被穿透。太小太小，小到不影响物质的穿透，应该如何描述</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 “</w:delText>
        </w:r>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EE46FAD" w14:textId="44BD5445" w:rsidR="00B45500" w:rsidRPr="009C6078" w:rsidDel="00EF16B4" w:rsidRDefault="00B45500">
      <w:pPr>
        <w:pStyle w:val="a3"/>
        <w:ind w:firstLine="200"/>
        <w:rPr>
          <w:del w:id="1689" w:author="顏 秉田" w:date="2023-04-22T00:46:00Z"/>
          <w:rFonts w:ascii="Times New Roman" w:eastAsia="KaiTi" w:hAnsi="Times New Roman" w:cs="Times New Roman"/>
          <w:shd w:val="clear" w:color="auto" w:fill="92D050"/>
          <w:lang w:val="en-GB" w:eastAsia="zh-CN"/>
        </w:rPr>
        <w:pPrChange w:id="1690" w:author="吴敏" w:date="2023-05-13T22:23:00Z">
          <w:pPr>
            <w:pStyle w:val="a3"/>
            <w:ind w:firstLine="200"/>
            <w:jc w:val="both"/>
          </w:pPr>
        </w:pPrChange>
      </w:pPr>
      <w:del w:id="1691" w:author="顏 秉田" w:date="2023-04-22T00:46:00Z">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，能量可以自由穿透。为什么电阻为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？身体中没有一个挡住。有一些东西可以挡住，信心可以把这个能量挡住，产生体感。</w:delText>
        </w:r>
      </w:del>
    </w:p>
    <w:p w14:paraId="7C9D3542" w14:textId="2E56BCA0" w:rsidR="00B45500" w:rsidDel="00EF16B4" w:rsidRDefault="00B45500">
      <w:pPr>
        <w:pStyle w:val="a3"/>
        <w:ind w:firstLine="200"/>
        <w:rPr>
          <w:del w:id="1692" w:author="顏 秉田" w:date="2023-04-22T00:46:00Z"/>
          <w:rFonts w:ascii="Times New Roman" w:eastAsia="KaiTi" w:hAnsi="Times New Roman" w:cs="Times New Roman"/>
          <w:lang w:val="en-GB" w:eastAsia="zh-CN"/>
        </w:rPr>
        <w:pPrChange w:id="1693" w:author="吴敏" w:date="2023-05-13T22:23:00Z">
          <w:pPr>
            <w:pStyle w:val="a3"/>
            <w:ind w:leftChars="0" w:left="840" w:firstLine="200"/>
            <w:jc w:val="both"/>
          </w:pPr>
        </w:pPrChange>
      </w:pPr>
    </w:p>
    <w:p w14:paraId="36111705" w14:textId="053EBF83" w:rsidR="00B45500" w:rsidRPr="00FB571F" w:rsidDel="00EF16B4" w:rsidRDefault="00B45500">
      <w:pPr>
        <w:pStyle w:val="a3"/>
        <w:ind w:firstLine="200"/>
        <w:rPr>
          <w:del w:id="1694" w:author="顏 秉田" w:date="2023-04-22T00:46:00Z"/>
          <w:rFonts w:ascii="Times New Roman" w:eastAsia="KaiTi" w:hAnsi="Times New Roman" w:cs="Times New Roman"/>
          <w:lang w:val="en-GB" w:eastAsia="zh-CN"/>
        </w:rPr>
        <w:pPrChange w:id="1695" w:author="吴敏" w:date="2023-05-13T22:23:00Z">
          <w:pPr>
            <w:pStyle w:val="a3"/>
            <w:ind w:firstLine="200"/>
            <w:jc w:val="both"/>
          </w:pPr>
        </w:pPrChange>
      </w:pPr>
      <w:del w:id="1696" w:author="顏 秉田" w:date="2023-04-22T00:46:00Z">
        <w:r w:rsidRPr="00FB571F" w:rsidDel="00EF16B4">
          <w:rPr>
            <w:rFonts w:ascii="Times New Roman" w:eastAsia="KaiTi" w:hAnsi="Times New Roman" w:cs="Times New Roman" w:hint="eastAsia"/>
            <w:lang w:val="en-GB" w:eastAsia="zh-CN"/>
          </w:rPr>
          <w:delText>地球与月亮的质量之和，相当于太阳质量的</w:delText>
        </w:r>
        <w:r w:rsidRPr="00FB571F" w:rsidDel="00EF16B4">
          <w:rPr>
            <w:rFonts w:ascii="Times New Roman" w:eastAsia="KaiTi" w:hAnsi="Times New Roman" w:cs="Times New Roman" w:hint="eastAsia"/>
            <w:lang w:val="en-GB" w:eastAsia="zh-CN"/>
          </w:rPr>
          <w:delText>0</w:delText>
        </w:r>
        <w:r w:rsidRPr="00FB571F" w:rsidDel="00EF16B4">
          <w:rPr>
            <w:rFonts w:ascii="Times New Roman" w:eastAsia="KaiTi" w:hAnsi="Times New Roman" w:cs="Times New Roman"/>
            <w:lang w:val="en-GB" w:eastAsia="zh-CN"/>
          </w:rPr>
          <w:delText>.</w:delText>
        </w:r>
        <w:r w:rsidRPr="00FB571F" w:rsidDel="00EF16B4">
          <w:rPr>
            <w:rFonts w:ascii="Times New Roman" w:eastAsia="KaiTi" w:hAnsi="Times New Roman" w:cs="Times New Roman" w:hint="eastAsia"/>
            <w:lang w:val="en-GB" w:eastAsia="zh-CN"/>
          </w:rPr>
          <w:delText>1</w:delText>
        </w:r>
        <w:r w:rsidRPr="00FB571F" w:rsidDel="00EF16B4">
          <w:rPr>
            <w:rFonts w:ascii="Times New Roman" w:eastAsia="KaiTi" w:hAnsi="Times New Roman" w:cs="Times New Roman"/>
            <w:lang w:val="en-GB" w:eastAsia="zh-CN"/>
          </w:rPr>
          <w:delText>4%</w:delText>
        </w:r>
        <w:r w:rsidRPr="00FB571F" w:rsidDel="00EF16B4">
          <w:rPr>
            <w:rFonts w:ascii="Times New Roman" w:eastAsia="KaiTi" w:hAnsi="Times New Roman" w:cs="Times New Roman" w:hint="eastAsia"/>
            <w:lang w:val="en-GB" w:eastAsia="zh-CN"/>
          </w:rPr>
          <w:delText>。</w:delText>
        </w:r>
        <w:r w:rsidRPr="00FB571F" w:rsidDel="00EF16B4">
          <w:rPr>
            <w:rFonts w:ascii="Times New Roman" w:eastAsia="KaiTi" w:hAnsi="Times New Roman" w:cs="Times New Roman" w:hint="eastAsia"/>
            <w:lang w:val="en-GB" w:eastAsia="zh-CN"/>
          </w:rPr>
          <w:delText xml:space="preserve"> </w:delText>
        </w:r>
      </w:del>
    </w:p>
    <w:p w14:paraId="48ACDFFA" w14:textId="335485A0" w:rsidR="00B45500" w:rsidRPr="009C6078" w:rsidDel="00EF16B4" w:rsidRDefault="00B45500">
      <w:pPr>
        <w:pStyle w:val="a3"/>
        <w:ind w:firstLine="200"/>
        <w:rPr>
          <w:del w:id="1697" w:author="顏 秉田" w:date="2023-04-22T00:46:00Z"/>
          <w:rFonts w:ascii="Times New Roman" w:eastAsia="KaiTi" w:hAnsi="Times New Roman" w:cs="Times New Roman"/>
          <w:shd w:val="clear" w:color="auto" w:fill="92D050"/>
          <w:lang w:val="en-GB" w:eastAsia="zh-CN"/>
        </w:rPr>
        <w:pPrChange w:id="1698" w:author="吴敏" w:date="2023-05-13T22:23:00Z">
          <w:pPr>
            <w:pStyle w:val="a3"/>
            <w:ind w:firstLine="200"/>
            <w:jc w:val="both"/>
          </w:pPr>
        </w:pPrChange>
      </w:pPr>
      <w:del w:id="1699" w:author="顏 秉田" w:date="2023-04-22T00:46:00Z">
        <w:r w:rsidRPr="009C6078" w:rsidDel="00EF16B4">
          <w:rPr>
            <w:rFonts w:ascii="Times New Roman" w:eastAsia="KaiTi" w:hAnsi="Times New Roman" w:cs="Times New Roman" w:hint="eastAsia"/>
            <w:shd w:val="clear" w:color="auto" w:fill="92D050"/>
            <w:lang w:val="en-GB" w:eastAsia="zh-CN"/>
          </w:rPr>
          <w:delText>磁力的吸力够大，地球与太阳之间不可能存在距离。</w:delText>
        </w:r>
      </w:del>
    </w:p>
    <w:p w14:paraId="2B194666" w14:textId="5DFBE331" w:rsidR="00B45500" w:rsidRPr="009C6078" w:rsidDel="00EF16B4" w:rsidRDefault="00B45500">
      <w:pPr>
        <w:pStyle w:val="a3"/>
        <w:ind w:firstLine="200"/>
        <w:rPr>
          <w:del w:id="1700" w:author="顏 秉田" w:date="2023-04-22T00:46:00Z"/>
          <w:rFonts w:ascii="Times New Roman" w:eastAsia="KaiTi" w:hAnsi="Times New Roman" w:cs="Times New Roman"/>
          <w:shd w:val="clear" w:color="auto" w:fill="92D050"/>
          <w:lang w:val="en-GB" w:eastAsia="zh-CN"/>
        </w:rPr>
        <w:pPrChange w:id="1701" w:author="吴敏" w:date="2023-05-13T22:23:00Z">
          <w:pPr>
            <w:pStyle w:val="a3"/>
            <w:ind w:firstLine="200"/>
            <w:jc w:val="both"/>
          </w:pPr>
        </w:pPrChange>
      </w:pPr>
      <w:del w:id="1702" w:author="顏 秉田" w:date="2023-04-22T00:46:00Z">
        <w:r w:rsidRPr="009C6078" w:rsidDel="00EF16B4">
          <w:rPr>
            <w:rFonts w:ascii="Times New Roman" w:eastAsia="KaiTi" w:hAnsi="Times New Roman" w:cs="Times New Roman" w:hint="eastAsia"/>
            <w:shd w:val="clear" w:color="auto" w:fill="92D050"/>
            <w:lang w:val="en-GB" w:eastAsia="zh-CN"/>
          </w:rPr>
          <w:delText>如果在真空的状态，传导无碍的话，地球一定会被太阳吸引过去。</w:delText>
        </w:r>
      </w:del>
    </w:p>
    <w:p w14:paraId="03AE82F6" w14:textId="78213F0F" w:rsidR="00B45500" w:rsidRPr="009C6078" w:rsidDel="00EF16B4" w:rsidRDefault="00B45500">
      <w:pPr>
        <w:pStyle w:val="a3"/>
        <w:ind w:firstLine="200"/>
        <w:rPr>
          <w:del w:id="1703" w:author="顏 秉田" w:date="2023-04-22T00:46:00Z"/>
          <w:rFonts w:ascii="Times New Roman" w:eastAsia="KaiTi" w:hAnsi="Times New Roman" w:cs="Times New Roman"/>
          <w:shd w:val="clear" w:color="auto" w:fill="92D050"/>
          <w:lang w:val="en-GB" w:eastAsia="zh-CN"/>
        </w:rPr>
        <w:pPrChange w:id="1704" w:author="吴敏" w:date="2023-05-13T22:23:00Z">
          <w:pPr>
            <w:pStyle w:val="a3"/>
            <w:ind w:firstLine="200"/>
            <w:jc w:val="both"/>
          </w:pPr>
        </w:pPrChange>
      </w:pPr>
      <w:del w:id="1705" w:author="顏 秉田" w:date="2023-04-22T00:46:00Z">
        <w:r w:rsidRPr="009C6078" w:rsidDel="00EF16B4">
          <w:rPr>
            <w:rFonts w:ascii="Times New Roman" w:eastAsia="KaiTi" w:hAnsi="Times New Roman" w:cs="Times New Roman" w:hint="eastAsia"/>
            <w:shd w:val="clear" w:color="auto" w:fill="92D050"/>
            <w:lang w:val="en-GB" w:eastAsia="zh-CN"/>
          </w:rPr>
          <w:delText>如果真空中没有物质，从物理学来说，整个太阳系是不可能存在的。</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8E2CAEB" w14:textId="10D55BEF" w:rsidR="00B45500" w:rsidRPr="009C6078" w:rsidDel="00EF16B4" w:rsidRDefault="00B45500">
      <w:pPr>
        <w:pStyle w:val="a3"/>
        <w:ind w:firstLine="200"/>
        <w:rPr>
          <w:del w:id="1706" w:author="顏 秉田" w:date="2023-04-22T00:46:00Z"/>
          <w:rFonts w:ascii="Times New Roman" w:eastAsia="KaiTi" w:hAnsi="Times New Roman" w:cs="Times New Roman"/>
          <w:shd w:val="clear" w:color="auto" w:fill="92D050"/>
          <w:lang w:val="en-GB" w:eastAsia="zh-CN"/>
        </w:rPr>
        <w:pPrChange w:id="1707" w:author="吴敏" w:date="2023-05-13T22:23:00Z">
          <w:pPr>
            <w:pStyle w:val="a3"/>
            <w:ind w:firstLine="200"/>
            <w:jc w:val="both"/>
          </w:pPr>
        </w:pPrChange>
      </w:pPr>
      <w:del w:id="1708" w:author="顏 秉田" w:date="2023-04-22T00:46:00Z">
        <w:r w:rsidRPr="009C6078" w:rsidDel="00EF16B4">
          <w:rPr>
            <w:rFonts w:ascii="Times New Roman" w:eastAsia="KaiTi" w:hAnsi="Times New Roman" w:cs="Times New Roman" w:hint="eastAsia"/>
            <w:shd w:val="clear" w:color="auto" w:fill="92D050"/>
            <w:lang w:val="en-GB" w:eastAsia="zh-CN"/>
          </w:rPr>
          <w:delText>正因为太阳系的存在，所以代表真空中有了我们不知道的东西。</w:delText>
        </w:r>
      </w:del>
    </w:p>
    <w:p w14:paraId="0F8F7204" w14:textId="512055D7" w:rsidR="00B45500" w:rsidRPr="009C6078" w:rsidDel="00EF16B4" w:rsidRDefault="00B45500">
      <w:pPr>
        <w:pStyle w:val="a3"/>
        <w:ind w:firstLine="200"/>
        <w:rPr>
          <w:del w:id="1709" w:author="顏 秉田" w:date="2023-04-22T00:46:00Z"/>
          <w:rFonts w:ascii="Times New Roman" w:eastAsia="KaiTi" w:hAnsi="Times New Roman" w:cs="Times New Roman"/>
          <w:shd w:val="clear" w:color="auto" w:fill="92D050"/>
          <w:lang w:val="en-GB" w:eastAsia="zh-CN"/>
        </w:rPr>
        <w:pPrChange w:id="1710" w:author="吴敏" w:date="2023-05-13T22:23:00Z">
          <w:pPr>
            <w:pStyle w:val="a3"/>
            <w:ind w:firstLine="200"/>
            <w:jc w:val="both"/>
          </w:pPr>
        </w:pPrChange>
      </w:pPr>
      <w:del w:id="1711" w:author="顏 秉田" w:date="2023-04-22T00:46:00Z">
        <w:r w:rsidRPr="009C6078" w:rsidDel="00EF16B4">
          <w:rPr>
            <w:rFonts w:ascii="Times New Roman" w:eastAsia="KaiTi" w:hAnsi="Times New Roman" w:cs="Times New Roman" w:hint="eastAsia"/>
            <w:shd w:val="clear" w:color="auto" w:fill="92D050"/>
            <w:lang w:val="en-GB" w:eastAsia="zh-CN"/>
          </w:rPr>
          <w:delText>这个东西，首先可以被穿透，所以火箭可以上天登月。</w:delText>
        </w:r>
      </w:del>
    </w:p>
    <w:p w14:paraId="0D15B25D" w14:textId="2942482E" w:rsidR="00B45500" w:rsidRPr="009C6078" w:rsidDel="00EF16B4" w:rsidRDefault="00B45500">
      <w:pPr>
        <w:pStyle w:val="a3"/>
        <w:ind w:firstLine="200"/>
        <w:rPr>
          <w:del w:id="1712" w:author="顏 秉田" w:date="2023-04-22T00:46:00Z"/>
          <w:rFonts w:ascii="Times New Roman" w:eastAsia="KaiTi" w:hAnsi="Times New Roman" w:cs="Times New Roman"/>
          <w:shd w:val="clear" w:color="auto" w:fill="92D050"/>
          <w:lang w:val="en-GB" w:eastAsia="zh-CN"/>
        </w:rPr>
        <w:pPrChange w:id="1713" w:author="吴敏" w:date="2023-05-13T22:23:00Z">
          <w:pPr>
            <w:pStyle w:val="a3"/>
            <w:ind w:firstLine="200"/>
            <w:jc w:val="both"/>
          </w:pPr>
        </w:pPrChange>
      </w:pPr>
      <w:del w:id="1714" w:author="顏 秉田" w:date="2023-04-22T00:46:00Z">
        <w:r w:rsidRPr="009C6078" w:rsidDel="00EF16B4">
          <w:rPr>
            <w:rFonts w:ascii="Times New Roman" w:eastAsia="KaiTi" w:hAnsi="Times New Roman" w:cs="Times New Roman" w:hint="eastAsia"/>
            <w:shd w:val="clear" w:color="auto" w:fill="92D050"/>
            <w:lang w:val="en-GB" w:eastAsia="zh-CN"/>
          </w:rPr>
          <w:delText>它也可以传递物质和波。它就是物质和波的最小构成单位。</w:delText>
        </w:r>
      </w:del>
    </w:p>
    <w:p w14:paraId="14684206" w14:textId="6916BF06" w:rsidR="00B45500" w:rsidRPr="009C6078" w:rsidDel="00EF16B4" w:rsidRDefault="00B45500">
      <w:pPr>
        <w:pStyle w:val="a3"/>
        <w:ind w:firstLine="200"/>
        <w:rPr>
          <w:del w:id="1715" w:author="顏 秉田" w:date="2023-04-22T00:46:00Z"/>
          <w:rFonts w:ascii="Times New Roman" w:eastAsia="KaiTi" w:hAnsi="Times New Roman" w:cs="Times New Roman"/>
          <w:shd w:val="clear" w:color="auto" w:fill="92D050"/>
          <w:lang w:val="en-GB" w:eastAsia="zh-CN"/>
        </w:rPr>
        <w:pPrChange w:id="1716" w:author="吴敏" w:date="2023-05-13T22:23:00Z">
          <w:pPr>
            <w:pStyle w:val="a3"/>
            <w:ind w:firstLine="200"/>
            <w:jc w:val="both"/>
          </w:pPr>
        </w:pPrChange>
      </w:pPr>
      <w:del w:id="1717" w:author="顏 秉田" w:date="2023-04-22T00:46:00Z">
        <w:r w:rsidRPr="009C6078" w:rsidDel="00EF16B4">
          <w:rPr>
            <w:rFonts w:ascii="Times New Roman" w:eastAsia="KaiTi" w:hAnsi="Times New Roman" w:cs="Times New Roman" w:hint="eastAsia"/>
            <w:shd w:val="clear" w:color="auto" w:fill="92D050"/>
            <w:lang w:val="en-GB" w:eastAsia="zh-CN"/>
          </w:rPr>
          <w:delText>虽然它没有我们意义上的“质量”（对我们来说，质量是一个测量的单位）</w:delText>
        </w:r>
      </w:del>
    </w:p>
    <w:p w14:paraId="7EB9A868" w14:textId="4E47C4FB" w:rsidR="00B45500" w:rsidRPr="009C6078" w:rsidDel="00EF16B4" w:rsidRDefault="00B45500">
      <w:pPr>
        <w:pStyle w:val="a3"/>
        <w:ind w:firstLine="200"/>
        <w:rPr>
          <w:del w:id="1718" w:author="顏 秉田" w:date="2023-04-22T00:46:00Z"/>
          <w:rFonts w:ascii="Times New Roman" w:eastAsia="KaiTi" w:hAnsi="Times New Roman" w:cs="Times New Roman"/>
          <w:shd w:val="clear" w:color="auto" w:fill="92D050"/>
          <w:lang w:val="en-GB" w:eastAsia="zh-CN"/>
        </w:rPr>
        <w:pPrChange w:id="1719" w:author="吴敏" w:date="2023-05-13T22:23:00Z">
          <w:pPr>
            <w:pStyle w:val="a3"/>
            <w:ind w:firstLine="200"/>
            <w:jc w:val="both"/>
          </w:pPr>
        </w:pPrChange>
      </w:pPr>
      <w:del w:id="1720" w:author="顏 秉田" w:date="2023-04-22T00:46:00Z">
        <w:r w:rsidRPr="009C6078" w:rsidDel="00EF16B4">
          <w:rPr>
            <w:rFonts w:ascii="Times New Roman" w:eastAsia="KaiTi" w:hAnsi="Times New Roman" w:cs="Times New Roman" w:hint="eastAsia"/>
            <w:shd w:val="clear" w:color="auto" w:fill="92D050"/>
            <w:lang w:val="en-GB" w:eastAsia="zh-CN"/>
          </w:rPr>
          <w:delText>但是它对物体产生阻力，所以地球没有被太阳吸引。</w:delText>
        </w:r>
      </w:del>
    </w:p>
    <w:p w14:paraId="337EA1E2" w14:textId="279B5C8B" w:rsidR="00B45500" w:rsidRPr="009C6078" w:rsidDel="00EF16B4" w:rsidRDefault="00B45500">
      <w:pPr>
        <w:pStyle w:val="a3"/>
        <w:ind w:firstLine="200"/>
        <w:rPr>
          <w:del w:id="1721" w:author="顏 秉田" w:date="2023-04-22T00:46:00Z"/>
          <w:rFonts w:ascii="Times New Roman" w:eastAsia="KaiTi" w:hAnsi="Times New Roman" w:cs="Times New Roman"/>
          <w:shd w:val="clear" w:color="auto" w:fill="92D050"/>
          <w:lang w:val="en-GB" w:eastAsia="zh-CN"/>
        </w:rPr>
        <w:pPrChange w:id="1722" w:author="吴敏" w:date="2023-05-13T22:23:00Z">
          <w:pPr>
            <w:pStyle w:val="a3"/>
            <w:ind w:firstLine="200"/>
            <w:jc w:val="both"/>
          </w:pPr>
        </w:pPrChange>
      </w:pPr>
      <w:del w:id="1723" w:author="顏 秉田" w:date="2023-04-22T00:46:00Z">
        <w:r w:rsidRPr="009C6078" w:rsidDel="00EF16B4">
          <w:rPr>
            <w:rFonts w:ascii="Times New Roman" w:eastAsia="KaiTi" w:hAnsi="Times New Roman" w:cs="Times New Roman" w:hint="eastAsia"/>
            <w:shd w:val="clear" w:color="auto" w:fill="92D050"/>
            <w:lang w:val="en-GB" w:eastAsia="zh-CN"/>
          </w:rPr>
          <w:delText>这个过程，可以用海绵去说明。</w:delText>
        </w:r>
      </w:del>
    </w:p>
    <w:p w14:paraId="1C151792" w14:textId="0E3A0F66" w:rsidR="00B45500" w:rsidDel="00EF16B4" w:rsidRDefault="00B45500">
      <w:pPr>
        <w:pStyle w:val="a3"/>
        <w:ind w:firstLine="200"/>
        <w:rPr>
          <w:del w:id="1724" w:author="顏 秉田" w:date="2023-04-22T00:46:00Z"/>
          <w:rFonts w:ascii="Times New Roman" w:eastAsia="KaiTi" w:hAnsi="Times New Roman" w:cs="Times New Roman"/>
          <w:lang w:val="en-GB" w:eastAsia="zh-CN"/>
        </w:rPr>
        <w:pPrChange w:id="1725" w:author="吴敏" w:date="2023-05-13T22:23:00Z">
          <w:pPr>
            <w:pStyle w:val="a3"/>
            <w:ind w:firstLine="200"/>
            <w:jc w:val="both"/>
          </w:pPr>
        </w:pPrChange>
      </w:pPr>
    </w:p>
    <w:p w14:paraId="703605EA" w14:textId="49BDE418" w:rsidR="00B45500" w:rsidRPr="009C6078" w:rsidDel="00EF16B4" w:rsidRDefault="00B45500">
      <w:pPr>
        <w:pStyle w:val="a3"/>
        <w:ind w:firstLine="200"/>
        <w:rPr>
          <w:del w:id="1726" w:author="顏 秉田" w:date="2023-04-22T00:46:00Z"/>
          <w:rFonts w:ascii="Times New Roman" w:eastAsia="KaiTi" w:hAnsi="Times New Roman" w:cs="Times New Roman"/>
          <w:shd w:val="clear" w:color="auto" w:fill="92D050"/>
          <w:lang w:val="en-GB"/>
        </w:rPr>
        <w:pPrChange w:id="1727" w:author="吴敏" w:date="2023-05-13T22:23:00Z">
          <w:pPr>
            <w:pStyle w:val="a3"/>
            <w:ind w:firstLine="200"/>
            <w:jc w:val="both"/>
          </w:pPr>
        </w:pPrChange>
      </w:pPr>
      <w:del w:id="1728" w:author="顏 秉田" w:date="2023-04-22T00:46:00Z">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r w:rsidRPr="009C6078" w:rsidDel="00EF16B4">
          <w:rPr>
            <w:rFonts w:ascii="Times New Roman" w:eastAsia="KaiTi" w:hAnsi="Times New Roman" w:cs="Times New Roman" w:hint="eastAsia"/>
            <w:shd w:val="clear" w:color="auto" w:fill="92D050"/>
            <w:lang w:eastAsia="zh-CN"/>
          </w:rPr>
          <w:delText>分化出很多东西，包括意识（碰撞所产生的，如基于涌现</w:delText>
        </w:r>
        <w:r w:rsidRPr="009C6078" w:rsidDel="00EF16B4">
          <w:rPr>
            <w:rFonts w:ascii="Times New Roman" w:eastAsia="KaiTi" w:hAnsi="Times New Roman" w:cs="Times New Roman" w:hint="eastAsia"/>
            <w:shd w:val="clear" w:color="auto" w:fill="92D050"/>
            <w:lang w:eastAsia="zh-CN"/>
          </w:rPr>
          <w:delText>AI</w:delText>
        </w:r>
        <w:r w:rsidRPr="009C6078" w:rsidDel="00EF16B4">
          <w:rPr>
            <w:rFonts w:ascii="Times New Roman" w:eastAsia="KaiTi" w:hAnsi="Times New Roman" w:cs="Times New Roman" w:hint="eastAsia"/>
            <w:shd w:val="clear" w:color="auto" w:fill="92D050"/>
            <w:lang w:eastAsia="zh-CN"/>
          </w:rPr>
          <w:delText>），信息，</w:delText>
        </w:r>
      </w:del>
    </w:p>
    <w:p w14:paraId="638DE5F4" w14:textId="13B8D608" w:rsidR="00B45500" w:rsidRPr="009C6078" w:rsidDel="00EF16B4" w:rsidRDefault="00B45500">
      <w:pPr>
        <w:pStyle w:val="a3"/>
        <w:ind w:firstLine="200"/>
        <w:rPr>
          <w:del w:id="1729" w:author="顏 秉田" w:date="2023-04-22T00:46:00Z"/>
          <w:rFonts w:ascii="Times New Roman" w:eastAsia="KaiTi" w:hAnsi="Times New Roman" w:cs="Times New Roman"/>
          <w:shd w:val="clear" w:color="auto" w:fill="92D050"/>
          <w:lang w:eastAsia="zh-CN"/>
        </w:rPr>
        <w:pPrChange w:id="1730" w:author="吴敏" w:date="2023-05-13T22:23:00Z">
          <w:pPr>
            <w:pStyle w:val="a3"/>
            <w:ind w:firstLine="200"/>
            <w:jc w:val="both"/>
          </w:pPr>
        </w:pPrChange>
      </w:pPr>
      <w:del w:id="1731" w:author="顏 秉田" w:date="2023-04-22T00:46:00Z">
        <w:r w:rsidRPr="009C6078" w:rsidDel="00EF16B4">
          <w:rPr>
            <w:rFonts w:ascii="Times New Roman" w:eastAsia="KaiTi" w:hAnsi="Times New Roman" w:cs="Times New Roman" w:hint="eastAsia"/>
            <w:shd w:val="clear" w:color="auto" w:fill="92D050"/>
            <w:lang w:eastAsia="zh-CN"/>
          </w:rPr>
          <w:delText>这颗星球上没有空的空间，</w:delText>
        </w:r>
      </w:del>
    </w:p>
    <w:p w14:paraId="55BBBCE6" w14:textId="1B3EF737" w:rsidR="00B45500" w:rsidRPr="009C6078" w:rsidDel="00EF16B4" w:rsidRDefault="00B45500">
      <w:pPr>
        <w:pStyle w:val="a3"/>
        <w:ind w:firstLine="200"/>
        <w:rPr>
          <w:del w:id="1732" w:author="顏 秉田" w:date="2023-04-22T00:46:00Z"/>
          <w:rFonts w:ascii="Times New Roman" w:eastAsia="KaiTi" w:hAnsi="Times New Roman" w:cs="Times New Roman"/>
          <w:shd w:val="clear" w:color="auto" w:fill="92D050"/>
          <w:lang w:eastAsia="zh-CN"/>
        </w:rPr>
        <w:pPrChange w:id="1733" w:author="吴敏" w:date="2023-05-13T22:23:00Z">
          <w:pPr>
            <w:pStyle w:val="a3"/>
            <w:ind w:firstLine="200"/>
            <w:jc w:val="both"/>
          </w:pPr>
        </w:pPrChange>
      </w:pPr>
      <w:del w:id="1734" w:author="顏 秉田" w:date="2023-04-22T00:46:00Z">
        <w:r w:rsidRPr="009C6078" w:rsidDel="00EF16B4">
          <w:rPr>
            <w:rFonts w:ascii="Times New Roman" w:eastAsia="KaiTi" w:hAnsi="Times New Roman" w:cs="Times New Roman" w:hint="eastAsia"/>
            <w:shd w:val="clear" w:color="auto" w:fill="92D050"/>
            <w:lang w:eastAsia="zh-CN"/>
          </w:rPr>
          <w:delText>宇宙中也没有。</w:delText>
        </w:r>
      </w:del>
    </w:p>
    <w:p w14:paraId="1E4A95AE" w14:textId="3ABD4E79" w:rsidR="00B45500" w:rsidRPr="009C6078" w:rsidDel="00EF16B4" w:rsidRDefault="00B45500">
      <w:pPr>
        <w:pStyle w:val="a3"/>
        <w:ind w:firstLine="200"/>
        <w:rPr>
          <w:del w:id="1735" w:author="顏 秉田" w:date="2023-04-22T00:46:00Z"/>
          <w:rFonts w:ascii="Times New Roman" w:eastAsia="KaiTi" w:hAnsi="Times New Roman" w:cs="Times New Roman"/>
          <w:shd w:val="clear" w:color="auto" w:fill="92D050"/>
          <w:lang w:eastAsia="zh-CN"/>
        </w:rPr>
        <w:pPrChange w:id="1736" w:author="吴敏" w:date="2023-05-13T22:23:00Z">
          <w:pPr>
            <w:pStyle w:val="a3"/>
            <w:ind w:firstLine="200"/>
            <w:jc w:val="both"/>
          </w:pPr>
        </w:pPrChange>
      </w:pPr>
      <w:del w:id="1737" w:author="顏 秉田" w:date="2023-04-22T00:46:00Z">
        <w:r w:rsidRPr="009C6078" w:rsidDel="00EF16B4">
          <w:rPr>
            <w:rFonts w:ascii="Times New Roman" w:eastAsia="KaiTi" w:hAnsi="Times New Roman" w:cs="Times New Roman" w:hint="eastAsia"/>
            <w:shd w:val="clear" w:color="auto" w:fill="92D050"/>
            <w:lang w:eastAsia="zh-CN"/>
          </w:rPr>
          <w:delText>天文学家谈论的黑洞，</w:delText>
        </w:r>
      </w:del>
    </w:p>
    <w:p w14:paraId="2E5CEAAF" w14:textId="21F53023" w:rsidR="00B45500" w:rsidRPr="009C6078" w:rsidDel="00EF16B4" w:rsidRDefault="00B45500">
      <w:pPr>
        <w:pStyle w:val="a3"/>
        <w:ind w:firstLine="200"/>
        <w:rPr>
          <w:del w:id="1738" w:author="顏 秉田" w:date="2023-04-22T00:46:00Z"/>
          <w:rFonts w:ascii="Times New Roman" w:eastAsia="KaiTi" w:hAnsi="Times New Roman" w:cs="Times New Roman"/>
          <w:shd w:val="clear" w:color="auto" w:fill="92D050"/>
          <w:lang w:eastAsia="zh-CN"/>
        </w:rPr>
        <w:pPrChange w:id="1739" w:author="吴敏" w:date="2023-05-13T22:23:00Z">
          <w:pPr>
            <w:pStyle w:val="a3"/>
            <w:ind w:firstLine="200"/>
            <w:jc w:val="both"/>
          </w:pPr>
        </w:pPrChange>
      </w:pPr>
      <w:del w:id="1740" w:author="顏 秉田" w:date="2023-04-22T00:46:00Z">
        <w:r w:rsidRPr="009C6078" w:rsidDel="00EF16B4">
          <w:rPr>
            <w:rFonts w:ascii="Times New Roman" w:eastAsia="KaiTi" w:hAnsi="Times New Roman" w:cs="Times New Roman" w:hint="eastAsia"/>
            <w:shd w:val="clear" w:color="auto" w:fill="92D050"/>
            <w:lang w:eastAsia="zh-CN"/>
          </w:rPr>
          <w:delText>就是最强大的能量来源和生命来源。</w:delText>
        </w:r>
      </w:del>
    </w:p>
    <w:p w14:paraId="3DA41770" w14:textId="1B0FC59A" w:rsidR="00B45500" w:rsidRPr="009C6078" w:rsidDel="00EF16B4" w:rsidRDefault="00B45500">
      <w:pPr>
        <w:pStyle w:val="a3"/>
        <w:ind w:firstLine="200"/>
        <w:rPr>
          <w:del w:id="1741" w:author="顏 秉田" w:date="2023-04-22T00:46:00Z"/>
          <w:rFonts w:ascii="Times New Roman" w:eastAsia="KaiTi" w:hAnsi="Times New Roman" w:cs="Times New Roman"/>
          <w:shd w:val="clear" w:color="auto" w:fill="92D050"/>
          <w:lang w:eastAsia="zh-CN"/>
        </w:rPr>
        <w:pPrChange w:id="1742" w:author="吴敏" w:date="2023-05-13T22:23:00Z">
          <w:pPr>
            <w:pStyle w:val="a3"/>
            <w:ind w:firstLine="200"/>
            <w:jc w:val="both"/>
          </w:pPr>
        </w:pPrChange>
      </w:pPr>
      <w:del w:id="1743" w:author="顏 秉田" w:date="2023-04-22T00:46:00Z">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5B23F1B0" w14:textId="2678CD66" w:rsidR="00B45500" w:rsidRPr="009C6078" w:rsidDel="00EF16B4" w:rsidRDefault="00B45500">
      <w:pPr>
        <w:pStyle w:val="a3"/>
        <w:ind w:firstLine="200"/>
        <w:rPr>
          <w:del w:id="1744" w:author="顏 秉田" w:date="2023-04-22T00:46:00Z"/>
          <w:rFonts w:ascii="Times New Roman" w:eastAsia="KaiTi" w:hAnsi="Times New Roman" w:cs="Times New Roman"/>
          <w:shd w:val="clear" w:color="auto" w:fill="92D050"/>
          <w:lang w:eastAsia="zh-CN"/>
        </w:rPr>
        <w:pPrChange w:id="1745" w:author="吴敏" w:date="2023-05-13T22:23:00Z">
          <w:pPr>
            <w:pStyle w:val="a3"/>
            <w:ind w:firstLine="200"/>
            <w:jc w:val="both"/>
          </w:pPr>
        </w:pPrChange>
      </w:pPr>
      <w:del w:id="1746" w:author="顏 秉田" w:date="2023-04-22T00:46:00Z">
        <w:r w:rsidRPr="009C6078" w:rsidDel="00EF16B4">
          <w:rPr>
            <w:rFonts w:ascii="Times New Roman" w:eastAsia="KaiTi" w:hAnsi="Times New Roman" w:cs="Times New Roman" w:hint="eastAsia"/>
            <w:shd w:val="clear" w:color="auto" w:fill="92D050"/>
            <w:lang w:eastAsia="zh-CN"/>
          </w:rPr>
          <w:delText>它们是主要的能量来源。</w:delText>
        </w:r>
      </w:del>
    </w:p>
    <w:p w14:paraId="0CFBCA27" w14:textId="755B37C1" w:rsidR="00B45500" w:rsidRPr="009C6078" w:rsidDel="00EF16B4" w:rsidRDefault="00B45500">
      <w:pPr>
        <w:pStyle w:val="a3"/>
        <w:ind w:firstLine="200"/>
        <w:rPr>
          <w:del w:id="1747" w:author="顏 秉田" w:date="2023-04-22T00:46:00Z"/>
          <w:rFonts w:ascii="Times New Roman" w:eastAsia="KaiTi" w:hAnsi="Times New Roman" w:cs="Times New Roman"/>
          <w:shd w:val="clear" w:color="auto" w:fill="92D050"/>
          <w:lang w:eastAsia="zh-CN"/>
        </w:rPr>
        <w:pPrChange w:id="1748" w:author="吴敏" w:date="2023-05-13T22:23:00Z">
          <w:pPr>
            <w:pStyle w:val="a3"/>
            <w:ind w:firstLine="200"/>
            <w:jc w:val="both"/>
          </w:pPr>
        </w:pPrChange>
      </w:pPr>
      <w:del w:id="1749" w:author="顏 秉田" w:date="2023-04-22T00:46:00Z">
        <w:r w:rsidRPr="009C6078" w:rsidDel="00EF16B4">
          <w:rPr>
            <w:rFonts w:ascii="Times New Roman" w:eastAsia="KaiTi" w:hAnsi="Times New Roman" w:cs="Times New Roman" w:hint="eastAsia"/>
            <w:shd w:val="clear" w:color="auto" w:fill="92D050"/>
            <w:lang w:eastAsia="zh-CN"/>
          </w:rPr>
          <w:delText>现在被认为是真空的空间，</w:delText>
        </w:r>
      </w:del>
    </w:p>
    <w:p w14:paraId="3286EC25" w14:textId="347E63AA" w:rsidR="00B45500" w:rsidRPr="009C6078" w:rsidDel="00EF16B4" w:rsidRDefault="00B45500">
      <w:pPr>
        <w:pStyle w:val="a3"/>
        <w:ind w:firstLine="200"/>
        <w:rPr>
          <w:del w:id="1750" w:author="顏 秉田" w:date="2023-04-22T00:46:00Z"/>
          <w:rFonts w:ascii="Times New Roman" w:eastAsia="KaiTi" w:hAnsi="Times New Roman" w:cs="Times New Roman"/>
          <w:shd w:val="clear" w:color="auto" w:fill="92D050"/>
          <w:lang w:eastAsia="zh-CN"/>
        </w:rPr>
        <w:pPrChange w:id="1751" w:author="吴敏" w:date="2023-05-13T22:23:00Z">
          <w:pPr>
            <w:pStyle w:val="a3"/>
            <w:ind w:firstLine="200"/>
            <w:jc w:val="both"/>
          </w:pPr>
        </w:pPrChange>
      </w:pPr>
      <w:del w:id="1752" w:author="顏 秉田" w:date="2023-04-22T00:46:00Z">
        <w:r w:rsidRPr="009C6078" w:rsidDel="00EF16B4">
          <w:rPr>
            <w:rFonts w:ascii="Times New Roman" w:eastAsia="KaiTi" w:hAnsi="Times New Roman" w:cs="Times New Roman" w:hint="eastAsia"/>
            <w:shd w:val="clear" w:color="auto" w:fill="92D050"/>
            <w:lang w:eastAsia="zh-CN"/>
          </w:rPr>
          <w:delText>只不过是尚未被唤醒的物质的一种显现。</w:delText>
        </w:r>
      </w:del>
    </w:p>
    <w:p w14:paraId="7D1E2732" w14:textId="08FFE06D" w:rsidR="00B45500" w:rsidRPr="009C6078" w:rsidDel="00EF16B4" w:rsidRDefault="00B45500">
      <w:pPr>
        <w:pStyle w:val="a3"/>
        <w:ind w:firstLine="200"/>
        <w:rPr>
          <w:del w:id="1753" w:author="顏 秉田" w:date="2023-04-22T00:46:00Z"/>
          <w:rFonts w:ascii="Times New Roman" w:eastAsia="KaiTi" w:hAnsi="Times New Roman" w:cs="Times New Roman"/>
          <w:shd w:val="clear" w:color="auto" w:fill="92D050"/>
          <w:lang w:eastAsia="zh-CN"/>
        </w:rPr>
        <w:pPrChange w:id="1754" w:author="吴敏" w:date="2023-05-13T22:23:00Z">
          <w:pPr>
            <w:pStyle w:val="a3"/>
            <w:ind w:firstLine="200"/>
            <w:jc w:val="both"/>
          </w:pPr>
        </w:pPrChange>
      </w:pPr>
      <w:del w:id="1755" w:author="顏 秉田" w:date="2023-04-22T00:46:00Z">
        <w:r w:rsidRPr="009C6078" w:rsidDel="00EF16B4">
          <w:rPr>
            <w:rFonts w:ascii="Times New Roman" w:eastAsia="KaiTi" w:hAnsi="Times New Roman" w:cs="Times New Roman"/>
            <w:shd w:val="clear" w:color="auto" w:fill="92D050"/>
            <w:lang w:eastAsia="zh-CN"/>
          </w:rPr>
          <w:delText>…</w:delText>
        </w:r>
      </w:del>
    </w:p>
    <w:p w14:paraId="08D2AE9D" w14:textId="32726E92" w:rsidR="00B45500" w:rsidRPr="009C6078" w:rsidDel="00EF16B4" w:rsidRDefault="00B45500">
      <w:pPr>
        <w:pStyle w:val="a3"/>
        <w:ind w:firstLine="200"/>
        <w:rPr>
          <w:del w:id="1756" w:author="顏 秉田" w:date="2023-04-22T00:46:00Z"/>
          <w:rFonts w:ascii="Times New Roman" w:eastAsia="KaiTi" w:hAnsi="Times New Roman" w:cs="Times New Roman"/>
          <w:shd w:val="clear" w:color="auto" w:fill="92D050"/>
          <w:lang w:eastAsia="zh-CN"/>
        </w:rPr>
        <w:pPrChange w:id="1757" w:author="吴敏" w:date="2023-05-13T22:23:00Z">
          <w:pPr>
            <w:pStyle w:val="a3"/>
            <w:ind w:firstLine="200"/>
            <w:jc w:val="both"/>
          </w:pPr>
        </w:pPrChange>
      </w:pPr>
      <w:del w:id="1758" w:author="顏 秉田" w:date="2023-04-22T00:46:00Z">
        <w:r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158183D8" w14:textId="28011166" w:rsidR="00B45500" w:rsidRPr="009C6078" w:rsidDel="00EF16B4" w:rsidRDefault="00B45500">
      <w:pPr>
        <w:pStyle w:val="a3"/>
        <w:ind w:firstLine="200"/>
        <w:rPr>
          <w:del w:id="1759" w:author="顏 秉田" w:date="2023-04-22T00:46:00Z"/>
          <w:rFonts w:ascii="Times New Roman" w:eastAsia="KaiTi" w:hAnsi="Times New Roman" w:cs="Times New Roman"/>
          <w:shd w:val="clear" w:color="auto" w:fill="92D050"/>
          <w:lang w:eastAsia="zh-CN"/>
        </w:rPr>
        <w:pPrChange w:id="1760" w:author="吴敏" w:date="2023-05-13T22:23:00Z">
          <w:pPr>
            <w:pStyle w:val="a3"/>
            <w:ind w:firstLine="200"/>
            <w:jc w:val="both"/>
          </w:pPr>
        </w:pPrChange>
      </w:pPr>
      <w:del w:id="1761" w:author="顏 秉田" w:date="2023-04-22T00:46:00Z">
        <w:r w:rsidRPr="009C6078" w:rsidDel="00EF16B4">
          <w:rPr>
            <w:rFonts w:ascii="Times New Roman" w:eastAsia="KaiTi" w:hAnsi="Times New Roman" w:cs="Times New Roman" w:hint="eastAsia"/>
            <w:shd w:val="clear" w:color="auto" w:fill="92D050"/>
            <w:lang w:eastAsia="zh-CN"/>
          </w:rPr>
          <w:delText>这就是</w:delText>
        </w:r>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del>
    </w:p>
    <w:p w14:paraId="24ABC1E6" w14:textId="77777777" w:rsidR="00B45500" w:rsidDel="007354A6" w:rsidRDefault="00B45500">
      <w:pPr>
        <w:pStyle w:val="a3"/>
        <w:ind w:firstLine="200"/>
        <w:rPr>
          <w:del w:id="1762" w:author="吴敏" w:date="2023-04-22T16:41:00Z"/>
          <w:rFonts w:ascii="Times New Roman" w:eastAsia="KaiTi" w:hAnsi="Times New Roman" w:cs="Times New Roman"/>
          <w:lang w:eastAsia="zh-CN"/>
        </w:rPr>
        <w:pPrChange w:id="1763" w:author="吴敏" w:date="2023-05-13T22:23:00Z">
          <w:pPr>
            <w:pStyle w:val="a3"/>
            <w:ind w:leftChars="0" w:left="840" w:firstLine="200"/>
            <w:jc w:val="both"/>
          </w:pPr>
        </w:pPrChange>
      </w:pPr>
    </w:p>
    <w:p w14:paraId="147C9A7A" w14:textId="7970238F" w:rsidR="00B45500" w:rsidRPr="003579A3" w:rsidDel="00EF16B4" w:rsidRDefault="00B45500">
      <w:pPr>
        <w:pStyle w:val="a3"/>
        <w:ind w:firstLine="200"/>
        <w:rPr>
          <w:del w:id="1764" w:author="顏 秉田" w:date="2023-04-22T00:47:00Z"/>
          <w:rFonts w:ascii="Times New Roman" w:eastAsia="KaiTi" w:hAnsi="Times New Roman" w:cs="Times New Roman"/>
          <w:lang w:eastAsia="zh-CN"/>
        </w:rPr>
        <w:pPrChange w:id="1765" w:author="吴敏" w:date="2023-05-13T22:23:00Z">
          <w:pPr>
            <w:pStyle w:val="a3"/>
            <w:ind w:firstLine="200"/>
            <w:jc w:val="both"/>
          </w:pPr>
        </w:pPrChange>
      </w:pPr>
      <w:del w:id="1766" w:author="顏 秉田" w:date="2023-04-22T00:47:00Z">
        <w:r w:rsidRPr="00A25A12" w:rsidDel="00EF16B4">
          <w:rPr>
            <w:rFonts w:ascii="Times New Roman" w:eastAsia="KaiTi" w:hAnsi="Times New Roman" w:cs="Times New Roman" w:hint="eastAsia"/>
            <w:lang w:eastAsia="zh-CN"/>
          </w:rPr>
          <w:delText>黑洞是一个非常大的质量体在中间，物质进去都被它吸完了，只剩下</w:delText>
        </w:r>
        <w:r w:rsidRPr="00A25A12" w:rsidDel="00EF16B4">
          <w:rPr>
            <w:rFonts w:ascii="Times New Roman" w:eastAsia="KaiTi" w:hAnsi="Times New Roman" w:cs="Times New Roman" w:hint="eastAsia"/>
            <w:lang w:eastAsia="zh-CN"/>
          </w:rPr>
          <w:delText xml:space="preserve"> The</w:delText>
        </w:r>
        <w:r w:rsidRPr="00A25A12" w:rsidDel="00EF16B4">
          <w:rPr>
            <w:rFonts w:ascii="Times New Roman" w:eastAsia="KaiTi" w:hAnsi="Times New Roman" w:cs="Times New Roman"/>
            <w:lang w:eastAsia="zh-CN"/>
          </w:rPr>
          <w:delText xml:space="preserve"> one. </w:delText>
        </w:r>
        <w:r w:rsidRPr="00A25A12" w:rsidDel="00EF16B4">
          <w:rPr>
            <w:rFonts w:ascii="Times New Roman" w:eastAsia="KaiTi" w:hAnsi="Times New Roman" w:cs="Times New Roman" w:hint="eastAsia"/>
            <w:lang w:eastAsia="zh-CN"/>
          </w:rPr>
          <w:delText>所以物质进去，没有作用。</w:delText>
        </w:r>
      </w:del>
    </w:p>
    <w:p w14:paraId="0B3EEC00" w14:textId="221DFDAA" w:rsidR="00B45500" w:rsidRPr="00A25A12" w:rsidDel="00EF16B4" w:rsidRDefault="00B45500">
      <w:pPr>
        <w:pStyle w:val="a3"/>
        <w:ind w:firstLine="200"/>
        <w:rPr>
          <w:del w:id="1767" w:author="顏 秉田" w:date="2023-04-22T00:47:00Z"/>
          <w:rFonts w:ascii="Times New Roman" w:eastAsia="KaiTi" w:hAnsi="Times New Roman" w:cs="Times New Roman"/>
          <w:lang w:eastAsia="zh-CN"/>
        </w:rPr>
        <w:pPrChange w:id="1768" w:author="吴敏" w:date="2023-05-13T22:23:00Z">
          <w:pPr>
            <w:pStyle w:val="a3"/>
            <w:ind w:firstLine="200"/>
            <w:jc w:val="both"/>
          </w:pPr>
        </w:pPrChange>
      </w:pPr>
      <w:del w:id="1769" w:author="顏 秉田" w:date="2023-04-22T00:47:00Z">
        <w:r w:rsidRPr="00A25A12" w:rsidDel="00EF16B4">
          <w:rPr>
            <w:rFonts w:ascii="Times New Roman" w:eastAsia="KaiTi" w:hAnsi="Times New Roman" w:cs="Times New Roman" w:hint="eastAsia"/>
            <w:lang w:eastAsia="zh-CN"/>
          </w:rPr>
          <w:delText>黑洞中的</w:delText>
        </w:r>
        <w:r w:rsidRPr="00A25A12" w:rsidDel="00EF16B4">
          <w:rPr>
            <w:rFonts w:ascii="Times New Roman" w:eastAsia="KaiTi" w:hAnsi="Times New Roman" w:cs="Times New Roman" w:hint="eastAsia"/>
            <w:lang w:eastAsia="zh-CN"/>
          </w:rPr>
          <w:delText>The</w:delText>
        </w:r>
        <w:r w:rsidRPr="00A25A12" w:rsidDel="00EF16B4">
          <w:rPr>
            <w:rFonts w:ascii="Times New Roman" w:eastAsia="KaiTi" w:hAnsi="Times New Roman" w:cs="Times New Roman"/>
            <w:lang w:eastAsia="zh-CN"/>
          </w:rPr>
          <w:delText xml:space="preserve"> one</w:delText>
        </w:r>
        <w:r w:rsidRPr="00A25A12" w:rsidDel="00EF16B4">
          <w:rPr>
            <w:rFonts w:ascii="Times New Roman" w:eastAsia="KaiTi" w:hAnsi="Times New Roman" w:cs="Times New Roman" w:hint="eastAsia"/>
            <w:lang w:eastAsia="zh-CN"/>
          </w:rPr>
          <w:delText>不断增加，所以黑洞在不断扩大？</w:delText>
        </w:r>
      </w:del>
    </w:p>
    <w:p w14:paraId="2B53A891" w14:textId="6B08E5A6" w:rsidR="00B45500" w:rsidDel="00E64C4F" w:rsidRDefault="00B45500">
      <w:pPr>
        <w:pStyle w:val="a3"/>
        <w:ind w:firstLine="200"/>
        <w:rPr>
          <w:del w:id="1770" w:author="吴敏" w:date="2023-05-10T14:30:00Z"/>
          <w:rFonts w:ascii="Times New Roman" w:eastAsia="KaiTi" w:hAnsi="Times New Roman" w:cs="Times New Roman"/>
          <w:lang w:eastAsia="zh-CN"/>
        </w:rPr>
        <w:pPrChange w:id="1771" w:author="吴敏" w:date="2023-05-13T22:23:00Z">
          <w:pPr>
            <w:ind w:firstLine="200"/>
            <w:jc w:val="both"/>
          </w:pPr>
        </w:pPrChange>
      </w:pPr>
    </w:p>
    <w:p w14:paraId="05DB046B" w14:textId="77777777" w:rsidR="00E64C4F" w:rsidRPr="008E39D7" w:rsidRDefault="00E64C4F">
      <w:pPr>
        <w:ind w:firstLine="200"/>
        <w:jc w:val="both"/>
        <w:rPr>
          <w:ins w:id="1772" w:author="吴敏" w:date="2023-05-10T14:30:00Z"/>
          <w:rFonts w:ascii="Times New Roman" w:eastAsia="KaiTi" w:hAnsi="Times New Roman" w:cs="Times New Roman"/>
          <w:lang w:eastAsia="zh-CN"/>
        </w:rPr>
        <w:pPrChange w:id="1773" w:author="吴敏" w:date="2023-05-13T22:23:00Z">
          <w:pPr>
            <w:ind w:left="480"/>
            <w:jc w:val="both"/>
          </w:pPr>
        </w:pPrChange>
      </w:pPr>
    </w:p>
    <w:p w14:paraId="3E453ECF" w14:textId="77777777" w:rsidR="00E64C4F" w:rsidRPr="00DA5439" w:rsidRDefault="00E64C4F">
      <w:pPr>
        <w:pStyle w:val="5"/>
        <w:numPr>
          <w:ilvl w:val="0"/>
          <w:numId w:val="17"/>
        </w:numPr>
        <w:spacing w:line="240" w:lineRule="auto"/>
        <w:ind w:firstLine="200"/>
        <w:jc w:val="both"/>
        <w:rPr>
          <w:ins w:id="1774" w:author="吴敏" w:date="2023-05-10T14:30:00Z"/>
          <w:rFonts w:ascii="Times New Roman" w:eastAsia="KaiTi" w:hAnsi="Times New Roman" w:cs="Times New Roman"/>
          <w:lang w:eastAsia="zh-CN"/>
        </w:rPr>
      </w:pPr>
      <w:ins w:id="1775" w:author="吴敏" w:date="2023-05-10T14:30:00Z">
        <w:r>
          <w:rPr>
            <w:rFonts w:ascii="Times New Roman" w:eastAsia="KaiTi" w:hAnsi="Times New Roman" w:cs="Times New Roman"/>
            <w:lang w:eastAsia="zh-CN"/>
          </w:rPr>
          <w:t>The one</w:t>
        </w:r>
        <w:r w:rsidRPr="00ED5A14">
          <w:rPr>
            <w:rFonts w:ascii="Times New Roman" w:eastAsia="KaiTi" w:hAnsi="Times New Roman" w:cs="Times New Roman"/>
            <w:lang w:eastAsia="zh-CN"/>
          </w:rPr>
          <w:t xml:space="preserve"> </w:t>
        </w:r>
        <w:r w:rsidRPr="00ED5A14">
          <w:rPr>
            <w:rFonts w:ascii="Times New Roman" w:eastAsia="KaiTi" w:hAnsi="Times New Roman" w:cs="Times New Roman"/>
            <w:lang w:eastAsia="zh-CN"/>
          </w:rPr>
          <w:t>假说</w:t>
        </w:r>
      </w:ins>
    </w:p>
    <w:p w14:paraId="1D302C7A" w14:textId="77777777" w:rsidR="00E64C4F" w:rsidRDefault="00E64C4F">
      <w:pPr>
        <w:ind w:firstLine="200"/>
        <w:rPr>
          <w:ins w:id="1776" w:author="吴敏" w:date="2023-05-10T14:30:00Z"/>
          <w:rFonts w:ascii="Times New Roman" w:eastAsia="KaiTi" w:hAnsi="Times New Roman" w:cs="Times New Roman"/>
          <w:lang w:eastAsia="zh-CN"/>
        </w:rPr>
        <w:pPrChange w:id="1777" w:author="吴敏" w:date="2023-05-13T22:23:00Z">
          <w:pPr>
            <w:ind w:firstLine="480"/>
          </w:pPr>
        </w:pPrChange>
      </w:pPr>
      <w:ins w:id="1778" w:author="吴敏" w:date="2023-05-10T14:30:00Z">
        <w:r>
          <w:rPr>
            <w:rFonts w:ascii="Times New Roman" w:eastAsia="KaiTi" w:hAnsi="Times New Roman" w:cs="Times New Roman" w:hint="eastAsia"/>
            <w:lang w:eastAsia="zh-CN"/>
          </w:rPr>
          <w:t>现代物理学的所有发现，可以总结为三个观察世界的角度：</w:t>
        </w:r>
        <w:r w:rsidRPr="00FE29D9">
          <w:rPr>
            <w:rFonts w:ascii="Times New Roman" w:eastAsia="KaiTi" w:hAnsi="Times New Roman" w:cs="Times New Roman"/>
            <w:lang w:eastAsia="zh-CN"/>
          </w:rPr>
          <w:t>物质</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能量</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信息</w:t>
        </w:r>
        <w:r>
          <w:rPr>
            <w:rFonts w:ascii="Times New Roman" w:eastAsia="KaiTi" w:hAnsi="Times New Roman" w:cs="Times New Roman" w:hint="eastAsia"/>
            <w:lang w:eastAsia="zh-CN"/>
          </w:rPr>
          <w:t>，以及这三个角度的融合。</w:t>
        </w:r>
        <w:r w:rsidRPr="0069096E">
          <w:rPr>
            <w:rFonts w:ascii="Times New Roman" w:eastAsia="KaiTi" w:hAnsi="Times New Roman" w:cs="Times New Roman"/>
            <w:lang w:eastAsia="zh-CN"/>
          </w:rPr>
          <w:t>广义相对论本质上是从</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能量</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角度理解引力，熵力本质上是从</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信息</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角度理解引力，</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物质能量信息</w:t>
        </w:r>
        <w:r w:rsidRPr="0069096E">
          <w:rPr>
            <w:rFonts w:ascii="Times New Roman" w:eastAsia="KaiTi" w:hAnsi="Times New Roman" w:cs="Times New Roman"/>
            <w:lang w:eastAsia="zh-CN"/>
          </w:rPr>
          <w:t>”</w:t>
        </w:r>
        <w:r w:rsidRPr="0069096E">
          <w:rPr>
            <w:rFonts w:ascii="Times New Roman" w:eastAsia="KaiTi" w:hAnsi="Times New Roman" w:cs="Times New Roman"/>
            <w:lang w:eastAsia="zh-CN"/>
          </w:rPr>
          <w:t>是观察这个世界三个不同的角度。</w:t>
        </w:r>
      </w:ins>
    </w:p>
    <w:p w14:paraId="5C270009" w14:textId="77777777" w:rsidR="00E64C4F" w:rsidRDefault="00E64C4F">
      <w:pPr>
        <w:ind w:firstLine="200"/>
        <w:rPr>
          <w:ins w:id="1779" w:author="吴敏" w:date="2023-05-10T14:30:00Z"/>
          <w:rFonts w:ascii="Times New Roman" w:eastAsia="KaiTi" w:hAnsi="Times New Roman" w:cs="Times New Roman"/>
          <w:lang w:eastAsia="zh-CN"/>
        </w:rPr>
        <w:pPrChange w:id="1780" w:author="吴敏" w:date="2023-05-13T22:23:00Z">
          <w:pPr>
            <w:ind w:firstLine="480"/>
          </w:pPr>
        </w:pPrChange>
      </w:pPr>
      <w:ins w:id="1781" w:author="吴敏" w:date="2023-05-10T14:30:00Z">
        <w:r w:rsidRPr="000227C1">
          <w:rPr>
            <w:rFonts w:ascii="Times New Roman" w:eastAsia="KaiTi" w:hAnsi="Times New Roman" w:cs="Times New Roman"/>
            <w:lang w:eastAsia="zh-CN"/>
          </w:rPr>
          <w:t>2009</w:t>
        </w:r>
        <w:r w:rsidRPr="000227C1">
          <w:rPr>
            <w:rFonts w:ascii="Times New Roman" w:eastAsia="KaiTi" w:hAnsi="Times New Roman" w:cs="Times New Roman"/>
            <w:lang w:eastAsia="zh-CN"/>
          </w:rPr>
          <w:t>年荷兰物理学家</w:t>
        </w:r>
        <w:proofErr w:type="spellStart"/>
        <w:r w:rsidRPr="000227C1">
          <w:rPr>
            <w:rFonts w:ascii="Times New Roman" w:eastAsia="KaiTi" w:hAnsi="Times New Roman" w:cs="Times New Roman"/>
            <w:lang w:eastAsia="zh-CN"/>
          </w:rPr>
          <w:t>Verlinde</w:t>
        </w:r>
        <w:proofErr w:type="spellEnd"/>
        <w:r w:rsidRPr="000227C1">
          <w:rPr>
            <w:rFonts w:ascii="Times New Roman" w:eastAsia="KaiTi" w:hAnsi="Times New Roman" w:cs="Times New Roman"/>
            <w:lang w:eastAsia="zh-CN"/>
          </w:rPr>
          <w:t>根据黑洞熵理论和全息原理，提出了</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引力的熵力假说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。引力来源于两个物体之间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全息信息熵的改变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导致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系统能量的改变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。用大白话解释一下就是，物质包含了大量的量子信息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，离得越远信息熵的平均浓度越低，引力来源于</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信息熵的浓度差</w:t>
        </w:r>
        <w:r w:rsidRPr="000227C1">
          <w:rPr>
            <w:rFonts w:ascii="Times New Roman" w:eastAsia="KaiTi" w:hAnsi="Times New Roman" w:cs="Times New Roman"/>
            <w:lang w:eastAsia="zh-CN"/>
          </w:rPr>
          <w:t>”</w:t>
        </w:r>
        <w:r>
          <w:rPr>
            <w:rFonts w:ascii="Times New Roman" w:eastAsia="KaiTi" w:hAnsi="Times New Roman" w:cs="Times New Roman" w:hint="eastAsia"/>
            <w:lang w:eastAsia="zh-CN"/>
          </w:rPr>
          <w:t>。</w:t>
        </w:r>
      </w:ins>
    </w:p>
    <w:p w14:paraId="5F39508E" w14:textId="77777777" w:rsidR="00E64C4F" w:rsidRDefault="00E64C4F">
      <w:pPr>
        <w:ind w:firstLine="200"/>
        <w:rPr>
          <w:ins w:id="1782" w:author="吴敏" w:date="2023-05-10T14:30:00Z"/>
          <w:rFonts w:ascii="Times New Roman" w:eastAsia="KaiTi" w:hAnsi="Times New Roman" w:cs="Times New Roman"/>
          <w:lang w:eastAsia="zh-CN"/>
        </w:rPr>
        <w:pPrChange w:id="1783" w:author="吴敏" w:date="2023-05-13T22:23:00Z">
          <w:pPr>
            <w:ind w:firstLine="480"/>
          </w:pPr>
        </w:pPrChange>
      </w:pPr>
      <w:ins w:id="1784" w:author="吴敏" w:date="2023-05-10T14:30:00Z">
        <w:r w:rsidRPr="000227C1">
          <w:rPr>
            <w:rFonts w:ascii="Times New Roman" w:eastAsia="KaiTi" w:hAnsi="Times New Roman" w:cs="Times New Roman"/>
            <w:lang w:eastAsia="zh-CN"/>
          </w:rPr>
          <w:t>熵力在数学上也能推导出广义相对论。很多人都听说过</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，就是因为对星系的观察结果显示，广义相对论的</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理论计算和实际观察结果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不一致，所以就假设存在一种</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看不见但是能产生引力</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的东西</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暗物质；甚至还有人认为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暗物质总量是正常物质的</w:t>
        </w:r>
        <w:r w:rsidRPr="000227C1">
          <w:rPr>
            <w:rFonts w:ascii="Times New Roman" w:eastAsia="KaiTi" w:hAnsi="Times New Roman" w:cs="Times New Roman"/>
            <w:lang w:eastAsia="zh-CN"/>
          </w:rPr>
          <w:t>5</w:t>
        </w:r>
        <w:r w:rsidRPr="000227C1">
          <w:rPr>
            <w:rFonts w:ascii="Times New Roman" w:eastAsia="KaiTi" w:hAnsi="Times New Roman" w:cs="Times New Roman"/>
            <w:lang w:eastAsia="zh-CN"/>
          </w:rPr>
          <w:t>倍以上</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2016</w:t>
        </w:r>
        <w:r w:rsidRPr="000227C1">
          <w:rPr>
            <w:rFonts w:ascii="Times New Roman" w:eastAsia="KaiTi" w:hAnsi="Times New Roman" w:cs="Times New Roman"/>
            <w:lang w:eastAsia="zh-CN"/>
          </w:rPr>
          <w:t>年，天文学家专门对</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熵力理论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进行了实验验证，对</w:t>
        </w:r>
        <w:r w:rsidRPr="000227C1">
          <w:rPr>
            <w:rFonts w:ascii="Times New Roman" w:eastAsia="KaiTi" w:hAnsi="Times New Roman" w:cs="Times New Roman"/>
            <w:lang w:eastAsia="zh-CN"/>
          </w:rPr>
          <w:t>32000</w:t>
        </w:r>
        <w:r w:rsidRPr="000227C1">
          <w:rPr>
            <w:rFonts w:ascii="Times New Roman" w:eastAsia="KaiTi" w:hAnsi="Times New Roman" w:cs="Times New Roman"/>
            <w:lang w:eastAsia="zh-CN"/>
          </w:rPr>
          <w:t>多个星系的物质分布进行了研究，发现</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熵力的理论计算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不再需要暗物质，就能跟</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比较符合。</w:t>
        </w:r>
      </w:ins>
    </w:p>
    <w:p w14:paraId="34D43805" w14:textId="77777777" w:rsidR="00E64C4F" w:rsidRDefault="00E64C4F">
      <w:pPr>
        <w:ind w:firstLine="200"/>
        <w:rPr>
          <w:ins w:id="1785" w:author="吴敏" w:date="2023-05-10T14:30:00Z"/>
          <w:rFonts w:ascii="Times New Roman" w:eastAsia="KaiTi" w:hAnsi="Times New Roman" w:cs="Times New Roman"/>
          <w:lang w:eastAsia="zh-CN"/>
        </w:rPr>
        <w:pPrChange w:id="1786" w:author="吴敏" w:date="2023-05-13T22:23:00Z">
          <w:pPr>
            <w:ind w:firstLine="480"/>
          </w:pPr>
        </w:pPrChange>
      </w:pPr>
      <w:ins w:id="1787" w:author="吴敏" w:date="2023-05-10T14:30:00Z">
        <w:r w:rsidRPr="000227C1">
          <w:rPr>
            <w:rFonts w:ascii="Times New Roman" w:eastAsia="KaiTi" w:hAnsi="Times New Roman" w:cs="Times New Roman"/>
            <w:lang w:eastAsia="zh-CN"/>
          </w:rPr>
          <w:t>广义相对论到目前为止，还是最靠谱、最精确、解释力最广泛的引力理论；但是对黑洞、大尺度星系的计算，广义相对论经常误差很大，误差经常差几倍。而熵力正好在计算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黑洞、大尺度天体方面</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精度不错，所以熵力未来可能是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修正</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广义相对论的不错方向。</w:t>
        </w:r>
      </w:ins>
    </w:p>
    <w:p w14:paraId="2001EC93" w14:textId="474AC314" w:rsidR="00E64C4F" w:rsidRPr="000634B6" w:rsidRDefault="000634B6">
      <w:pPr>
        <w:pStyle w:val="a3"/>
        <w:numPr>
          <w:ilvl w:val="0"/>
          <w:numId w:val="2"/>
        </w:numPr>
        <w:ind w:left="480" w:firstLine="200"/>
        <w:jc w:val="both"/>
        <w:rPr>
          <w:ins w:id="1788" w:author="吴敏" w:date="2023-05-10T14:30:00Z"/>
          <w:rFonts w:ascii="Times New Roman" w:eastAsia="KaiTi" w:hAnsi="Times New Roman" w:cs="Times New Roman"/>
          <w:lang w:eastAsia="zh-CN"/>
          <w:rPrChange w:id="1789" w:author="吴敏" w:date="2023-05-14T00:50:00Z">
            <w:rPr>
              <w:ins w:id="1790" w:author="吴敏" w:date="2023-05-10T14:30:00Z"/>
              <w:lang w:eastAsia="zh-CN"/>
            </w:rPr>
          </w:rPrChange>
        </w:rPr>
        <w:pPrChange w:id="1791" w:author="吴敏" w:date="2023-05-14T00:50:00Z">
          <w:pPr>
            <w:pStyle w:val="a3"/>
            <w:numPr>
              <w:numId w:val="2"/>
            </w:numPr>
            <w:ind w:firstLine="200"/>
            <w:jc w:val="both"/>
          </w:pPr>
        </w:pPrChange>
      </w:pPr>
      <w:ins w:id="1792" w:author="吴敏" w:date="2023-05-14T00:50:00Z">
        <w:r w:rsidRPr="000634B6">
          <w:rPr>
            <w:rFonts w:ascii="Times New Roman" w:eastAsia="KaiTi" w:hAnsi="Times New Roman" w:cs="Times New Roman" w:hint="eastAsia"/>
            <w:lang w:eastAsia="zh-CN"/>
          </w:rPr>
          <w:t>我们认为物质是</w:t>
        </w:r>
        <w:r w:rsidRPr="000634B6">
          <w:rPr>
            <w:rFonts w:ascii="Times New Roman" w:eastAsia="KaiTi" w:hAnsi="Times New Roman" w:cs="Times New Roman" w:hint="eastAsia"/>
            <w:lang w:eastAsia="zh-CN"/>
          </w:rPr>
          <w:t>The one</w:t>
        </w:r>
        <w:r w:rsidRPr="000634B6">
          <w:rPr>
            <w:rFonts w:ascii="Times New Roman" w:eastAsia="KaiTi" w:hAnsi="Times New Roman" w:cs="Times New Roman" w:hint="eastAsia"/>
            <w:lang w:eastAsia="zh-CN"/>
          </w:rPr>
          <w:t>的凝固态</w:t>
        </w:r>
        <w:r>
          <w:rPr>
            <w:rFonts w:ascii="Times New Roman" w:eastAsia="KaiTi" w:hAnsi="Times New Roman" w:cs="Times New Roman" w:hint="eastAsia"/>
            <w:lang w:eastAsia="zh-CN"/>
          </w:rPr>
          <w:t>，</w:t>
        </w:r>
      </w:ins>
      <w:ins w:id="1793" w:author="吴敏" w:date="2023-05-10T14:30:00Z">
        <w:r w:rsidR="00E64C4F" w:rsidRPr="000634B6">
          <w:rPr>
            <w:rFonts w:ascii="Times New Roman" w:eastAsia="KaiTi" w:hAnsi="Times New Roman" w:cs="Times New Roman" w:hint="eastAsia"/>
            <w:lang w:eastAsia="zh-CN"/>
            <w:rPrChange w:id="1794" w:author="吴敏" w:date="2023-05-14T00:50:00Z">
              <w:rPr>
                <w:rFonts w:hint="eastAsia"/>
                <w:lang w:eastAsia="zh-CN"/>
              </w:rPr>
            </w:rPrChange>
          </w:rPr>
          <w:t>质量是物质在</w:t>
        </w:r>
        <w:r w:rsidR="00E64C4F" w:rsidRPr="000634B6">
          <w:rPr>
            <w:rFonts w:ascii="Times New Roman" w:eastAsia="KaiTi" w:hAnsi="Times New Roman" w:cs="Times New Roman"/>
            <w:lang w:eastAsia="zh-CN"/>
            <w:rPrChange w:id="1795" w:author="吴敏" w:date="2023-05-14T00:50:00Z">
              <w:rPr>
                <w:lang w:eastAsia="zh-CN"/>
              </w:rPr>
            </w:rPrChange>
          </w:rPr>
          <w:t>The one</w:t>
        </w:r>
        <w:r w:rsidR="00E64C4F" w:rsidRPr="000634B6">
          <w:rPr>
            <w:rFonts w:ascii="Times New Roman" w:eastAsia="KaiTi" w:hAnsi="Times New Roman" w:cs="Times New Roman" w:hint="eastAsia"/>
            <w:lang w:eastAsia="zh-CN"/>
            <w:rPrChange w:id="1796" w:author="吴敏" w:date="2023-05-14T00:50:00Z">
              <w:rPr>
                <w:rFonts w:hint="eastAsia"/>
                <w:lang w:eastAsia="zh-CN"/>
              </w:rPr>
            </w:rPrChange>
          </w:rPr>
          <w:t>的凝固态下</w:t>
        </w:r>
      </w:ins>
      <w:ins w:id="1797" w:author="吴敏" w:date="2023-05-13T23:12:00Z">
        <w:r w:rsidR="00306C45" w:rsidRPr="000634B6">
          <w:rPr>
            <w:rFonts w:ascii="Times New Roman" w:eastAsia="KaiTi" w:hAnsi="Times New Roman" w:cs="Times New Roman" w:hint="eastAsia"/>
            <w:lang w:eastAsia="zh-CN"/>
            <w:rPrChange w:id="1798" w:author="吴敏" w:date="2023-05-14T00:50:00Z">
              <w:rPr>
                <w:rFonts w:hint="eastAsia"/>
                <w:lang w:eastAsia="zh-CN"/>
              </w:rPr>
            </w:rPrChange>
          </w:rPr>
          <w:t>，</w:t>
        </w:r>
      </w:ins>
      <w:ins w:id="1799" w:author="吴敏" w:date="2023-05-10T14:30:00Z">
        <w:r w:rsidR="00E64C4F" w:rsidRPr="000634B6">
          <w:rPr>
            <w:rFonts w:ascii="Times New Roman" w:eastAsia="KaiTi" w:hAnsi="Times New Roman" w:cs="Times New Roman" w:hint="eastAsia"/>
            <w:lang w:eastAsia="zh-CN"/>
            <w:rPrChange w:id="1800" w:author="吴敏" w:date="2023-05-14T00:50:00Z">
              <w:rPr>
                <w:rFonts w:hint="eastAsia"/>
                <w:lang w:eastAsia="zh-CN"/>
              </w:rPr>
            </w:rPrChange>
          </w:rPr>
          <w:t>产生的作用物</w:t>
        </w:r>
      </w:ins>
    </w:p>
    <w:p w14:paraId="04DD8C29" w14:textId="77777777" w:rsidR="00E64C4F" w:rsidRPr="00F67C5A" w:rsidRDefault="00E64C4F">
      <w:pPr>
        <w:pStyle w:val="a3"/>
        <w:numPr>
          <w:ilvl w:val="0"/>
          <w:numId w:val="2"/>
        </w:numPr>
        <w:ind w:left="480" w:firstLine="200"/>
        <w:jc w:val="both"/>
        <w:rPr>
          <w:ins w:id="1801" w:author="吴敏" w:date="2023-05-10T14:30:00Z"/>
          <w:rFonts w:ascii="Times New Roman" w:eastAsia="KaiTi" w:hAnsi="Times New Roman" w:cs="Times New Roman"/>
          <w:lang w:eastAsia="zh-CN"/>
        </w:rPr>
        <w:pPrChange w:id="1802" w:author="吴敏" w:date="2023-05-13T22:23:00Z">
          <w:pPr>
            <w:pStyle w:val="a3"/>
            <w:numPr>
              <w:numId w:val="2"/>
            </w:numPr>
            <w:ind w:firstLine="200"/>
            <w:jc w:val="both"/>
          </w:pPr>
        </w:pPrChange>
      </w:pPr>
      <w:ins w:id="1803" w:author="吴敏" w:date="2023-05-10T14:30:00Z">
        <w:r w:rsidRPr="00F67C5A">
          <w:rPr>
            <w:rFonts w:ascii="Times New Roman" w:eastAsia="KaiTi" w:hAnsi="Times New Roman" w:cs="Times New Roman" w:hint="eastAsia"/>
            <w:lang w:eastAsia="zh-CN"/>
          </w:rPr>
          <w:t>牛顿力学表明两个质量中间存在著引力</w:t>
        </w:r>
      </w:ins>
    </w:p>
    <w:p w14:paraId="4256C2AF" w14:textId="46703123" w:rsidR="00E64C4F" w:rsidRPr="00F67C5A" w:rsidRDefault="00E64C4F">
      <w:pPr>
        <w:pStyle w:val="a3"/>
        <w:numPr>
          <w:ilvl w:val="0"/>
          <w:numId w:val="2"/>
        </w:numPr>
        <w:ind w:left="480" w:firstLine="200"/>
        <w:jc w:val="both"/>
        <w:rPr>
          <w:ins w:id="1804" w:author="吴敏" w:date="2023-05-10T14:30:00Z"/>
          <w:rFonts w:ascii="Times New Roman" w:eastAsia="KaiTi" w:hAnsi="Times New Roman" w:cs="Times New Roman"/>
          <w:lang w:eastAsia="zh-CN"/>
        </w:rPr>
        <w:pPrChange w:id="1805" w:author="吴敏" w:date="2023-05-13T22:23:00Z">
          <w:pPr>
            <w:pStyle w:val="a3"/>
            <w:numPr>
              <w:numId w:val="2"/>
            </w:numPr>
            <w:ind w:firstLine="200"/>
            <w:jc w:val="both"/>
          </w:pPr>
        </w:pPrChange>
      </w:pPr>
      <w:ins w:id="1806" w:author="吴敏" w:date="2023-05-10T14:30:00Z">
        <w:r w:rsidRPr="00F67C5A">
          <w:rPr>
            <w:rFonts w:ascii="Times New Roman" w:eastAsia="KaiTi" w:hAnsi="Times New Roman" w:cs="Times New Roman" w:hint="eastAsia"/>
            <w:lang w:eastAsia="zh-CN"/>
          </w:rPr>
          <w:t>在无阻力的情况之下</w:t>
        </w:r>
      </w:ins>
      <w:ins w:id="1807" w:author="吴敏" w:date="2023-05-13T23:12:00Z">
        <w:r w:rsidR="00306C45">
          <w:rPr>
            <w:rFonts w:ascii="Times New Roman" w:eastAsia="KaiTi" w:hAnsi="Times New Roman" w:cs="Times New Roman" w:hint="eastAsia"/>
            <w:lang w:eastAsia="zh-CN"/>
          </w:rPr>
          <w:t>，</w:t>
        </w:r>
      </w:ins>
      <w:ins w:id="1808" w:author="吴敏" w:date="2023-05-10T14:30:00Z">
        <w:r w:rsidRPr="00F67C5A">
          <w:rPr>
            <w:rFonts w:ascii="Times New Roman" w:eastAsia="KaiTi" w:hAnsi="Times New Roman" w:cs="Times New Roman" w:hint="eastAsia"/>
            <w:lang w:eastAsia="zh-CN"/>
          </w:rPr>
          <w:t>太阳的质量产生多少引力</w:t>
        </w:r>
        <w:r w:rsidRPr="00F67C5A">
          <w:rPr>
            <w:rFonts w:ascii="Times New Roman" w:eastAsia="KaiTi" w:hAnsi="Times New Roman" w:cs="Times New Roman" w:hint="eastAsia"/>
            <w:lang w:eastAsia="zh-CN"/>
          </w:rPr>
          <w:t>A</w:t>
        </w:r>
      </w:ins>
      <w:ins w:id="1809" w:author="吴敏" w:date="2023-05-13T23:12:00Z">
        <w:r w:rsidR="00306C45">
          <w:rPr>
            <w:rFonts w:ascii="Times New Roman" w:eastAsia="KaiTi" w:hAnsi="Times New Roman" w:cs="Times New Roman" w:hint="eastAsia"/>
            <w:lang w:eastAsia="zh-CN"/>
          </w:rPr>
          <w:t>，</w:t>
        </w:r>
      </w:ins>
      <w:ins w:id="1810" w:author="吴敏" w:date="2023-05-10T14:30:00Z">
        <w:r w:rsidRPr="00F67C5A">
          <w:rPr>
            <w:rFonts w:ascii="Times New Roman" w:eastAsia="KaiTi" w:hAnsi="Times New Roman" w:cs="Times New Roman" w:hint="eastAsia"/>
            <w:lang w:eastAsia="zh-CN"/>
          </w:rPr>
          <w:t>太阳系其他天体的质量产生多少引力</w:t>
        </w:r>
        <w:r w:rsidRPr="00F67C5A">
          <w:rPr>
            <w:rFonts w:ascii="Times New Roman" w:eastAsia="KaiTi" w:hAnsi="Times New Roman" w:cs="Times New Roman" w:hint="eastAsia"/>
            <w:lang w:eastAsia="zh-CN"/>
          </w:rPr>
          <w:t>B</w:t>
        </w:r>
      </w:ins>
      <w:ins w:id="1811" w:author="吴敏" w:date="2023-05-13T23:12:00Z">
        <w:r w:rsidR="00306C45">
          <w:rPr>
            <w:rFonts w:ascii="Times New Roman" w:eastAsia="KaiTi" w:hAnsi="Times New Roman" w:cs="Times New Roman" w:hint="eastAsia"/>
            <w:lang w:eastAsia="zh-CN"/>
          </w:rPr>
          <w:t>，</w:t>
        </w:r>
      </w:ins>
      <w:ins w:id="1812" w:author="吴敏" w:date="2023-05-10T14:30:00Z">
        <w:r w:rsidRPr="00F67C5A">
          <w:rPr>
            <w:rFonts w:ascii="Times New Roman" w:eastAsia="KaiTi" w:hAnsi="Times New Roman" w:cs="Times New Roman"/>
            <w:lang w:eastAsia="zh-CN"/>
          </w:rPr>
          <w:t>A-B</w:t>
        </w:r>
      </w:ins>
      <w:ins w:id="1813" w:author="吴敏" w:date="2023-05-13T23:12:00Z">
        <w:r w:rsidR="00306C45">
          <w:rPr>
            <w:rFonts w:ascii="Times New Roman" w:eastAsia="KaiTi" w:hAnsi="Times New Roman" w:cs="Times New Roman" w:hint="eastAsia"/>
            <w:lang w:eastAsia="zh-CN"/>
          </w:rPr>
          <w:t>，</w:t>
        </w:r>
      </w:ins>
      <w:ins w:id="1814" w:author="吴敏" w:date="2023-05-10T14:30:00Z">
        <w:r w:rsidRPr="00F67C5A">
          <w:rPr>
            <w:rFonts w:ascii="Times New Roman" w:eastAsia="KaiTi" w:hAnsi="Times New Roman" w:cs="Times New Roman" w:hint="eastAsia"/>
            <w:lang w:eastAsia="zh-CN"/>
          </w:rPr>
          <w:t>A</w:t>
        </w:r>
        <w:r w:rsidRPr="00F67C5A">
          <w:rPr>
            <w:rFonts w:ascii="Times New Roman" w:eastAsia="KaiTi" w:hAnsi="Times New Roman" w:cs="Times New Roman"/>
            <w:lang w:eastAsia="zh-CN"/>
          </w:rPr>
          <w:t>-B</w:t>
        </w:r>
        <w:r w:rsidRPr="00F67C5A">
          <w:rPr>
            <w:rFonts w:ascii="Times New Roman" w:eastAsia="KaiTi" w:hAnsi="Times New Roman" w:cs="Times New Roman" w:hint="eastAsia"/>
            <w:lang w:eastAsia="zh-CN"/>
          </w:rPr>
          <w:t xml:space="preserve"> </w:t>
        </w:r>
        <w:r w:rsidRPr="00F67C5A">
          <w:rPr>
            <w:rFonts w:ascii="Times New Roman" w:eastAsia="KaiTi" w:hAnsi="Times New Roman" w:cs="Times New Roman" w:hint="eastAsia"/>
            <w:lang w:eastAsia="zh-CN"/>
          </w:rPr>
          <w:t>就是</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产生的作用</w:t>
        </w:r>
      </w:ins>
      <w:ins w:id="1815" w:author="吴敏" w:date="2023-05-13T23:12:00Z">
        <w:r w:rsidR="00306C45">
          <w:rPr>
            <w:rFonts w:ascii="Times New Roman" w:eastAsia="KaiTi" w:hAnsi="Times New Roman" w:cs="Times New Roman" w:hint="eastAsia"/>
            <w:lang w:eastAsia="zh-CN"/>
          </w:rPr>
          <w:t>，</w:t>
        </w:r>
      </w:ins>
      <w:ins w:id="1816" w:author="吴敏" w:date="2023-05-10T14:30:00Z">
        <w:r w:rsidRPr="00F67C5A">
          <w:rPr>
            <w:rFonts w:ascii="Times New Roman" w:eastAsia="KaiTi" w:hAnsi="Times New Roman" w:cs="Times New Roman" w:hint="eastAsia"/>
            <w:lang w:eastAsia="zh-CN"/>
          </w:rPr>
          <w:t>我们把这种力定义为</w:t>
        </w:r>
        <w:r w:rsidRPr="00F67C5A">
          <w:rPr>
            <w:rFonts w:ascii="Times New Roman" w:eastAsia="KaiTi" w:hAnsi="Times New Roman" w:cs="Times New Roman" w:hint="eastAsia"/>
            <w:lang w:eastAsia="zh-CN"/>
          </w:rPr>
          <w:t xml:space="preserve"> </w:t>
        </w:r>
        <w:r>
          <w:rPr>
            <w:rFonts w:ascii="Times New Roman" w:eastAsia="KaiTi" w:hAnsi="Times New Roman" w:cs="Times New Roman"/>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hint="eastAsia"/>
            <w:lang w:eastAsia="zh-CN"/>
          </w:rPr>
          <w:t>.</w:t>
        </w:r>
      </w:ins>
    </w:p>
    <w:p w14:paraId="1577797C" w14:textId="4F29C58C" w:rsidR="00E64C4F" w:rsidRPr="00F67C5A" w:rsidRDefault="00E64C4F">
      <w:pPr>
        <w:pStyle w:val="a3"/>
        <w:numPr>
          <w:ilvl w:val="0"/>
          <w:numId w:val="2"/>
        </w:numPr>
        <w:ind w:left="480" w:firstLine="200"/>
        <w:jc w:val="both"/>
        <w:rPr>
          <w:ins w:id="1817" w:author="吴敏" w:date="2023-05-10T14:30:00Z"/>
          <w:rFonts w:ascii="Times New Roman" w:eastAsia="KaiTi" w:hAnsi="Times New Roman" w:cs="Times New Roman"/>
          <w:lang w:eastAsia="zh-CN"/>
        </w:rPr>
        <w:pPrChange w:id="1818" w:author="吴敏" w:date="2023-05-13T22:23:00Z">
          <w:pPr>
            <w:pStyle w:val="a3"/>
            <w:numPr>
              <w:numId w:val="2"/>
            </w:numPr>
            <w:ind w:firstLine="200"/>
            <w:jc w:val="both"/>
          </w:pPr>
        </w:pPrChange>
      </w:pPr>
      <w:ins w:id="1819" w:author="吴敏" w:date="2023-05-10T14:30:00Z">
        <w:r w:rsidRPr="00F67C5A">
          <w:rPr>
            <w:rFonts w:ascii="Times New Roman" w:eastAsia="KaiTi" w:hAnsi="Times New Roman" w:cs="Times New Roman" w:hint="eastAsia"/>
            <w:lang w:eastAsia="zh-CN"/>
          </w:rPr>
          <w:t>地球跟月球间的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ins>
      <w:ins w:id="1820" w:author="吴敏" w:date="2023-05-13T23:12:00Z">
        <w:r w:rsidR="00306C45">
          <w:rPr>
            <w:rFonts w:ascii="Times New Roman" w:eastAsia="KaiTi" w:hAnsi="Times New Roman" w:cs="Times New Roman" w:hint="eastAsia"/>
            <w:lang w:eastAsia="zh-CN"/>
          </w:rPr>
          <w:t>，</w:t>
        </w:r>
      </w:ins>
      <w:ins w:id="1821" w:author="吴敏" w:date="2023-05-10T14:30:00Z">
        <w:r w:rsidRPr="00F67C5A">
          <w:rPr>
            <w:rFonts w:ascii="Times New Roman" w:eastAsia="KaiTi" w:hAnsi="Times New Roman" w:cs="Times New Roman" w:hint="eastAsia"/>
            <w:lang w:eastAsia="zh-CN"/>
          </w:rPr>
          <w:t>理论上也是可以被计算的</w:t>
        </w:r>
      </w:ins>
    </w:p>
    <w:p w14:paraId="237C4F95" w14:textId="4DFB4D47" w:rsidR="00E64C4F" w:rsidRPr="00F67C5A" w:rsidRDefault="00E64C4F">
      <w:pPr>
        <w:pStyle w:val="a3"/>
        <w:numPr>
          <w:ilvl w:val="0"/>
          <w:numId w:val="2"/>
        </w:numPr>
        <w:ind w:left="480" w:firstLine="200"/>
        <w:jc w:val="both"/>
        <w:rPr>
          <w:ins w:id="1822" w:author="吴敏" w:date="2023-05-10T14:30:00Z"/>
          <w:rFonts w:ascii="Times New Roman" w:eastAsia="KaiTi" w:hAnsi="Times New Roman" w:cs="Times New Roman"/>
          <w:lang w:eastAsia="zh-CN"/>
        </w:rPr>
        <w:pPrChange w:id="1823" w:author="吴敏" w:date="2023-05-13T22:23:00Z">
          <w:pPr>
            <w:pStyle w:val="a3"/>
            <w:numPr>
              <w:numId w:val="2"/>
            </w:numPr>
            <w:ind w:firstLine="200"/>
            <w:jc w:val="both"/>
          </w:pPr>
        </w:pPrChange>
      </w:pPr>
      <w:ins w:id="1824" w:author="吴敏" w:date="2023-05-10T14:30:00Z">
        <w:r w:rsidRPr="00F67C5A">
          <w:rPr>
            <w:rFonts w:ascii="Times New Roman" w:eastAsia="KaiTi" w:hAnsi="Times New Roman" w:cs="Times New Roman" w:hint="eastAsia"/>
            <w:lang w:eastAsia="zh-CN"/>
          </w:rPr>
          <w:t>每个</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成载的</w:t>
        </w:r>
        <w:r w:rsidRPr="00F67C5A">
          <w:rPr>
            <w:rFonts w:ascii="Times New Roman" w:eastAsia="KaiTi" w:hAnsi="Times New Roman" w:cs="Times New Roman"/>
            <w:lang w:eastAsia="zh-CN"/>
          </w:rPr>
          <w:t>”</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会根据</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两个物体间条件</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不同而变化</w:t>
        </w:r>
      </w:ins>
      <w:ins w:id="1825" w:author="吴敏" w:date="2023-05-13T23:12:00Z">
        <w:r w:rsidR="00306C45">
          <w:rPr>
            <w:rFonts w:ascii="Times New Roman" w:eastAsia="KaiTi" w:hAnsi="Times New Roman" w:cs="Times New Roman" w:hint="eastAsia"/>
            <w:lang w:eastAsia="zh-CN"/>
          </w:rPr>
          <w:t>，</w:t>
        </w:r>
      </w:ins>
      <w:ins w:id="1826" w:author="吴敏" w:date="2023-05-10T14:30:00Z">
        <w:r w:rsidRPr="00F67C5A">
          <w:rPr>
            <w:rFonts w:ascii="Times New Roman" w:eastAsia="KaiTi" w:hAnsi="Times New Roman" w:cs="Times New Roman" w:hint="eastAsia"/>
            <w:lang w:eastAsia="zh-CN"/>
          </w:rPr>
          <w:t>就像是太阳跟水星间的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ins>
      <w:ins w:id="1827" w:author="吴敏" w:date="2023-05-13T23:12:00Z">
        <w:r w:rsidR="00306C45">
          <w:rPr>
            <w:rFonts w:ascii="Times New Roman" w:eastAsia="KaiTi" w:hAnsi="Times New Roman" w:cs="Times New Roman" w:hint="eastAsia"/>
            <w:lang w:eastAsia="zh-CN"/>
          </w:rPr>
          <w:t>，</w:t>
        </w:r>
      </w:ins>
      <w:ins w:id="1828" w:author="吴敏" w:date="2023-05-10T14:30:00Z">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就跟太阳跟地球间的</w:t>
        </w:r>
        <w:r>
          <w:rPr>
            <w:rFonts w:ascii="Times New Roman" w:eastAsia="KaiTi" w:hAnsi="Times New Roman" w:cs="Times New Roman" w:hint="eastAsia"/>
            <w:lang w:eastAsia="zh-CN"/>
          </w:rPr>
          <w:t xml:space="preserve">The </w:t>
        </w:r>
        <w:r>
          <w:rPr>
            <w:rFonts w:ascii="Times New Roman" w:eastAsia="KaiTi" w:hAnsi="Times New Roman" w:cs="Times New Roman" w:hint="eastAsia"/>
            <w:lang w:eastAsia="zh-CN"/>
          </w:rPr>
          <w:lastRenderedPageBreak/>
          <w:t>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略有不同</w:t>
        </w:r>
      </w:ins>
      <w:ins w:id="1829" w:author="吴敏" w:date="2023-05-13T23:12:00Z">
        <w:r w:rsidR="00306C45">
          <w:rPr>
            <w:rFonts w:ascii="Times New Roman" w:eastAsia="KaiTi" w:hAnsi="Times New Roman" w:cs="Times New Roman" w:hint="eastAsia"/>
            <w:lang w:eastAsia="zh-CN"/>
          </w:rPr>
          <w:t>，</w:t>
        </w:r>
      </w:ins>
    </w:p>
    <w:p w14:paraId="7305D02E" w14:textId="5406E4EE" w:rsidR="00E64C4F" w:rsidRPr="00F67C5A" w:rsidRDefault="00E64C4F">
      <w:pPr>
        <w:pStyle w:val="a3"/>
        <w:numPr>
          <w:ilvl w:val="0"/>
          <w:numId w:val="2"/>
        </w:numPr>
        <w:ind w:left="480" w:firstLine="200"/>
        <w:jc w:val="both"/>
        <w:rPr>
          <w:ins w:id="1830" w:author="吴敏" w:date="2023-05-10T14:30:00Z"/>
          <w:rFonts w:ascii="Times New Roman" w:eastAsia="KaiTi" w:hAnsi="Times New Roman" w:cs="Times New Roman"/>
          <w:lang w:eastAsia="zh-CN"/>
        </w:rPr>
        <w:pPrChange w:id="1831" w:author="吴敏" w:date="2023-05-13T22:23:00Z">
          <w:pPr>
            <w:pStyle w:val="a3"/>
            <w:numPr>
              <w:numId w:val="2"/>
            </w:numPr>
            <w:ind w:firstLine="200"/>
            <w:jc w:val="both"/>
          </w:pPr>
        </w:pPrChange>
      </w:pPr>
      <w:ins w:id="1832" w:author="吴敏" w:date="2023-05-10T14:30:00Z">
        <w:r w:rsidRPr="00F67C5A">
          <w:rPr>
            <w:rFonts w:ascii="Times New Roman" w:eastAsia="KaiTi" w:hAnsi="Times New Roman" w:cs="Times New Roman" w:hint="eastAsia"/>
            <w:lang w:eastAsia="zh-CN"/>
          </w:rPr>
          <w:t>不同的</w:t>
        </w:r>
        <w:r>
          <w:rPr>
            <w:rFonts w:ascii="Times New Roman" w:eastAsia="KaiTi" w:hAnsi="Times New Roman" w:cs="Times New Roman"/>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作用力</w:t>
        </w:r>
      </w:ins>
      <w:ins w:id="1833" w:author="吴敏" w:date="2023-05-13T23:12:00Z">
        <w:r w:rsidR="00306C45">
          <w:rPr>
            <w:rFonts w:ascii="Times New Roman" w:eastAsia="KaiTi" w:hAnsi="Times New Roman" w:cs="Times New Roman" w:hint="eastAsia"/>
            <w:lang w:eastAsia="zh-CN"/>
          </w:rPr>
          <w:t>，</w:t>
        </w:r>
      </w:ins>
      <w:ins w:id="1834" w:author="吴敏" w:date="2023-05-10T14:30:00Z">
        <w:r w:rsidRPr="00F67C5A">
          <w:rPr>
            <w:rFonts w:ascii="Times New Roman" w:eastAsia="KaiTi" w:hAnsi="Times New Roman" w:cs="Times New Roman" w:hint="eastAsia"/>
            <w:lang w:eastAsia="zh-CN"/>
          </w:rPr>
          <w:t>交互作用下</w:t>
        </w:r>
      </w:ins>
      <w:ins w:id="1835" w:author="吴敏" w:date="2023-05-13T23:12:00Z">
        <w:r w:rsidR="00306C45">
          <w:rPr>
            <w:rFonts w:ascii="Times New Roman" w:eastAsia="KaiTi" w:hAnsi="Times New Roman" w:cs="Times New Roman" w:hint="eastAsia"/>
            <w:lang w:eastAsia="zh-CN"/>
          </w:rPr>
          <w:t>，</w:t>
        </w:r>
      </w:ins>
      <w:ins w:id="1836" w:author="吴敏" w:date="2023-05-10T14:30:00Z">
        <w:r w:rsidRPr="00F67C5A">
          <w:rPr>
            <w:rFonts w:ascii="Times New Roman" w:eastAsia="KaiTi" w:hAnsi="Times New Roman" w:cs="Times New Roman" w:hint="eastAsia"/>
            <w:lang w:eastAsia="zh-CN"/>
          </w:rPr>
          <w:t>也会产生新的</w:t>
        </w:r>
        <w:r>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合力效应</w:t>
        </w:r>
        <w:r w:rsidRPr="00F67C5A">
          <w:rPr>
            <w:rFonts w:ascii="Times New Roman" w:eastAsia="KaiTi" w:hAnsi="Times New Roman" w:cs="Times New Roman" w:hint="eastAsia"/>
            <w:lang w:eastAsia="zh-CN"/>
          </w:rPr>
          <w:t>.</w:t>
        </w:r>
      </w:ins>
    </w:p>
    <w:p w14:paraId="411078BC" w14:textId="77777777" w:rsidR="00E64C4F" w:rsidRPr="0071503D" w:rsidRDefault="00E64C4F">
      <w:pPr>
        <w:pStyle w:val="a3"/>
        <w:numPr>
          <w:ilvl w:val="0"/>
          <w:numId w:val="2"/>
        </w:numPr>
        <w:ind w:left="480" w:firstLine="200"/>
        <w:jc w:val="both"/>
        <w:rPr>
          <w:ins w:id="1837" w:author="吴敏" w:date="2023-05-10T14:30:00Z"/>
          <w:rFonts w:ascii="Times New Roman" w:eastAsia="KaiTi" w:hAnsi="Times New Roman" w:cs="Times New Roman"/>
          <w:lang w:eastAsia="zh-CN"/>
        </w:rPr>
        <w:pPrChange w:id="1838" w:author="吴敏" w:date="2023-05-13T22:23:00Z">
          <w:pPr>
            <w:pStyle w:val="a3"/>
            <w:numPr>
              <w:numId w:val="2"/>
            </w:numPr>
            <w:ind w:firstLine="200"/>
            <w:jc w:val="both"/>
          </w:pPr>
        </w:pPrChange>
      </w:pPr>
      <w:ins w:id="1839" w:author="吴敏" w:date="2023-05-10T14:30:00Z">
        <w:r w:rsidRPr="00F67C5A">
          <w:rPr>
            <w:rFonts w:ascii="Times New Roman" w:eastAsia="KaiTi" w:hAnsi="Times New Roman" w:cs="Times New Roman" w:hint="eastAsia"/>
            <w:lang w:eastAsia="zh-CN"/>
          </w:rPr>
          <w:t>要用</w:t>
        </w:r>
        <w:r>
          <w:rPr>
            <w:rFonts w:ascii="Times New Roman" w:eastAsia="KaiTi" w:hAnsi="Times New Roman" w:cs="Times New Roman" w:hint="eastAsia"/>
            <w:lang w:eastAsia="zh-CN"/>
          </w:rPr>
          <w:t>The one</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说明相对论在某些条件下也是适用的</w:t>
        </w:r>
        <w:r>
          <w:rPr>
            <w:rFonts w:ascii="Times New Roman" w:eastAsia="KaiTi" w:hAnsi="Times New Roman" w:cs="Times New Roman" w:hint="eastAsia"/>
            <w:lang w:eastAsia="zh-CN"/>
          </w:rPr>
          <w:t>。</w:t>
        </w:r>
      </w:ins>
    </w:p>
    <w:p w14:paraId="2FF4A03C" w14:textId="77777777" w:rsidR="00E64C4F" w:rsidRPr="00ED5A14" w:rsidRDefault="00E64C4F">
      <w:pPr>
        <w:pStyle w:val="a3"/>
        <w:numPr>
          <w:ilvl w:val="0"/>
          <w:numId w:val="2"/>
        </w:numPr>
        <w:ind w:left="480" w:firstLine="200"/>
        <w:jc w:val="both"/>
        <w:rPr>
          <w:ins w:id="1840" w:author="吴敏" w:date="2023-05-10T14:30:00Z"/>
          <w:rFonts w:ascii="Times New Roman" w:eastAsia="KaiTi" w:hAnsi="Times New Roman" w:cs="Times New Roman"/>
          <w:lang w:eastAsia="zh-CN"/>
        </w:rPr>
        <w:pPrChange w:id="1841" w:author="吴敏" w:date="2023-05-13T22:23:00Z">
          <w:pPr>
            <w:pStyle w:val="a3"/>
            <w:numPr>
              <w:numId w:val="2"/>
            </w:numPr>
            <w:ind w:firstLine="200"/>
            <w:jc w:val="both"/>
          </w:pPr>
        </w:pPrChange>
      </w:pPr>
      <w:ins w:id="1842" w:author="吴敏" w:date="2023-05-10T14:30:00Z">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hint="eastAsia"/>
            <w:lang w:eastAsia="zh-CN"/>
          </w:rPr>
          <w:t>。</w:t>
        </w:r>
      </w:ins>
    </w:p>
    <w:p w14:paraId="56B3F2C4" w14:textId="77777777" w:rsidR="00E64C4F" w:rsidRDefault="00E64C4F">
      <w:pPr>
        <w:pStyle w:val="a3"/>
        <w:ind w:leftChars="0" w:left="680" w:firstLine="200"/>
        <w:jc w:val="both"/>
        <w:rPr>
          <w:ins w:id="1843" w:author="吴敏" w:date="2023-05-10T14:30:00Z"/>
          <w:rFonts w:ascii="Times New Roman" w:eastAsia="KaiTi" w:hAnsi="Times New Roman" w:cs="Times New Roman"/>
          <w:lang w:eastAsia="zh-CN"/>
        </w:rPr>
      </w:pPr>
      <w:ins w:id="1844" w:author="吴敏" w:date="2023-05-10T14:30:00Z">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Pr>
            <w:rFonts w:ascii="Times New Roman" w:eastAsia="KaiTi" w:hAnsi="Times New Roman" w:cs="Times New Roman" w:hint="eastAsia"/>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ins>
    </w:p>
    <w:p w14:paraId="5075224B" w14:textId="77777777" w:rsidR="00E64C4F" w:rsidRPr="0071503D" w:rsidRDefault="00E64C4F">
      <w:pPr>
        <w:pStyle w:val="a3"/>
        <w:ind w:leftChars="0" w:left="680" w:firstLine="200"/>
        <w:jc w:val="both"/>
        <w:rPr>
          <w:ins w:id="1845" w:author="吴敏" w:date="2023-05-10T14:30:00Z"/>
          <w:rFonts w:ascii="Times New Roman" w:eastAsia="KaiTi" w:hAnsi="Times New Roman" w:cs="Times New Roman"/>
          <w:lang w:eastAsia="zh-CN"/>
        </w:rPr>
      </w:pPr>
      <w:ins w:id="1846" w:author="吴敏" w:date="2023-05-10T14:30:00Z">
        <w:r w:rsidRPr="0071503D">
          <w:rPr>
            <w:rFonts w:ascii="Times New Roman" w:eastAsia="KaiTi" w:hAnsi="Times New Roman" w:cs="Times New Roman" w:hint="eastAsia"/>
            <w:lang w:eastAsia="zh-CN"/>
          </w:rPr>
          <w:t>透过吸引力效应，宇宙中</w:t>
        </w:r>
        <w:r w:rsidRPr="0071503D">
          <w:rPr>
            <w:rFonts w:ascii="Times New Roman" w:eastAsia="KaiTi" w:hAnsi="Times New Roman" w:cs="Times New Roman"/>
            <w:lang w:eastAsia="zh-CN"/>
          </w:rPr>
          <w:t xml:space="preserve"> </w:t>
        </w:r>
        <w:r w:rsidRPr="0071503D">
          <w:rPr>
            <w:rFonts w:ascii="Times New Roman" w:eastAsia="KaiTi" w:hAnsi="Times New Roman" w:cs="Times New Roman" w:hint="eastAsia"/>
            <w:lang w:eastAsia="zh-CN"/>
          </w:rPr>
          <w:t>质量大的（引力大的）会吸引质量小的（引力小的）。</w:t>
        </w:r>
      </w:ins>
    </w:p>
    <w:p w14:paraId="38B16FF6" w14:textId="77777777" w:rsidR="00E64C4F" w:rsidRPr="000007DB" w:rsidRDefault="00E64C4F">
      <w:pPr>
        <w:pStyle w:val="a3"/>
        <w:numPr>
          <w:ilvl w:val="0"/>
          <w:numId w:val="2"/>
        </w:numPr>
        <w:ind w:left="480" w:firstLine="200"/>
        <w:jc w:val="both"/>
        <w:rPr>
          <w:ins w:id="1847" w:author="吴敏" w:date="2023-05-10T14:30:00Z"/>
          <w:rFonts w:ascii="Times New Roman" w:eastAsia="KaiTi" w:hAnsi="Times New Roman" w:cs="Times New Roman"/>
          <w:lang w:eastAsia="zh-CN"/>
        </w:rPr>
        <w:pPrChange w:id="1848" w:author="吴敏" w:date="2023-05-13T22:23:00Z">
          <w:pPr>
            <w:pStyle w:val="a3"/>
            <w:numPr>
              <w:numId w:val="2"/>
            </w:numPr>
            <w:ind w:firstLine="200"/>
            <w:jc w:val="both"/>
          </w:pPr>
        </w:pPrChange>
      </w:pPr>
      <w:ins w:id="1849" w:author="吴敏" w:date="2023-05-10T14:30:00Z">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Pr>
            <w:rFonts w:ascii="Times New Roman" w:eastAsia="KaiTi" w:hAnsi="Times New Roman" w:cs="Times New Roman" w:hint="eastAsia"/>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Pr>
            <w:rFonts w:ascii="Times New Roman" w:eastAsia="KaiTi" w:hAnsi="Times New Roman" w:cs="Times New Roman" w:hint="eastAsia"/>
            <w:lang w:eastAsia="zh-CN"/>
          </w:rPr>
          <w:t>The one</w:t>
        </w:r>
        <w:r>
          <w:rPr>
            <w:rFonts w:ascii="PMingLiU" w:eastAsia="PMingLiU" w:hAnsi="PMingLiU" w:cs="Times New Roman" w:hint="eastAsia"/>
            <w:lang w:eastAsia="zh-CN"/>
          </w:rPr>
          <w:t>。</w:t>
        </w:r>
        <w:r>
          <w:rPr>
            <w:rFonts w:ascii="Times New Roman" w:hAnsi="Times New Roman" w:cs="Times New Roman" w:hint="eastAsia"/>
            <w:lang w:eastAsia="zh-CN"/>
          </w:rPr>
          <w:t>地球跟太阳之间</w:t>
        </w:r>
        <w:r>
          <w:rPr>
            <w:rFonts w:ascii="PMingLiU" w:eastAsia="PMingLiU" w:hAnsi="PMingLiU" w:cs="Times New Roman" w:hint="eastAsia"/>
            <w:lang w:eastAsia="zh-CN"/>
          </w:rPr>
          <w:t>，</w:t>
        </w:r>
        <w:r>
          <w:rPr>
            <w:rFonts w:ascii="Times New Roman" w:hAnsi="Times New Roman" w:cs="Times New Roman" w:hint="eastAsia"/>
            <w:lang w:eastAsia="zh-CN"/>
          </w:rPr>
          <w:t>存在高密度</w:t>
        </w:r>
        <w:r>
          <w:rPr>
            <w:rFonts w:ascii="Times New Roman" w:hAnsi="Times New Roman" w:cs="Times New Roman"/>
            <w:lang w:eastAsia="zh-CN"/>
          </w:rPr>
          <w:t>The one</w:t>
        </w:r>
        <w:r>
          <w:rPr>
            <w:rFonts w:ascii="PMingLiU" w:eastAsia="PMingLiU" w:hAnsi="PMingLiU" w:cs="Times New Roman" w:hint="eastAsia"/>
            <w:lang w:eastAsia="zh-CN"/>
          </w:rPr>
          <w:t>，</w:t>
        </w:r>
        <w:r>
          <w:rPr>
            <w:rFonts w:ascii="Times New Roman" w:hAnsi="Times New Roman" w:cs="Times New Roman" w:hint="eastAsia"/>
            <w:lang w:eastAsia="zh-CN"/>
          </w:rPr>
          <w:t>虽然物质</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波</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光这些可以通过</w:t>
        </w:r>
        <w:r>
          <w:rPr>
            <w:rFonts w:asciiTheme="minorEastAsia" w:hAnsiTheme="minorEastAsia" w:cs="Times New Roman" w:hint="eastAsia"/>
            <w:lang w:eastAsia="zh-CN"/>
          </w:rPr>
          <w:t>，</w:t>
        </w:r>
        <w:r>
          <w:rPr>
            <w:rFonts w:ascii="Times New Roman" w:hAnsi="Times New Roman" w:cs="Times New Roman" w:hint="eastAsia"/>
            <w:lang w:eastAsia="zh-CN"/>
          </w:rPr>
          <w:t>但是高密度</w:t>
        </w:r>
        <w:r>
          <w:rPr>
            <w:rFonts w:ascii="Times New Roman" w:hAnsi="Times New Roman" w:cs="Times New Roman" w:hint="eastAsia"/>
            <w:lang w:eastAsia="zh-CN"/>
          </w:rPr>
          <w:t>The one</w:t>
        </w:r>
        <w:r>
          <w:rPr>
            <w:rFonts w:ascii="Times New Roman" w:hAnsi="Times New Roman" w:cs="Times New Roman"/>
            <w:lang w:eastAsia="zh-CN"/>
          </w:rPr>
          <w:t xml:space="preserve"> </w:t>
        </w:r>
        <w:r>
          <w:rPr>
            <w:rFonts w:ascii="Times New Roman" w:hAnsi="Times New Roman" w:cs="Times New Roman" w:hint="eastAsia"/>
            <w:lang w:eastAsia="zh-CN"/>
          </w:rPr>
          <w:t>形成阻力</w:t>
        </w:r>
        <w:r>
          <w:rPr>
            <w:rFonts w:asciiTheme="minorEastAsia" w:hAnsiTheme="minorEastAsia" w:cs="Times New Roman" w:hint="eastAsia"/>
            <w:lang w:eastAsia="zh-CN"/>
          </w:rPr>
          <w:t>，</w:t>
        </w:r>
        <w:r>
          <w:rPr>
            <w:rFonts w:ascii="Times New Roman" w:hAnsi="Times New Roman" w:cs="Times New Roman" w:hint="eastAsia"/>
            <w:lang w:eastAsia="zh-CN"/>
          </w:rPr>
          <w:t>阻止地球被太阳吸过去</w:t>
        </w:r>
        <w:r>
          <w:rPr>
            <w:rFonts w:ascii="Microsoft JhengHei" w:eastAsia="Microsoft JhengHei" w:hAnsi="Microsoft JhengHei" w:cs="Times New Roman" w:hint="eastAsia"/>
            <w:lang w:eastAsia="zh-CN"/>
          </w:rPr>
          <w:t>〭</w:t>
        </w:r>
      </w:ins>
    </w:p>
    <w:p w14:paraId="0A210C9C" w14:textId="77777777" w:rsidR="00E64C4F" w:rsidRPr="00DA5439" w:rsidRDefault="00E64C4F">
      <w:pPr>
        <w:pStyle w:val="a3"/>
        <w:numPr>
          <w:ilvl w:val="0"/>
          <w:numId w:val="2"/>
        </w:numPr>
        <w:ind w:left="480" w:firstLine="200"/>
        <w:jc w:val="both"/>
        <w:rPr>
          <w:ins w:id="1850" w:author="吴敏" w:date="2023-05-10T14:30:00Z"/>
          <w:rFonts w:ascii="Times New Roman" w:hAnsi="Times New Roman" w:cs="Times New Roman"/>
          <w:lang w:eastAsia="zh-CN"/>
        </w:rPr>
        <w:pPrChange w:id="1851" w:author="吴敏" w:date="2023-05-13T22:23:00Z">
          <w:pPr>
            <w:pStyle w:val="a3"/>
            <w:numPr>
              <w:numId w:val="2"/>
            </w:numPr>
            <w:ind w:firstLine="200"/>
            <w:jc w:val="both"/>
          </w:pPr>
        </w:pPrChange>
      </w:pPr>
      <w:ins w:id="1852" w:author="吴敏" w:date="2023-05-10T14:30:00Z">
        <w:r w:rsidRPr="00DA5439">
          <w:rPr>
            <w:rFonts w:ascii="Times New Roman" w:hAnsi="Times New Roman" w:cs="Times New Roman" w:hint="eastAsia"/>
            <w:lang w:eastAsia="zh-C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ins>
    </w:p>
    <w:p w14:paraId="30ED60CA" w14:textId="77777777" w:rsidR="00E64C4F" w:rsidRPr="004738A2" w:rsidRDefault="00E64C4F">
      <w:pPr>
        <w:ind w:left="360" w:firstLineChars="200" w:firstLine="480"/>
        <w:jc w:val="both"/>
        <w:rPr>
          <w:ins w:id="1853" w:author="吴敏" w:date="2023-05-10T14:30:00Z"/>
          <w:rFonts w:ascii="Times New Roman" w:eastAsia="KaiTi" w:hAnsi="Times New Roman" w:cs="Times New Roman"/>
          <w:lang w:eastAsia="zh-CN"/>
        </w:rPr>
      </w:pPr>
      <w:ins w:id="1854" w:author="吴敏" w:date="2023-05-10T14:30:00Z">
        <w:r w:rsidRPr="004738A2">
          <w:rPr>
            <w:rFonts w:ascii="Times New Roman" w:eastAsia="KaiTi" w:hAnsi="Times New Roman" w:cs="Times New Roman" w:hint="eastAsia"/>
            <w:lang w:eastAsia="zh-CN"/>
          </w:rPr>
          <w:t>从以下三点看太阳系，从而看宇宙：</w:t>
        </w:r>
      </w:ins>
    </w:p>
    <w:p w14:paraId="1DA6EDFE" w14:textId="77777777" w:rsidR="00E64C4F" w:rsidRPr="004738A2" w:rsidRDefault="00E64C4F">
      <w:pPr>
        <w:pStyle w:val="a3"/>
        <w:numPr>
          <w:ilvl w:val="0"/>
          <w:numId w:val="15"/>
        </w:numPr>
        <w:ind w:leftChars="0" w:left="480" w:firstLineChars="200" w:firstLine="480"/>
        <w:jc w:val="both"/>
        <w:rPr>
          <w:ins w:id="1855" w:author="吴敏" w:date="2023-05-10T14:30:00Z"/>
          <w:rFonts w:ascii="Times New Roman" w:eastAsia="KaiTi" w:hAnsi="Times New Roman" w:cs="Times New Roman"/>
          <w:lang w:eastAsia="zh-CN"/>
        </w:rPr>
        <w:pPrChange w:id="1856" w:author="吴敏" w:date="2023-05-13T22:23:00Z">
          <w:pPr>
            <w:pStyle w:val="a3"/>
            <w:numPr>
              <w:numId w:val="15"/>
            </w:numPr>
            <w:ind w:leftChars="0" w:left="360" w:firstLineChars="200" w:firstLine="480"/>
            <w:jc w:val="both"/>
          </w:pPr>
        </w:pPrChange>
      </w:pPr>
      <w:ins w:id="1857" w:author="吴敏" w:date="2023-05-10T14:30:00Z">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ins>
    </w:p>
    <w:p w14:paraId="2804DD20" w14:textId="77777777" w:rsidR="00E64C4F" w:rsidRPr="004738A2" w:rsidRDefault="00E64C4F">
      <w:pPr>
        <w:pStyle w:val="a3"/>
        <w:numPr>
          <w:ilvl w:val="0"/>
          <w:numId w:val="15"/>
        </w:numPr>
        <w:ind w:leftChars="0" w:left="480" w:firstLineChars="200" w:firstLine="480"/>
        <w:jc w:val="both"/>
        <w:rPr>
          <w:ins w:id="1858" w:author="吴敏" w:date="2023-05-10T14:30:00Z"/>
          <w:rFonts w:ascii="Times New Roman" w:eastAsia="KaiTi" w:hAnsi="Times New Roman" w:cs="Times New Roman"/>
          <w:lang w:eastAsia="zh-CN"/>
        </w:rPr>
        <w:pPrChange w:id="1859" w:author="吴敏" w:date="2023-05-13T22:23:00Z">
          <w:pPr>
            <w:pStyle w:val="a3"/>
            <w:numPr>
              <w:numId w:val="15"/>
            </w:numPr>
            <w:ind w:leftChars="0" w:left="360" w:firstLineChars="200" w:firstLine="480"/>
            <w:jc w:val="both"/>
          </w:pPr>
        </w:pPrChange>
      </w:pPr>
      <w:ins w:id="1860" w:author="吴敏" w:date="2023-05-10T14:30:00Z">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ins>
    </w:p>
    <w:p w14:paraId="5DA3E2C6" w14:textId="77777777" w:rsidR="00E64C4F" w:rsidRPr="004738A2" w:rsidRDefault="00E64C4F">
      <w:pPr>
        <w:pStyle w:val="a3"/>
        <w:numPr>
          <w:ilvl w:val="0"/>
          <w:numId w:val="15"/>
        </w:numPr>
        <w:ind w:leftChars="0" w:left="480" w:firstLineChars="200" w:firstLine="480"/>
        <w:jc w:val="both"/>
        <w:rPr>
          <w:ins w:id="1861" w:author="吴敏" w:date="2023-05-10T14:30:00Z"/>
          <w:rFonts w:ascii="Times New Roman" w:eastAsia="KaiTi" w:hAnsi="Times New Roman" w:cs="Times New Roman"/>
          <w:lang w:eastAsia="zh-CN"/>
        </w:rPr>
        <w:pPrChange w:id="1862" w:author="吴敏" w:date="2023-05-13T22:23:00Z">
          <w:pPr>
            <w:pStyle w:val="a3"/>
            <w:numPr>
              <w:numId w:val="15"/>
            </w:numPr>
            <w:ind w:leftChars="0" w:left="360" w:firstLineChars="200" w:firstLine="480"/>
            <w:jc w:val="both"/>
          </w:pPr>
        </w:pPrChange>
      </w:pPr>
      <w:ins w:id="1863" w:author="吴敏" w:date="2023-05-10T14:30:00Z">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ins>
    </w:p>
    <w:p w14:paraId="733FB113" w14:textId="77777777" w:rsidR="00E64C4F" w:rsidRPr="00433AEF" w:rsidRDefault="00E64C4F">
      <w:pPr>
        <w:ind w:firstLineChars="200" w:firstLine="480"/>
        <w:jc w:val="both"/>
        <w:rPr>
          <w:ins w:id="1864" w:author="吴敏" w:date="2023-05-10T14:30:00Z"/>
          <w:rFonts w:ascii="Times New Roman" w:eastAsia="KaiTi" w:hAnsi="Times New Roman" w:cs="Times New Roman"/>
          <w:lang w:eastAsia="zh-CN"/>
        </w:rPr>
      </w:pPr>
      <w:ins w:id="1865" w:author="吴敏" w:date="2023-05-10T14:30:00Z">
        <w:r w:rsidRPr="00433AEF">
          <w:rPr>
            <w:rFonts w:ascii="Times New Roman" w:eastAsia="KaiTi" w:hAnsi="Times New Roman" w:cs="Times New Roman" w:hint="eastAsia"/>
            <w:lang w:eastAsia="zh-CN"/>
          </w:rPr>
          <w:t>宇宙中的所有事物，无论是量子还是星系，都存在于量子真空的能量海中。</w:t>
        </w:r>
      </w:ins>
    </w:p>
    <w:p w14:paraId="6D791C5D" w14:textId="77777777" w:rsidR="00E64C4F" w:rsidRPr="00433AEF" w:rsidRDefault="00E64C4F">
      <w:pPr>
        <w:ind w:firstLineChars="200" w:firstLine="480"/>
        <w:jc w:val="both"/>
        <w:rPr>
          <w:ins w:id="1866" w:author="吴敏" w:date="2023-05-10T14:30:00Z"/>
          <w:rFonts w:ascii="Times New Roman" w:eastAsia="KaiTi" w:hAnsi="Times New Roman" w:cs="Times New Roman"/>
          <w:lang w:eastAsia="zh-CN"/>
        </w:rPr>
      </w:pPr>
      <w:ins w:id="1867" w:author="吴敏" w:date="2023-05-10T14:30:00Z">
        <w:r w:rsidRPr="00433AEF">
          <w:rPr>
            <w:rFonts w:ascii="Times New Roman" w:eastAsia="KaiTi" w:hAnsi="Times New Roman" w:cs="Times New Roman" w:hint="eastAsia"/>
            <w:lang w:eastAsia="zh-CN"/>
          </w:rPr>
          <w:t>真空中充满着各种复杂的能量海，能量海的最小单位就是</w:t>
        </w:r>
        <w:r>
          <w:rPr>
            <w:rFonts w:ascii="Times New Roman" w:eastAsia="KaiTi" w:hAnsi="Times New Roman" w:cs="Times New Roman" w:hint="eastAsia"/>
            <w:lang w:eastAsia="zh-CN"/>
          </w:rPr>
          <w:t>The one</w:t>
        </w:r>
        <w:r w:rsidRPr="00433AEF">
          <w:rPr>
            <w:rFonts w:ascii="Times New Roman" w:eastAsia="KaiTi" w:hAnsi="Times New Roman" w:cs="Times New Roman" w:hint="eastAsia"/>
            <w:lang w:eastAsia="zh-CN"/>
          </w:rPr>
          <w:t>。</w:t>
        </w:r>
      </w:ins>
    </w:p>
    <w:p w14:paraId="5A41FC5E" w14:textId="77777777" w:rsidR="00E64C4F" w:rsidRPr="00433AEF" w:rsidRDefault="00E64C4F">
      <w:pPr>
        <w:ind w:firstLineChars="200" w:firstLine="480"/>
        <w:jc w:val="both"/>
        <w:rPr>
          <w:ins w:id="1868" w:author="吴敏" w:date="2023-05-10T14:30:00Z"/>
          <w:rFonts w:ascii="Times New Roman" w:eastAsia="KaiTi" w:hAnsi="Times New Roman" w:cs="Times New Roman"/>
          <w:lang w:eastAsia="zh-CN"/>
        </w:rPr>
      </w:pPr>
      <w:ins w:id="1869" w:author="吴敏" w:date="2023-05-10T14:30:00Z">
        <w:r w:rsidRPr="00433AEF">
          <w:rPr>
            <w:rFonts w:ascii="Times New Roman" w:eastAsia="KaiTi" w:hAnsi="Times New Roman" w:cs="Times New Roman" w:hint="eastAsia"/>
            <w:lang w:eastAsia="zh-CN"/>
          </w:rPr>
          <w:t>空间的某一区域可能没有物质（有形的物质）存在，但决不可能没有</w:t>
        </w:r>
        <w:r>
          <w:rPr>
            <w:rFonts w:ascii="Times New Roman" w:eastAsia="KaiTi" w:hAnsi="Times New Roman" w:cs="Times New Roman" w:hint="eastAsia"/>
            <w:lang w:eastAsia="zh-CN"/>
          </w:rPr>
          <w:t>The one</w:t>
        </w:r>
        <w:r w:rsidRPr="00433AEF">
          <w:rPr>
            <w:rFonts w:ascii="Times New Roman" w:eastAsia="KaiTi" w:hAnsi="Times New Roman" w:cs="Times New Roman" w:hint="eastAsia"/>
            <w:lang w:eastAsia="zh-CN"/>
          </w:rPr>
          <w:t>存在。</w:t>
        </w:r>
      </w:ins>
    </w:p>
    <w:p w14:paraId="307B813C" w14:textId="77777777" w:rsidR="00E64C4F" w:rsidRPr="00433AEF" w:rsidRDefault="00E64C4F">
      <w:pPr>
        <w:ind w:firstLineChars="200" w:firstLine="480"/>
        <w:jc w:val="both"/>
        <w:rPr>
          <w:ins w:id="1870" w:author="吴敏" w:date="2023-05-10T14:30:00Z"/>
          <w:rFonts w:ascii="Times New Roman" w:eastAsia="KaiTi" w:hAnsi="Times New Roman" w:cs="Times New Roman"/>
          <w:lang w:eastAsia="zh-CN"/>
        </w:rPr>
      </w:pPr>
      <w:ins w:id="1871" w:author="吴敏" w:date="2023-05-10T14:30:00Z">
        <w:r w:rsidRPr="00433AEF">
          <w:rPr>
            <w:rFonts w:ascii="Times New Roman" w:eastAsia="KaiTi" w:hAnsi="Times New Roman" w:cs="Times New Roman" w:hint="eastAsia"/>
            <w:lang w:eastAsia="zh-CN"/>
          </w:rPr>
          <w:t>如果没有物质，量子真空就处于基态，不被扰动。</w:t>
        </w:r>
      </w:ins>
    </w:p>
    <w:p w14:paraId="79C4D58C" w14:textId="77777777" w:rsidR="00292512" w:rsidRDefault="00E64C4F" w:rsidP="00292512">
      <w:pPr>
        <w:ind w:firstLineChars="200" w:firstLine="480"/>
        <w:jc w:val="both"/>
        <w:rPr>
          <w:ins w:id="1872" w:author="吴敏" w:date="2023-05-14T00:24:00Z"/>
          <w:rFonts w:ascii="Times New Roman" w:eastAsia="KaiTi" w:hAnsi="Times New Roman" w:cs="Times New Roman"/>
          <w:lang w:eastAsia="zh-CN"/>
        </w:rPr>
      </w:pPr>
      <w:ins w:id="1873" w:author="吴敏" w:date="2023-05-10T14:30:00Z">
        <w:r w:rsidRPr="00433AEF">
          <w:rPr>
            <w:rFonts w:ascii="Times New Roman" w:eastAsia="KaiTi" w:hAnsi="Times New Roman" w:cs="Times New Roman" w:hint="eastAsia"/>
            <w:lang w:eastAsia="zh-CN"/>
          </w:rPr>
          <w:t>一旦有了</w:t>
        </w:r>
        <w:r>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Pr>
            <w:rFonts w:ascii="Times New Roman" w:eastAsia="KaiTi" w:hAnsi="Times New Roman" w:cs="Times New Roman" w:hint="eastAsia"/>
            <w:lang w:eastAsia="zh-CN"/>
          </w:rPr>
          <w:t>，就有了“观察者效应”：量子基态场被</w:t>
        </w:r>
        <w:r w:rsidRPr="00433AEF">
          <w:rPr>
            <w:rFonts w:ascii="Times New Roman" w:eastAsia="KaiTi" w:hAnsi="Times New Roman" w:cs="Times New Roman"/>
            <w:lang w:eastAsia="zh-CN"/>
          </w:rPr>
          <w:t>扰动</w:t>
        </w:r>
        <w:r>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这种扰动在真空能量海中“制造波浪”，这些波浪从产生的起点向外扩散，从而与其他波相互作用。</w:t>
        </w:r>
        <w:r>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ins>
    </w:p>
    <w:p w14:paraId="6ABD3EC3" w14:textId="49AFD680" w:rsidR="00E64C4F" w:rsidRPr="00CE1148" w:rsidRDefault="00E64C4F">
      <w:pPr>
        <w:ind w:firstLineChars="200" w:firstLine="480"/>
        <w:jc w:val="both"/>
        <w:rPr>
          <w:ins w:id="1874" w:author="吴敏" w:date="2023-05-10T14:30:00Z"/>
          <w:rFonts w:ascii="Times New Roman" w:eastAsia="KaiTi" w:hAnsi="Times New Roman" w:cs="Times New Roman"/>
          <w:lang w:eastAsia="zh-CN"/>
        </w:rPr>
        <w:pPrChange w:id="1875" w:author="吴敏" w:date="2023-05-14T00:24:00Z">
          <w:pPr>
            <w:numPr>
              <w:numId w:val="23"/>
            </w:numPr>
            <w:tabs>
              <w:tab w:val="num" w:pos="360"/>
            </w:tabs>
            <w:ind w:left="360" w:firstLineChars="200" w:firstLine="480"/>
            <w:jc w:val="both"/>
          </w:pPr>
        </w:pPrChange>
      </w:pPr>
      <w:ins w:id="1876" w:author="吴敏" w:date="2023-05-10T14:30:00Z">
        <w:r w:rsidRPr="00433AEF">
          <w:rPr>
            <w:rFonts w:ascii="Times New Roman" w:eastAsia="KaiTi" w:hAnsi="Times New Roman" w:cs="Times New Roman" w:hint="eastAsia"/>
            <w:lang w:eastAsia="zh-CN"/>
          </w:rPr>
          <w:lastRenderedPageBreak/>
          <w:t>在物质的形成过程中，有粒子的碰撞，能量的摩擦，也会产生光、电、热等表层的显现。</w:t>
        </w:r>
      </w:ins>
    </w:p>
    <w:p w14:paraId="090DA992" w14:textId="545E6C19" w:rsidR="00465A3E" w:rsidRPr="009C6078" w:rsidDel="00EF16B4" w:rsidRDefault="00465A3E">
      <w:pPr>
        <w:ind w:firstLineChars="200" w:firstLine="480"/>
        <w:jc w:val="both"/>
        <w:rPr>
          <w:del w:id="1877" w:author="顏 秉田" w:date="2023-04-22T00:46:00Z"/>
          <w:rFonts w:ascii="Times New Roman" w:eastAsia="KaiTi" w:hAnsi="Times New Roman" w:cs="Times New Roman"/>
          <w:shd w:val="clear" w:color="auto" w:fill="92D050"/>
          <w:lang w:eastAsia="zh-CN"/>
        </w:rPr>
      </w:pPr>
      <w:del w:id="1878" w:author="顏 秉田" w:date="2023-04-22T00:46:00Z">
        <w:r w:rsidRPr="009C6078" w:rsidDel="00EF16B4">
          <w:rPr>
            <w:rFonts w:ascii="Times New Roman" w:eastAsia="KaiTi" w:hAnsi="Times New Roman" w:cs="Times New Roman" w:hint="eastAsia"/>
            <w:shd w:val="clear" w:color="auto" w:fill="92D050"/>
            <w:lang w:eastAsia="zh-CN"/>
          </w:rPr>
          <w:delText>引力传播的速度</w:delText>
        </w:r>
      </w:del>
    </w:p>
    <w:p w14:paraId="6C2EEE0C" w14:textId="6FEDE4A9" w:rsidR="00465A3E" w:rsidRPr="009C6078" w:rsidDel="00EF16B4" w:rsidRDefault="00465A3E">
      <w:pPr>
        <w:ind w:firstLineChars="200" w:firstLine="480"/>
        <w:jc w:val="both"/>
        <w:rPr>
          <w:del w:id="1879" w:author="顏 秉田" w:date="2023-04-22T00:46:00Z"/>
          <w:rFonts w:ascii="Times New Roman" w:eastAsia="KaiTi" w:hAnsi="Times New Roman" w:cs="Times New Roman"/>
          <w:shd w:val="clear" w:color="auto" w:fill="92D050"/>
          <w:lang w:eastAsia="zh-CN"/>
        </w:rPr>
      </w:pPr>
      <w:del w:id="1880" w:author="顏 秉田" w:date="2023-04-22T00:46:00Z">
        <w:r w:rsidRPr="009C6078" w:rsidDel="00EF16B4">
          <w:rPr>
            <w:rFonts w:ascii="Times New Roman" w:eastAsia="KaiTi" w:hAnsi="Times New Roman" w:cs="Times New Roman" w:hint="eastAsia"/>
            <w:shd w:val="clear" w:color="auto" w:fill="92D050"/>
            <w:lang w:eastAsia="zh-CN"/>
          </w:rPr>
          <w:delText>对于引力传播的速度基本有三种理论：</w:delText>
        </w:r>
      </w:del>
    </w:p>
    <w:p w14:paraId="5F6F4269" w14:textId="46027B66" w:rsidR="00465A3E" w:rsidRPr="009C6078" w:rsidDel="00EF16B4" w:rsidRDefault="00465A3E">
      <w:pPr>
        <w:pStyle w:val="a3"/>
        <w:numPr>
          <w:ilvl w:val="1"/>
          <w:numId w:val="8"/>
        </w:numPr>
        <w:ind w:leftChars="0" w:firstLine="200"/>
        <w:jc w:val="both"/>
        <w:rPr>
          <w:del w:id="1881" w:author="顏 秉田" w:date="2023-04-22T00:46:00Z"/>
          <w:rFonts w:ascii="Times New Roman" w:eastAsia="KaiTi" w:hAnsi="Times New Roman" w:cs="Times New Roman"/>
          <w:shd w:val="clear" w:color="auto" w:fill="92D050"/>
          <w:lang w:eastAsia="zh-CN"/>
        </w:rPr>
      </w:pPr>
      <w:del w:id="1882" w:author="顏 秉田" w:date="2023-04-22T00:46:00Z">
        <w:r w:rsidRPr="009C6078" w:rsidDel="00EF16B4">
          <w:rPr>
            <w:rFonts w:ascii="Times New Roman" w:eastAsia="KaiTi" w:hAnsi="Times New Roman" w:cs="Times New Roman" w:hint="eastAsia"/>
            <w:shd w:val="clear" w:color="auto" w:fill="92D050"/>
            <w:lang w:eastAsia="zh-CN"/>
          </w:rPr>
          <w:delText>牛顿的超距作用观点，认为引力的传递不需要时间（速度无限大）。</w:delText>
        </w:r>
      </w:del>
    </w:p>
    <w:p w14:paraId="4A53A051" w14:textId="353798B7" w:rsidR="00465A3E" w:rsidRPr="009C6078" w:rsidDel="00EF16B4" w:rsidRDefault="00465A3E">
      <w:pPr>
        <w:pStyle w:val="a3"/>
        <w:numPr>
          <w:ilvl w:val="1"/>
          <w:numId w:val="8"/>
        </w:numPr>
        <w:ind w:leftChars="0" w:firstLine="200"/>
        <w:jc w:val="both"/>
        <w:rPr>
          <w:del w:id="1883" w:author="顏 秉田" w:date="2023-04-22T00:46:00Z"/>
          <w:rFonts w:ascii="Times New Roman" w:eastAsia="KaiTi" w:hAnsi="Times New Roman" w:cs="Times New Roman"/>
          <w:shd w:val="clear" w:color="auto" w:fill="92D050"/>
          <w:lang w:eastAsia="zh-CN"/>
        </w:rPr>
      </w:pPr>
      <w:del w:id="1884" w:author="顏 秉田" w:date="2023-04-22T00:46:00Z">
        <w:r w:rsidRPr="009C6078" w:rsidDel="00EF16B4">
          <w:rPr>
            <w:rFonts w:ascii="Times New Roman" w:eastAsia="KaiTi" w:hAnsi="Times New Roman" w:cs="Times New Roman" w:hint="eastAsia"/>
            <w:shd w:val="clear" w:color="auto" w:fill="92D050"/>
            <w:lang w:eastAsia="zh-CN"/>
          </w:rPr>
          <w:delText>引力的速度是超光速的某值</w:delText>
        </w:r>
      </w:del>
    </w:p>
    <w:p w14:paraId="053A2C08" w14:textId="2D9B515F" w:rsidR="00465A3E" w:rsidRPr="009C6078" w:rsidDel="00EF16B4" w:rsidRDefault="00465A3E">
      <w:pPr>
        <w:pStyle w:val="a3"/>
        <w:numPr>
          <w:ilvl w:val="1"/>
          <w:numId w:val="8"/>
        </w:numPr>
        <w:ind w:leftChars="0" w:firstLine="200"/>
        <w:jc w:val="both"/>
        <w:rPr>
          <w:del w:id="1885" w:author="顏 秉田" w:date="2023-04-22T00:46:00Z"/>
          <w:rFonts w:ascii="Times New Roman" w:eastAsia="KaiTi" w:hAnsi="Times New Roman" w:cs="Times New Roman"/>
          <w:shd w:val="clear" w:color="auto" w:fill="92D050"/>
          <w:lang w:eastAsia="zh-CN"/>
        </w:rPr>
      </w:pPr>
      <w:del w:id="1886" w:author="顏 秉田" w:date="2023-04-22T00:46:00Z">
        <w:r w:rsidRPr="009C6078" w:rsidDel="00EF16B4">
          <w:rPr>
            <w:rFonts w:ascii="Times New Roman" w:eastAsia="KaiTi" w:hAnsi="Times New Roman" w:cs="Times New Roman" w:hint="eastAsia"/>
            <w:shd w:val="clear" w:color="auto" w:fill="92D050"/>
            <w:lang w:eastAsia="zh-CN"/>
          </w:rPr>
          <w:delText>爱因斯坦所提出的假说，即重力的传播速度是真空中的光速。</w:delText>
        </w:r>
      </w:del>
    </w:p>
    <w:p w14:paraId="4F5EF5EF" w14:textId="3A8D64B5" w:rsidR="00465A3E" w:rsidRPr="009C6078" w:rsidDel="00EF16B4" w:rsidRDefault="00465A3E">
      <w:pPr>
        <w:ind w:firstLine="200"/>
        <w:jc w:val="both"/>
        <w:rPr>
          <w:del w:id="1887" w:author="顏 秉田" w:date="2023-04-22T00:46:00Z"/>
          <w:rFonts w:ascii="Times New Roman" w:eastAsia="KaiTi" w:hAnsi="Times New Roman" w:cs="Times New Roman"/>
          <w:shd w:val="clear" w:color="auto" w:fill="92D050"/>
          <w:lang w:eastAsia="zh-CN"/>
        </w:rPr>
      </w:pPr>
    </w:p>
    <w:p w14:paraId="6E038F81" w14:textId="587B2E12" w:rsidR="00AB4928" w:rsidRPr="009C6078" w:rsidDel="00EF16B4" w:rsidRDefault="009453E2">
      <w:pPr>
        <w:pStyle w:val="a3"/>
        <w:ind w:firstLine="200"/>
        <w:jc w:val="both"/>
        <w:rPr>
          <w:del w:id="1888" w:author="顏 秉田" w:date="2023-04-22T00:46:00Z"/>
          <w:rFonts w:ascii="Times New Roman" w:eastAsia="KaiTi" w:hAnsi="Times New Roman" w:cs="Times New Roman"/>
          <w:shd w:val="clear" w:color="auto" w:fill="92D050"/>
          <w:lang w:eastAsia="zh-CN"/>
        </w:rPr>
      </w:pPr>
      <w:del w:id="1889" w:author="顏 秉田" w:date="2023-04-22T00:46:00Z">
        <w:r w:rsidRPr="009C6078" w:rsidDel="00EF16B4">
          <w:rPr>
            <w:rFonts w:ascii="Times New Roman" w:eastAsia="KaiTi" w:hAnsi="Times New Roman" w:cs="Times New Roman"/>
            <w:shd w:val="clear" w:color="auto" w:fill="92D050"/>
            <w:lang w:eastAsia="zh-CN"/>
          </w:rPr>
          <w:delText>基于以上对</w:delText>
        </w:r>
        <w:r w:rsidRPr="009C6078" w:rsidDel="00EF16B4">
          <w:rPr>
            <w:rFonts w:ascii="Times New Roman" w:eastAsia="KaiTi" w:hAnsi="Times New Roman" w:cs="Times New Roman"/>
            <w:shd w:val="clear" w:color="auto" w:fill="92D050"/>
            <w:lang w:eastAsia="zh-CN"/>
          </w:rPr>
          <w:delText>THE ONE</w:delText>
        </w:r>
        <w:r w:rsidRPr="009C6078" w:rsidDel="00EF16B4">
          <w:rPr>
            <w:rFonts w:ascii="Times New Roman" w:eastAsia="KaiTi" w:hAnsi="Times New Roman" w:cs="Times New Roman"/>
            <w:shd w:val="clear" w:color="auto" w:fill="92D050"/>
            <w:lang w:eastAsia="zh-CN"/>
          </w:rPr>
          <w:delText>特性描述</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牛顿力学</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广义相对论、</w:delText>
        </w:r>
        <w:r w:rsidRPr="009C6078" w:rsidDel="00EF16B4">
          <w:rPr>
            <w:rFonts w:ascii="Times New Roman" w:eastAsia="KaiTi" w:hAnsi="Times New Roman" w:cs="Times New Roman"/>
            <w:shd w:val="clear" w:color="auto" w:fill="92D050"/>
            <w:lang w:eastAsia="zh-CN"/>
          </w:rPr>
          <w:delText>特斯拉以太学说</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量子场论</w:delText>
        </w:r>
        <w:r w:rsidRPr="009C6078" w:rsidDel="00EF16B4">
          <w:rPr>
            <w:rFonts w:ascii="Times New Roman" w:eastAsia="KaiTi" w:hAnsi="Times New Roman" w:cs="Times New Roman"/>
            <w:shd w:val="clear" w:color="auto" w:fill="92D050"/>
            <w:lang w:eastAsia="zh-CN"/>
          </w:rPr>
          <w:delText>是被涵盖在</w:delText>
        </w:r>
        <w:r w:rsidRPr="009C6078" w:rsidDel="00EF16B4">
          <w:rPr>
            <w:rFonts w:ascii="Times New Roman" w:eastAsia="KaiTi" w:hAnsi="Times New Roman" w:cs="Times New Roman"/>
            <w:shd w:val="clear" w:color="auto" w:fill="92D050"/>
            <w:lang w:eastAsia="zh-CN"/>
          </w:rPr>
          <w:delText xml:space="preserve">THE ONE </w:delText>
        </w:r>
        <w:r w:rsidRPr="009C6078" w:rsidDel="00EF16B4">
          <w:rPr>
            <w:rFonts w:ascii="Times New Roman" w:eastAsia="KaiTi" w:hAnsi="Times New Roman" w:cs="Times New Roman"/>
            <w:shd w:val="clear" w:color="auto" w:fill="92D050"/>
            <w:lang w:eastAsia="zh-CN"/>
          </w:rPr>
          <w:delText>学说之中的</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以量子学说为例</w:delText>
        </w:r>
        <w:r w:rsidR="00890F3E" w:rsidRPr="009C6078" w:rsidDel="00EF16B4">
          <w:rPr>
            <w:rFonts w:ascii="Times New Roman" w:eastAsia="KaiTi" w:hAnsi="Times New Roman" w:cs="Times New Roman"/>
            <w:shd w:val="clear" w:color="auto" w:fill="92D050"/>
            <w:lang w:eastAsia="zh-CN"/>
          </w:rPr>
          <w:delText>，</w:delText>
        </w:r>
        <w:r w:rsidR="00F563F0" w:rsidRPr="009C6078" w:rsidDel="00EF16B4">
          <w:rPr>
            <w:rFonts w:ascii="Times New Roman" w:eastAsia="KaiTi" w:hAnsi="Times New Roman" w:cs="Times New Roman"/>
            <w:shd w:val="clear" w:color="auto" w:fill="92D050"/>
            <w:lang w:eastAsia="zh-CN"/>
          </w:rPr>
          <w:delText>量子学说包含了共时性</w:delText>
        </w:r>
      </w:del>
    </w:p>
    <w:p w14:paraId="4238CDCD" w14:textId="08A34A7A" w:rsidR="00CE1148" w:rsidRPr="00CE1148" w:rsidDel="00EF16B4" w:rsidRDefault="00CE1148">
      <w:pPr>
        <w:ind w:left="1200" w:firstLine="200"/>
        <w:jc w:val="both"/>
        <w:rPr>
          <w:del w:id="1890" w:author="顏 秉田" w:date="2023-04-22T00:46:00Z"/>
          <w:rFonts w:ascii="Times New Roman" w:eastAsia="KaiTi" w:hAnsi="Times New Roman" w:cs="Times New Roman"/>
          <w:lang w:eastAsia="zh-CN"/>
        </w:rPr>
      </w:pPr>
    </w:p>
    <w:p w14:paraId="32A603E2" w14:textId="18D0C071" w:rsidR="005E1880" w:rsidRPr="009C6078" w:rsidDel="00EF16B4" w:rsidRDefault="005E1880">
      <w:pPr>
        <w:pStyle w:val="a3"/>
        <w:ind w:firstLine="200"/>
        <w:jc w:val="both"/>
        <w:rPr>
          <w:del w:id="1891" w:author="顏 秉田" w:date="2023-04-22T00:46:00Z"/>
          <w:rFonts w:ascii="Times New Roman" w:eastAsia="KaiTi" w:hAnsi="Times New Roman" w:cs="Times New Roman"/>
          <w:shd w:val="clear" w:color="auto" w:fill="92D050"/>
          <w:lang w:eastAsia="zh-CN"/>
        </w:rPr>
      </w:pPr>
      <w:del w:id="1892" w:author="顏 秉田" w:date="2023-04-22T00:46:00Z">
        <w:r w:rsidRPr="009C6078" w:rsidDel="00EF16B4">
          <w:rPr>
            <w:rFonts w:ascii="Times New Roman" w:eastAsia="KaiTi" w:hAnsi="Times New Roman" w:cs="Times New Roman" w:hint="eastAsia"/>
            <w:shd w:val="clear" w:color="auto" w:fill="92D050"/>
            <w:lang w:eastAsia="zh-CN"/>
          </w:rPr>
          <w:delText>特斯拉的真空不空已经基本把我们要讲的学说囊括了，只不过对于最小组成单位的不同，才会造成分歧。牛顿、特斯拉、爱因斯坦、普朗克、霍金都可以彼此握手。（特斯拉学说认为，最小单位是电磁波）</w:delText>
        </w:r>
      </w:del>
    </w:p>
    <w:p w14:paraId="7742BA11" w14:textId="1B736ED1" w:rsidR="005E1880" w:rsidRPr="009C6078" w:rsidDel="00EF16B4" w:rsidRDefault="005E1880">
      <w:pPr>
        <w:ind w:firstLine="200"/>
        <w:jc w:val="both"/>
        <w:rPr>
          <w:del w:id="1893" w:author="顏 秉田" w:date="2023-04-22T00:46:00Z"/>
          <w:rFonts w:ascii="Times New Roman" w:eastAsia="KaiTi" w:hAnsi="Times New Roman" w:cs="Times New Roman"/>
          <w:shd w:val="clear" w:color="auto" w:fill="92D050"/>
          <w:lang w:eastAsia="zh-CN"/>
        </w:rPr>
      </w:pPr>
    </w:p>
    <w:p w14:paraId="55E90B1F" w14:textId="23CE2CA5" w:rsidR="005E1880" w:rsidRPr="009C6078" w:rsidDel="00EF16B4" w:rsidRDefault="005E1880">
      <w:pPr>
        <w:pStyle w:val="a3"/>
        <w:ind w:firstLine="200"/>
        <w:jc w:val="both"/>
        <w:rPr>
          <w:del w:id="1894" w:author="顏 秉田" w:date="2023-04-22T00:46:00Z"/>
          <w:rFonts w:ascii="Times New Roman" w:eastAsia="KaiTi" w:hAnsi="Times New Roman" w:cs="Times New Roman"/>
          <w:shd w:val="clear" w:color="auto" w:fill="92D050"/>
          <w:lang w:eastAsia="zh-CN"/>
        </w:rPr>
      </w:pPr>
      <w:del w:id="1895" w:author="顏 秉田" w:date="2023-04-22T00:46:00Z">
        <w:r w:rsidRPr="009C6078" w:rsidDel="00EF16B4">
          <w:rPr>
            <w:rFonts w:ascii="Times New Roman" w:eastAsia="KaiTi" w:hAnsi="Times New Roman" w:cs="Times New Roman" w:hint="eastAsia"/>
            <w:shd w:val="clear" w:color="auto" w:fill="92D050"/>
            <w:lang w:eastAsia="zh-CN"/>
          </w:rPr>
          <w:delText>相对论也是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的一种呈现，但是不是所有的呈现。这就是哥德尔不完备定理所讨论的事情。就如地球是球体，但我们看到的都是平面。三种几何。（欧氏几何，黎曼几何，罗氏几何）</w:delText>
        </w:r>
      </w:del>
    </w:p>
    <w:p w14:paraId="127AA2E4" w14:textId="70CFA955" w:rsidR="009879C7" w:rsidRPr="009C6078" w:rsidDel="00EF16B4" w:rsidRDefault="005E1880">
      <w:pPr>
        <w:pStyle w:val="a3"/>
        <w:ind w:firstLine="200"/>
        <w:jc w:val="both"/>
        <w:rPr>
          <w:del w:id="1896" w:author="顏 秉田" w:date="2023-04-22T00:46:00Z"/>
          <w:rFonts w:ascii="Times New Roman" w:eastAsia="KaiTi" w:hAnsi="Times New Roman" w:cs="Times New Roman"/>
          <w:shd w:val="clear" w:color="auto" w:fill="92D050"/>
          <w:lang w:eastAsia="zh-CN"/>
        </w:rPr>
      </w:pPr>
      <w:del w:id="1897" w:author="顏 秉田" w:date="2023-04-22T00:46:00Z">
        <w:r w:rsidRPr="009C6078" w:rsidDel="00EF16B4">
          <w:rPr>
            <w:rFonts w:ascii="Times New Roman" w:eastAsia="KaiTi" w:hAnsi="Times New Roman" w:cs="Times New Roman" w:hint="eastAsia"/>
            <w:shd w:val="clear" w:color="auto" w:fill="92D050"/>
            <w:lang w:eastAsia="zh-CN"/>
          </w:rPr>
          <w:delText>所以，我们的</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学说是可以包含所有理论，并可以说明且解释它们，比如相对论，特斯拉的以太学说</w:delText>
        </w:r>
        <w:r w:rsidRPr="009C6078" w:rsidDel="00EF16B4">
          <w:rPr>
            <w:rFonts w:ascii="Times New Roman" w:eastAsia="KaiTi" w:hAnsi="Times New Roman" w:cs="Times New Roman"/>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这两个学说谈论的都是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的不同特性，而哥德尔谈的是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的共性。</w:delText>
        </w:r>
      </w:del>
    </w:p>
    <w:p w14:paraId="5313526A" w14:textId="3DEC8119" w:rsidR="00CE1148" w:rsidRPr="009C6078" w:rsidDel="00EF16B4" w:rsidRDefault="005E1880">
      <w:pPr>
        <w:pStyle w:val="a3"/>
        <w:ind w:firstLine="200"/>
        <w:jc w:val="both"/>
        <w:rPr>
          <w:del w:id="1898" w:author="顏 秉田" w:date="2023-04-22T00:46:00Z"/>
          <w:rFonts w:ascii="Times New Roman" w:eastAsia="KaiTi" w:hAnsi="Times New Roman" w:cs="Times New Roman"/>
          <w:shd w:val="clear" w:color="auto" w:fill="92D050"/>
          <w:lang w:eastAsia="zh-CN"/>
        </w:rPr>
      </w:pPr>
      <w:del w:id="1899" w:author="顏 秉田" w:date="2023-04-22T00:46:00Z">
        <w:r w:rsidRPr="009C6078" w:rsidDel="00EF16B4">
          <w:rPr>
            <w:rFonts w:ascii="Times New Roman" w:eastAsia="KaiTi" w:hAnsi="Times New Roman" w:cs="Times New Roman" w:hint="eastAsia"/>
            <w:shd w:val="clear" w:color="auto" w:fill="92D050"/>
            <w:lang w:eastAsia="zh-CN"/>
          </w:rPr>
          <w:delText>宇宙的本质不是爱因斯坦的薄膜学说，而是海绵学说。这些特性是最重要的。</w:delText>
        </w:r>
      </w:del>
    </w:p>
    <w:p w14:paraId="7AB14F85" w14:textId="719E161B" w:rsidR="00B17A79" w:rsidRPr="00E64C4F" w:rsidDel="00E64C4F" w:rsidRDefault="00CE1148">
      <w:pPr>
        <w:pStyle w:val="5"/>
        <w:numPr>
          <w:ilvl w:val="0"/>
          <w:numId w:val="17"/>
        </w:numPr>
        <w:spacing w:line="240" w:lineRule="auto"/>
        <w:ind w:firstLine="200"/>
        <w:jc w:val="both"/>
        <w:rPr>
          <w:del w:id="1900" w:author="吴敏" w:date="2023-05-10T14:29:00Z"/>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del w:id="1901" w:author="吴敏" w:date="2023-04-22T17:23:00Z">
        <w:r w:rsidR="008E39D7" w:rsidRPr="008E39D7" w:rsidDel="00B17A79">
          <w:rPr>
            <w:rFonts w:ascii="Times New Roman" w:eastAsia="KaiTi" w:hAnsi="Times New Roman" w:cs="Times New Roman" w:hint="eastAsia"/>
            <w:lang w:eastAsia="zh-CN"/>
          </w:rPr>
          <w:delText>（从概念上描述）</w:delText>
        </w:r>
      </w:del>
    </w:p>
    <w:p w14:paraId="2A76390F" w14:textId="28439422" w:rsidR="00E64C4F" w:rsidRPr="00E64C4F" w:rsidRDefault="00E64C4F">
      <w:pPr>
        <w:pStyle w:val="5"/>
        <w:numPr>
          <w:ilvl w:val="0"/>
          <w:numId w:val="17"/>
        </w:numPr>
        <w:spacing w:line="240" w:lineRule="auto"/>
        <w:ind w:firstLine="200"/>
        <w:jc w:val="both"/>
        <w:rPr>
          <w:ins w:id="1902" w:author="吴敏" w:date="2023-05-10T14:29:00Z"/>
          <w:rFonts w:eastAsia="KaiTi"/>
          <w:lang w:eastAsia="zh-CN"/>
          <w:rPrChange w:id="1903" w:author="吴敏" w:date="2023-05-10T14:29:00Z">
            <w:rPr>
              <w:ins w:id="1904" w:author="吴敏" w:date="2023-05-10T14:29:00Z"/>
              <w:lang w:eastAsia="zh-CN"/>
            </w:rPr>
          </w:rPrChange>
        </w:rPr>
        <w:pPrChange w:id="1905" w:author="吴敏" w:date="2023-05-13T22:23:00Z">
          <w:pPr>
            <w:ind w:left="480"/>
          </w:pPr>
        </w:pPrChange>
      </w:pPr>
    </w:p>
    <w:p w14:paraId="02C501EF" w14:textId="77777777" w:rsidR="00E64C4F" w:rsidRDefault="00E64C4F">
      <w:pPr>
        <w:numPr>
          <w:ilvl w:val="0"/>
          <w:numId w:val="25"/>
        </w:numPr>
        <w:ind w:firstLineChars="200" w:firstLine="480"/>
        <w:jc w:val="both"/>
        <w:rPr>
          <w:ins w:id="1906" w:author="吴敏" w:date="2023-05-10T14:29:00Z"/>
          <w:rFonts w:ascii="Times New Roman" w:eastAsia="KaiTi" w:hAnsi="Times New Roman" w:cs="Times New Roman"/>
          <w:lang w:eastAsia="zh-CN"/>
        </w:rPr>
      </w:pPr>
      <w:ins w:id="1907" w:author="吴敏" w:date="2023-05-10T14:29:00Z">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w:t>
        </w:r>
        <w:r>
          <w:rPr>
            <w:rFonts w:ascii="Times New Roman" w:eastAsia="KaiTi" w:hAnsi="Times New Roman" w:cs="Times New Roman" w:hint="eastAsia"/>
            <w:lang w:eastAsia="zh-CN"/>
          </w:rPr>
          <w:t>称作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ins>
    </w:p>
    <w:p w14:paraId="5AE7CFC4" w14:textId="0A71C893" w:rsidR="00E64C4F" w:rsidRPr="0071503D" w:rsidRDefault="00E64C4F">
      <w:pPr>
        <w:numPr>
          <w:ilvl w:val="0"/>
          <w:numId w:val="25"/>
        </w:numPr>
        <w:ind w:firstLineChars="200" w:firstLine="480"/>
        <w:jc w:val="both"/>
        <w:rPr>
          <w:ins w:id="1908" w:author="吴敏" w:date="2023-05-10T14:29:00Z"/>
          <w:rFonts w:ascii="Times New Roman" w:eastAsia="KaiTi" w:hAnsi="Times New Roman" w:cs="Times New Roman"/>
          <w:lang w:eastAsia="zh-CN"/>
        </w:rPr>
      </w:pPr>
      <w:ins w:id="1909" w:author="吴敏" w:date="2023-05-10T14:29:00Z">
        <w:r>
          <w:rPr>
            <w:rFonts w:ascii="Times New Roman" w:hAnsi="Times New Roman" w:cs="Times New Roman" w:hint="eastAsia"/>
            <w:lang w:eastAsia="zh-CN"/>
          </w:rPr>
          <w:t>在一个长</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宽</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高</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正方形箱子中（代表太阳系）</w:t>
        </w:r>
      </w:ins>
      <w:ins w:id="1910" w:author="吴敏" w:date="2023-05-13T23:12:00Z">
        <w:r w:rsidR="00306C45">
          <w:rPr>
            <w:rFonts w:ascii="Times New Roman" w:hAnsi="Times New Roman" w:cs="Times New Roman" w:hint="eastAsia"/>
            <w:lang w:eastAsia="zh-CN"/>
          </w:rPr>
          <w:t>，</w:t>
        </w:r>
      </w:ins>
      <w:ins w:id="1911" w:author="吴敏" w:date="2023-05-10T14:29:00Z">
        <w:r>
          <w:rPr>
            <w:rFonts w:ascii="Times New Roman" w:hAnsi="Times New Roman" w:cs="Times New Roman" w:hint="eastAsia"/>
            <w:lang w:eastAsia="zh-CN"/>
          </w:rPr>
          <w:t>放上一颗</w:t>
        </w:r>
        <w:r>
          <w:rPr>
            <w:rFonts w:ascii="Times New Roman" w:hAnsi="Times New Roman" w:cs="Times New Roman"/>
            <w:lang w:eastAsia="zh-CN"/>
          </w:rPr>
          <w:t>1</w:t>
        </w:r>
        <w:r>
          <w:rPr>
            <w:rFonts w:ascii="Times New Roman" w:hAnsi="Times New Roman" w:cs="Times New Roman" w:hint="eastAsia"/>
            <w:lang w:eastAsia="zh-CN"/>
          </w:rPr>
          <w:t>公斤太阳大小的正极强磁铁</w:t>
        </w:r>
      </w:ins>
      <w:ins w:id="1912" w:author="吴敏" w:date="2023-05-13T23:12:00Z">
        <w:r w:rsidR="00306C45">
          <w:rPr>
            <w:rFonts w:ascii="Times New Roman" w:hAnsi="Times New Roman" w:cs="Times New Roman" w:hint="eastAsia"/>
            <w:lang w:eastAsia="zh-CN"/>
          </w:rPr>
          <w:t>，</w:t>
        </w:r>
      </w:ins>
      <w:ins w:id="1913" w:author="吴敏" w:date="2023-05-10T14:29:00Z">
        <w:r>
          <w:rPr>
            <w:rFonts w:ascii="Times New Roman" w:hAnsi="Times New Roman" w:cs="Times New Roman" w:hint="eastAsia"/>
            <w:lang w:eastAsia="zh-CN"/>
          </w:rPr>
          <w:t>在比太阳跟地球等比例缩小的距离更远一些的地方</w:t>
        </w:r>
      </w:ins>
      <w:ins w:id="1914" w:author="吴敏" w:date="2023-05-13T23:12:00Z">
        <w:r w:rsidR="00306C45">
          <w:rPr>
            <w:rFonts w:ascii="Times New Roman" w:hAnsi="Times New Roman" w:cs="Times New Roman" w:hint="eastAsia"/>
            <w:lang w:eastAsia="zh-CN"/>
          </w:rPr>
          <w:t>，</w:t>
        </w:r>
      </w:ins>
      <w:ins w:id="1915" w:author="吴敏" w:date="2023-05-10T14:29:00Z">
        <w:r>
          <w:rPr>
            <w:rFonts w:ascii="Times New Roman" w:hAnsi="Times New Roman" w:cs="Times New Roman" w:hint="eastAsia"/>
            <w:lang w:eastAsia="zh-CN"/>
          </w:rPr>
          <w:t>同时放上一颗</w:t>
        </w:r>
        <w:r>
          <w:rPr>
            <w:rFonts w:ascii="Times New Roman" w:hAnsi="Times New Roman" w:cs="Times New Roman" w:hint="eastAsia"/>
            <w:lang w:eastAsia="zh-CN"/>
          </w:rPr>
          <w:t>0</w:t>
        </w:r>
        <w:r>
          <w:rPr>
            <w:rFonts w:ascii="Times New Roman" w:hAnsi="Times New Roman" w:cs="Times New Roman"/>
            <w:lang w:eastAsia="zh-CN"/>
          </w:rPr>
          <w:t>.14</w:t>
        </w:r>
        <w:r>
          <w:rPr>
            <w:rFonts w:ascii="Times New Roman" w:hAnsi="Times New Roman" w:cs="Times New Roman" w:hint="eastAsia"/>
            <w:lang w:eastAsia="zh-CN"/>
          </w:rPr>
          <w:t>公斤的负极强磁铁代表地球</w:t>
        </w:r>
        <w:r>
          <w:rPr>
            <w:rFonts w:asciiTheme="minorEastAsia" w:hAnsiTheme="minorEastAsia" w:cs="Times New Roman" w:hint="eastAsia"/>
            <w:lang w:eastAsia="zh-CN"/>
          </w:rPr>
          <w:t>，</w:t>
        </w:r>
        <w:r>
          <w:rPr>
            <w:rFonts w:ascii="Times New Roman" w:hAnsi="Times New Roman" w:cs="Times New Roman" w:hint="eastAsia"/>
            <w:lang w:eastAsia="zh-CN"/>
          </w:rPr>
          <w:t>这个代表地球的负极强磁铁</w:t>
        </w:r>
      </w:ins>
      <w:ins w:id="1916" w:author="吴敏" w:date="2023-05-13T23:12:00Z">
        <w:r w:rsidR="00306C45">
          <w:rPr>
            <w:rFonts w:ascii="Times New Roman" w:hAnsi="Times New Roman" w:cs="Times New Roman" w:hint="eastAsia"/>
            <w:lang w:eastAsia="zh-CN"/>
          </w:rPr>
          <w:t>，</w:t>
        </w:r>
      </w:ins>
      <w:ins w:id="1917" w:author="吴敏" w:date="2023-05-10T14:29:00Z">
        <w:r>
          <w:rPr>
            <w:rFonts w:ascii="Times New Roman" w:hAnsi="Times New Roman" w:cs="Times New Roman" w:hint="eastAsia"/>
            <w:lang w:eastAsia="zh-CN"/>
          </w:rPr>
          <w:t>会瞬间被代表太阳的正极强磁铁所吸引</w:t>
        </w:r>
      </w:ins>
    </w:p>
    <w:p w14:paraId="3DD2E139" w14:textId="0CB544CE" w:rsidR="00E64C4F" w:rsidRPr="000634B6" w:rsidRDefault="00E64C4F">
      <w:pPr>
        <w:numPr>
          <w:ilvl w:val="0"/>
          <w:numId w:val="25"/>
        </w:numPr>
        <w:ind w:firstLineChars="200" w:firstLine="480"/>
        <w:jc w:val="both"/>
        <w:rPr>
          <w:ins w:id="1918" w:author="吴敏" w:date="2023-05-10T14:29:00Z"/>
          <w:rFonts w:ascii="Times New Roman" w:eastAsia="KaiTi" w:hAnsi="Times New Roman" w:cs="Times New Roman"/>
          <w:lang w:eastAsia="zh-CN"/>
          <w:rPrChange w:id="1919" w:author="吴敏" w:date="2023-05-14T00:50:00Z">
            <w:rPr>
              <w:ins w:id="1920" w:author="吴敏" w:date="2023-05-10T14:29:00Z"/>
              <w:rFonts w:eastAsia="KaiTi"/>
              <w:lang w:eastAsia="zh-CN"/>
            </w:rPr>
          </w:rPrChange>
        </w:rPr>
        <w:pPrChange w:id="1921" w:author="吴敏" w:date="2023-05-14T00:50:00Z">
          <w:pPr>
            <w:ind w:left="480"/>
          </w:pPr>
        </w:pPrChange>
      </w:pPr>
      <w:ins w:id="1922" w:author="吴敏" w:date="2023-05-10T14:29:00Z">
        <w:r>
          <w:rPr>
            <w:rFonts w:ascii="Times New Roman" w:hAnsi="Times New Roman" w:cs="Times New Roman" w:hint="eastAsia"/>
            <w:lang w:eastAsia="zh-CN"/>
          </w:rPr>
          <w:t>接下来在正方形箱子中装上海绵</w:t>
        </w:r>
        <w:r>
          <w:rPr>
            <w:rFonts w:asciiTheme="minorEastAsia" w:hAnsiTheme="minorEastAsia" w:cs="Times New Roman" w:hint="eastAsia"/>
            <w:lang w:eastAsia="zh-CN"/>
          </w:rPr>
          <w:t>，</w:t>
        </w:r>
        <w:r>
          <w:rPr>
            <w:rFonts w:ascii="Times New Roman" w:hAnsi="Times New Roman" w:cs="Times New Roman" w:hint="eastAsia"/>
            <w:lang w:eastAsia="zh-CN"/>
          </w:rPr>
          <w:t>在代表太阳的地方一样放上</w:t>
        </w:r>
        <w:r>
          <w:rPr>
            <w:rFonts w:ascii="Times New Roman" w:hAnsi="Times New Roman" w:cs="Times New Roman" w:hint="eastAsia"/>
            <w:lang w:eastAsia="zh-CN"/>
          </w:rPr>
          <w:t>1</w:t>
        </w:r>
        <w:r>
          <w:rPr>
            <w:rFonts w:ascii="Times New Roman" w:hAnsi="Times New Roman" w:cs="Times New Roman" w:hint="eastAsia"/>
            <w:lang w:eastAsia="zh-CN"/>
          </w:rPr>
          <w:t>公斤太阳大小的正极强磁铁</w:t>
        </w:r>
        <w:r>
          <w:rPr>
            <w:rFonts w:asciiTheme="minorEastAsia" w:hAnsiTheme="minorEastAsia" w:cs="Times New Roman" w:hint="eastAsia"/>
            <w:lang w:eastAsia="zh-CN"/>
          </w:rPr>
          <w:t>，</w:t>
        </w:r>
        <w:r>
          <w:rPr>
            <w:rFonts w:ascii="Times New Roman" w:hAnsi="Times New Roman" w:cs="Times New Roman" w:hint="eastAsia"/>
            <w:lang w:eastAsia="zh-CN"/>
          </w:rPr>
          <w:t>另外在刚刚代表地球的地方放上</w:t>
        </w:r>
        <w:r>
          <w:rPr>
            <w:rFonts w:ascii="Times New Roman" w:hAnsi="Times New Roman" w:cs="Times New Roman" w:hint="eastAsia"/>
            <w:lang w:eastAsia="zh-CN"/>
          </w:rPr>
          <w:t>0.14</w:t>
        </w:r>
        <w:r>
          <w:rPr>
            <w:rFonts w:ascii="Times New Roman" w:hAnsi="Times New Roman" w:cs="Times New Roman" w:hint="eastAsia"/>
            <w:lang w:eastAsia="zh-CN"/>
          </w:rPr>
          <w:t>公斤的负极强磁铁</w:t>
        </w:r>
        <w:r>
          <w:rPr>
            <w:rFonts w:asciiTheme="minorEastAsia" w:hAnsiTheme="minorEastAsia" w:cs="Times New Roman" w:hint="eastAsia"/>
            <w:lang w:eastAsia="zh-CN"/>
          </w:rPr>
          <w:t>，会发现地球会被太阳吸引到现在地球跟太阳相对位置，其中地球跟太阳中间的海绵会因为太阳的吸力而被压缩，这个压缩我们称为T</w:t>
        </w:r>
        <w:r>
          <w:rPr>
            <w:rFonts w:asciiTheme="minorEastAsia" w:hAnsiTheme="minorEastAsia" w:cs="Times New Roman"/>
            <w:lang w:eastAsia="zh-CN"/>
          </w:rPr>
          <w:t>he one</w:t>
        </w:r>
        <w:r>
          <w:rPr>
            <w:rFonts w:asciiTheme="minorEastAsia" w:hAnsiTheme="minorEastAsia" w:cs="Times New Roman" w:hint="eastAsia"/>
            <w:lang w:eastAsia="zh-CN"/>
          </w:rPr>
          <w:t>密度，因The one密度造成的阻力，让地球不被太阳吸引</w:t>
        </w:r>
        <w:r>
          <w:rPr>
            <w:rFonts w:ascii="Microsoft JhengHei" w:eastAsia="Microsoft JhengHei" w:hAnsi="Microsoft JhengHei" w:cs="Times New Roman" w:hint="eastAsia"/>
            <w:lang w:eastAsia="zh-CN"/>
          </w:rPr>
          <w:t>〭</w:t>
        </w:r>
      </w:ins>
    </w:p>
    <w:p w14:paraId="5E172A29" w14:textId="77777777" w:rsidR="00E64C4F" w:rsidRDefault="00E64C4F">
      <w:pPr>
        <w:numPr>
          <w:ilvl w:val="0"/>
          <w:numId w:val="25"/>
        </w:numPr>
        <w:ind w:firstLineChars="200" w:firstLine="480"/>
        <w:rPr>
          <w:ins w:id="1923" w:author="吴敏" w:date="2023-05-10T14:29:00Z"/>
          <w:rFonts w:eastAsia="KaiTi"/>
          <w:lang w:eastAsia="zh-CN"/>
        </w:rPr>
      </w:pPr>
      <w:ins w:id="1924" w:author="吴敏" w:date="2023-05-10T14:29:00Z">
        <w:r>
          <w:rPr>
            <w:rFonts w:ascii="Times New Roman" w:eastAsia="KaiTi" w:hAnsi="Times New Roman" w:cs="Times New Roman" w:hint="eastAsia"/>
            <w:lang w:eastAsia="zh-CN"/>
          </w:rPr>
          <w:t>通</w:t>
        </w:r>
        <w:r w:rsidRPr="008E39D7">
          <w:rPr>
            <w:rFonts w:ascii="Times New Roman" w:eastAsia="KaiTi" w:hAnsi="Times New Roman" w:cs="Times New Roman"/>
            <w:lang w:eastAsia="zh-CN"/>
          </w:rPr>
          <w:t>过吸引力效应，宇宙中质量大的（引力大的）会吸引质量小的（引力小的）</w:t>
        </w:r>
        <w:r>
          <w:rPr>
            <w:rFonts w:ascii="Times New Roman" w:eastAsia="KaiTi" w:hAnsi="Times New Roman" w:cs="Times New Roman" w:hint="eastAsia"/>
            <w:lang w:eastAsia="zh-CN"/>
          </w:rPr>
          <w:t>。</w:t>
        </w:r>
        <w:r>
          <w:rPr>
            <w:rFonts w:ascii="Times New Roman" w:eastAsia="KaiTi" w:hAnsi="Times New Roman" w:cs="Times New Roman" w:hint="eastAsia"/>
            <w:lang w:eastAsia="zh-CN"/>
          </w:rPr>
          <w:t xml:space="preserve"> </w:t>
        </w:r>
        <w:r w:rsidRPr="00025B80">
          <w:rPr>
            <w:rFonts w:eastAsia="KaiTi"/>
            <w:lang w:eastAsia="zh-CN"/>
          </w:rPr>
          <w:t>    </w:t>
        </w:r>
      </w:ins>
    </w:p>
    <w:p w14:paraId="7BC7A3D3" w14:textId="77777777" w:rsidR="00E64C4F" w:rsidRPr="008E39D7" w:rsidRDefault="00E64C4F">
      <w:pPr>
        <w:numPr>
          <w:ilvl w:val="0"/>
          <w:numId w:val="25"/>
        </w:numPr>
        <w:ind w:firstLineChars="200" w:firstLine="480"/>
        <w:jc w:val="both"/>
        <w:rPr>
          <w:ins w:id="1925" w:author="吴敏" w:date="2023-05-10T14:29:00Z"/>
          <w:rFonts w:ascii="Times New Roman" w:eastAsia="KaiTi" w:hAnsi="Times New Roman" w:cs="Times New Roman"/>
          <w:lang w:eastAsia="zh-CN"/>
        </w:rPr>
      </w:pPr>
      <w:ins w:id="1926" w:author="吴敏" w:date="2023-05-10T14:29:00Z">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ins>
    </w:p>
    <w:p w14:paraId="34E4D8B4" w14:textId="77777777" w:rsidR="00E64C4F" w:rsidRPr="008E39D7" w:rsidRDefault="00E64C4F">
      <w:pPr>
        <w:numPr>
          <w:ilvl w:val="0"/>
          <w:numId w:val="25"/>
        </w:numPr>
        <w:ind w:firstLineChars="200" w:firstLine="480"/>
        <w:jc w:val="both"/>
        <w:rPr>
          <w:ins w:id="1927" w:author="吴敏" w:date="2023-05-10T14:29:00Z"/>
          <w:rFonts w:ascii="Times New Roman" w:eastAsia="KaiTi" w:hAnsi="Times New Roman" w:cs="Times New Roman"/>
          <w:lang w:eastAsia="zh-CN"/>
        </w:rPr>
      </w:pPr>
      <w:ins w:id="1928" w:author="吴敏" w:date="2023-05-10T14:29:00Z">
        <w:r w:rsidRPr="008E39D7">
          <w:rPr>
            <w:rFonts w:ascii="Times New Roman" w:eastAsia="KaiTi" w:hAnsi="Times New Roman" w:cs="Times New Roman" w:hint="eastAsia"/>
            <w:lang w:eastAsia="zh-CN"/>
          </w:rPr>
          <w:t>以此类推到地球、月亮、银河系等。</w:t>
        </w:r>
      </w:ins>
    </w:p>
    <w:p w14:paraId="4A5A3F64" w14:textId="77777777" w:rsidR="00E64C4F" w:rsidRPr="008E39D7" w:rsidRDefault="00E64C4F">
      <w:pPr>
        <w:numPr>
          <w:ilvl w:val="0"/>
          <w:numId w:val="25"/>
        </w:numPr>
        <w:ind w:firstLineChars="200" w:firstLine="480"/>
        <w:jc w:val="both"/>
        <w:rPr>
          <w:ins w:id="1929" w:author="吴敏" w:date="2023-05-10T14:29:00Z"/>
          <w:rFonts w:ascii="Times New Roman" w:eastAsia="KaiTi" w:hAnsi="Times New Roman" w:cs="Times New Roman"/>
          <w:lang w:eastAsia="zh-CN"/>
        </w:rPr>
      </w:pPr>
      <w:ins w:id="1930" w:author="吴敏" w:date="2023-05-10T14:29:00Z">
        <w:r w:rsidRPr="008E39D7">
          <w:rPr>
            <w:rFonts w:ascii="Times New Roman" w:eastAsia="KaiTi" w:hAnsi="Times New Roman" w:cs="Times New Roman"/>
            <w:lang w:eastAsia="zh-CN"/>
          </w:rPr>
          <w:t>这个现象并未发生，那就代表在宇宙中，存在某种现代科技不可见，不可测的物质，介于太阳系的天体跟太阳中，降低了太阳的引力，这个物质我们称为</w:t>
        </w:r>
        <w:r>
          <w:rPr>
            <w:rFonts w:ascii="Times New Roman" w:eastAsia="KaiTi" w:hAnsi="Times New Roman" w:cs="Times New Roman"/>
            <w:lang w:eastAsia="zh-CN"/>
          </w:rPr>
          <w:t>The one</w:t>
        </w:r>
      </w:ins>
    </w:p>
    <w:p w14:paraId="033EBC8B" w14:textId="77777777" w:rsidR="00E64C4F" w:rsidRDefault="00E64C4F">
      <w:pPr>
        <w:ind w:firstLineChars="200" w:firstLine="536"/>
        <w:jc w:val="both"/>
        <w:rPr>
          <w:ins w:id="1931" w:author="吴敏" w:date="2023-05-10T14:29:00Z"/>
          <w:rFonts w:ascii="Times New Roman" w:eastAsia="KaiTi" w:hAnsi="Times New Roman" w:cs="Times New Roman"/>
          <w:lang w:eastAsia="zh-CN"/>
        </w:rPr>
      </w:pPr>
      <w:ins w:id="1932" w:author="吴敏" w:date="2023-05-10T14:29:00Z">
        <w:r w:rsidRPr="0071503D">
          <w:rPr>
            <w:rFonts w:ascii="Helvetica Neue" w:hAnsi="Helvetica Neue"/>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71503D">
          <w:rPr>
            <w:rFonts w:ascii="Helvetica Neue" w:hAnsi="Helvetica Neue"/>
            <w:spacing w:val="8"/>
            <w:sz w:val="26"/>
            <w:szCs w:val="26"/>
          </w:rPr>
          <w:t>，</w:t>
        </w:r>
        <w:r>
          <w:rPr>
            <w:rFonts w:ascii="Helvetica Neue" w:hAnsi="Helvetica Neue"/>
            <w:spacing w:val="8"/>
            <w:sz w:val="26"/>
            <w:szCs w:val="26"/>
          </w:rPr>
          <w:t>并且它是安全易控的，宇宙能量网中的每个网格细胞就如同我们的神经突触那样彼此并不相触，因此不会产生核子反应那样的连锁反应。</w:t>
        </w:r>
      </w:ins>
    </w:p>
    <w:p w14:paraId="18D3D27A" w14:textId="035C4E37" w:rsidR="00E64C4F" w:rsidRDefault="00E64C4F" w:rsidP="00E4298D">
      <w:pPr>
        <w:ind w:firstLine="200"/>
        <w:jc w:val="both"/>
        <w:rPr>
          <w:ins w:id="1933" w:author="吴敏" w:date="2023-05-14T00:52:00Z"/>
          <w:rFonts w:ascii="Times New Roman" w:eastAsia="KaiTi" w:hAnsi="Times New Roman" w:cs="Times New Roman"/>
          <w:lang w:eastAsia="zh-CN"/>
        </w:rPr>
      </w:pPr>
      <w:ins w:id="1934" w:author="吴敏" w:date="2023-05-10T14:29:00Z">
        <w:r w:rsidRPr="0071503D">
          <w:rPr>
            <w:rFonts w:ascii="Times New Roman" w:eastAsia="KaiTi" w:hAnsi="Times New Roman" w:cs="Times New Roman" w:hint="eastAsia"/>
            <w:lang w:eastAsia="zh-CN"/>
          </w:rPr>
          <w:t>另一个在宇宙中的大问题是暗物质。从引力我们知道有暗物质存在，可是用光看不见，红外、紫外、</w:t>
        </w:r>
        <w:r w:rsidRPr="0071503D">
          <w:rPr>
            <w:rFonts w:ascii="Times New Roman" w:eastAsia="KaiTi" w:hAnsi="Times New Roman" w:cs="Times New Roman"/>
            <w:lang w:eastAsia="zh-CN"/>
          </w:rPr>
          <w:t>X-</w:t>
        </w:r>
        <w:r w:rsidRPr="0071503D">
          <w:rPr>
            <w:rFonts w:ascii="Times New Roman" w:eastAsia="KaiTi" w:hAnsi="Times New Roman" w:cs="Times New Roman" w:hint="eastAsia"/>
            <w:lang w:eastAsia="zh-CN"/>
          </w:rPr>
          <w:t>光都看不见。宇宙里</w:t>
        </w:r>
        <w:r w:rsidRPr="0071503D">
          <w:rPr>
            <w:rFonts w:ascii="Times New Roman" w:eastAsia="KaiTi" w:hAnsi="Times New Roman" w:cs="Times New Roman"/>
            <w:lang w:eastAsia="zh-CN"/>
          </w:rPr>
          <w:t xml:space="preserve"> 90% </w:t>
        </w:r>
        <w:r w:rsidRPr="0071503D">
          <w:rPr>
            <w:rFonts w:ascii="Times New Roman" w:eastAsia="KaiTi" w:hAnsi="Times New Roman" w:cs="Times New Roman" w:hint="eastAsia"/>
            <w:lang w:eastAsia="zh-CN"/>
          </w:rPr>
          <w:t>以上是暗物质。暗物质存在的证明很简单，拿一个星系（</w:t>
        </w:r>
        <w:r w:rsidRPr="0071503D">
          <w:rPr>
            <w:rFonts w:ascii="Times New Roman" w:eastAsia="KaiTi" w:hAnsi="Times New Roman" w:cs="Times New Roman"/>
            <w:lang w:eastAsia="zh-CN"/>
          </w:rPr>
          <w:t>galaxy</w:t>
        </w:r>
        <w:r w:rsidRPr="0071503D">
          <w:rPr>
            <w:rFonts w:ascii="Times New Roman" w:eastAsia="KaiTi" w:hAnsi="Times New Roman" w:cs="Times New Roman" w:hint="eastAsia"/>
            <w:lang w:eastAsia="zh-CN"/>
          </w:rPr>
          <w:t>），在距离这星系中心</w:t>
        </w:r>
        <w:r w:rsidRPr="0071503D">
          <w:rPr>
            <w:rFonts w:ascii="Times New Roman" w:eastAsia="KaiTi" w:hAnsi="Times New Roman" w:cs="Times New Roman"/>
            <w:lang w:eastAsia="zh-CN"/>
          </w:rPr>
          <w:t xml:space="preserve"> r </w:t>
        </w:r>
        <w:r w:rsidRPr="0071503D">
          <w:rPr>
            <w:rFonts w:ascii="Times New Roman" w:eastAsia="KaiTi" w:hAnsi="Times New Roman" w:cs="Times New Roman" w:hint="eastAsia"/>
            <w:lang w:eastAsia="zh-CN"/>
          </w:rPr>
          <w:t>处，量任何星或星际尘埃（</w:t>
        </w:r>
        <w:r w:rsidRPr="0071503D">
          <w:rPr>
            <w:rFonts w:ascii="Times New Roman" w:eastAsia="KaiTi" w:hAnsi="Times New Roman" w:cs="Times New Roman"/>
            <w:lang w:eastAsia="zh-CN"/>
          </w:rPr>
          <w:t>dust</w:t>
        </w:r>
        <w:r w:rsidRPr="0071503D">
          <w:rPr>
            <w:rFonts w:ascii="Times New Roman" w:eastAsia="KaiTi" w:hAnsi="Times New Roman" w:cs="Times New Roman" w:hint="eastAsia"/>
            <w:lang w:eastAsia="zh-CN"/>
          </w:rPr>
          <w:t>）、粒子等的速度</w:t>
        </w:r>
        <w:r w:rsidRPr="0071503D">
          <w:rPr>
            <w:rFonts w:ascii="Times New Roman" w:eastAsia="KaiTi" w:hAnsi="Times New Roman" w:cs="Times New Roman"/>
            <w:lang w:eastAsia="zh-CN"/>
          </w:rPr>
          <w:t xml:space="preserve"> u</w:t>
        </w:r>
        <w:r w:rsidRPr="0071503D">
          <w:rPr>
            <w:rFonts w:ascii="Times New Roman" w:eastAsia="KaiTi" w:hAnsi="Times New Roman" w:cs="Times New Roman" w:hint="eastAsia"/>
            <w:lang w:eastAsia="zh-CN"/>
          </w:rPr>
          <w:t>，</w:t>
        </w:r>
        <w:r w:rsidRPr="0071503D">
          <w:rPr>
            <w:rFonts w:ascii="Times New Roman" w:eastAsia="KaiTi" w:hAnsi="Times New Roman" w:cs="Times New Roman"/>
            <w:lang w:eastAsia="zh-CN"/>
          </w:rPr>
          <w:t xml:space="preserve">M(r) </w:t>
        </w:r>
        <w:r w:rsidRPr="0071503D">
          <w:rPr>
            <w:rFonts w:ascii="Times New Roman" w:eastAsia="KaiTi" w:hAnsi="Times New Roman" w:cs="Times New Roman" w:hint="eastAsia"/>
            <w:lang w:eastAsia="zh-CN"/>
          </w:rPr>
          <w:t>是从星系中心至</w:t>
        </w:r>
        <w:r w:rsidRPr="0071503D">
          <w:rPr>
            <w:rFonts w:ascii="Times New Roman" w:eastAsia="KaiTi" w:hAnsi="Times New Roman" w:cs="Times New Roman"/>
            <w:lang w:eastAsia="zh-CN"/>
          </w:rPr>
          <w:t xml:space="preserve"> r </w:t>
        </w:r>
        <w:r w:rsidRPr="0071503D">
          <w:rPr>
            <w:rFonts w:ascii="Times New Roman" w:eastAsia="KaiTi" w:hAnsi="Times New Roman" w:cs="Times New Roman" w:hint="eastAsia"/>
            <w:lang w:eastAsia="zh-CN"/>
          </w:rPr>
          <w:t>间的引力质量。从牛顿定理，离</w:t>
        </w:r>
        <w:r w:rsidRPr="0071503D">
          <w:rPr>
            <w:rFonts w:ascii="Times New Roman" w:eastAsia="KaiTi" w:hAnsi="Times New Roman" w:cs="Times New Roman"/>
            <w:lang w:eastAsia="zh-CN"/>
          </w:rPr>
          <w:t xml:space="preserve"> galaxy </w:t>
        </w:r>
        <w:r w:rsidRPr="0071503D">
          <w:rPr>
            <w:rFonts w:ascii="Times New Roman" w:eastAsia="KaiTi" w:hAnsi="Times New Roman" w:cs="Times New Roman" w:hint="eastAsia"/>
            <w:lang w:eastAsia="zh-CN"/>
          </w:rPr>
          <w:t>向非常远，如果</w:t>
        </w:r>
        <w:r w:rsidRPr="0071503D">
          <w:rPr>
            <w:rFonts w:ascii="Times New Roman" w:eastAsia="KaiTi" w:hAnsi="Times New Roman" w:cs="Times New Roman"/>
            <w:lang w:eastAsia="zh-CN"/>
          </w:rPr>
          <w:t xml:space="preserve"> M(r) </w:t>
        </w:r>
        <w:r w:rsidRPr="0071503D">
          <w:rPr>
            <w:rFonts w:ascii="Times New Roman" w:eastAsia="KaiTi" w:hAnsi="Times New Roman" w:cs="Times New Roman" w:hint="eastAsia"/>
            <w:lang w:eastAsia="zh-CN"/>
          </w:rPr>
          <w:t>不继续增加，</w:t>
        </w:r>
        <w:r w:rsidRPr="0071503D">
          <w:rPr>
            <w:rFonts w:ascii="Times New Roman" w:eastAsia="KaiTi" w:hAnsi="Times New Roman" w:cs="Times New Roman"/>
            <w:lang w:eastAsia="zh-CN"/>
          </w:rPr>
          <w:t xml:space="preserve">u </w:t>
        </w:r>
        <w:r w:rsidRPr="0071503D">
          <w:rPr>
            <w:rFonts w:ascii="Times New Roman" w:eastAsia="KaiTi" w:hAnsi="Times New Roman" w:cs="Times New Roman" w:hint="eastAsia"/>
            <w:lang w:eastAsia="zh-CN"/>
          </w:rPr>
          <w:t>应该越来越小，可是事实上不然。拿任何一个星系，</w:t>
        </w:r>
        <w:r w:rsidRPr="0071503D">
          <w:rPr>
            <w:rFonts w:ascii="Times New Roman" w:eastAsia="KaiTi" w:hAnsi="Times New Roman" w:cs="Times New Roman"/>
            <w:lang w:eastAsia="zh-CN"/>
          </w:rPr>
          <w:t xml:space="preserve">u </w:t>
        </w:r>
        <w:r w:rsidRPr="0071503D">
          <w:rPr>
            <w:rFonts w:ascii="Times New Roman" w:eastAsia="KaiTi" w:hAnsi="Times New Roman" w:cs="Times New Roman" w:hint="eastAsia"/>
            <w:lang w:eastAsia="zh-CN"/>
          </w:rPr>
          <w:t>并不减小，就说明有很多引力质量在里面。</w:t>
        </w:r>
        <w:r w:rsidRPr="0071503D">
          <w:rPr>
            <w:rFonts w:ascii="Times New Roman" w:eastAsia="KaiTi" w:hAnsi="Times New Roman" w:cs="Times New Roman"/>
            <w:lang w:eastAsia="zh-CN"/>
          </w:rPr>
          <w:t xml:space="preserve">NGC3192 </w:t>
        </w:r>
        <w:r w:rsidRPr="0071503D">
          <w:rPr>
            <w:rFonts w:ascii="Times New Roman" w:eastAsia="KaiTi" w:hAnsi="Times New Roman" w:cs="Times New Roman" w:hint="eastAsia"/>
            <w:lang w:eastAsia="zh-CN"/>
          </w:rPr>
          <w:t>不是单独的一个例子，现在已测量的有</w:t>
        </w:r>
        <w:r w:rsidRPr="0071503D">
          <w:rPr>
            <w:rFonts w:ascii="Times New Roman" w:eastAsia="KaiTi" w:hAnsi="Times New Roman" w:cs="Times New Roman"/>
            <w:lang w:eastAsia="zh-CN"/>
          </w:rPr>
          <w:t xml:space="preserve"> 967 </w:t>
        </w:r>
        <w:r w:rsidRPr="0071503D">
          <w:rPr>
            <w:rFonts w:ascii="Times New Roman" w:eastAsia="KaiTi" w:hAnsi="Times New Roman" w:cs="Times New Roman" w:hint="eastAsia"/>
            <w:lang w:eastAsia="zh-CN"/>
          </w:rPr>
          <w:t>个星系，所有的都是这样，</w:t>
        </w:r>
        <w:r w:rsidRPr="0071503D">
          <w:rPr>
            <w:rFonts w:ascii="Times New Roman" w:eastAsia="KaiTi" w:hAnsi="Times New Roman" w:cs="Times New Roman" w:hint="eastAsia"/>
            <w:lang w:eastAsia="zh-CN"/>
          </w:rPr>
          <w:lastRenderedPageBreak/>
          <w:t>没有一个例外。这些暗物质是什么我们不知道。所以在宇宙中有</w:t>
        </w:r>
        <w:r w:rsidRPr="0071503D">
          <w:rPr>
            <w:rFonts w:ascii="Times New Roman" w:eastAsia="KaiTi" w:hAnsi="Times New Roman" w:cs="Times New Roman"/>
            <w:lang w:eastAsia="zh-CN"/>
          </w:rPr>
          <w:t xml:space="preserve"> 90% </w:t>
        </w:r>
        <w:r w:rsidRPr="0071503D">
          <w:rPr>
            <w:rFonts w:ascii="Times New Roman" w:eastAsia="KaiTi" w:hAnsi="Times New Roman" w:cs="Times New Roman" w:hint="eastAsia"/>
            <w:lang w:eastAsia="zh-C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ins>
    </w:p>
    <w:p w14:paraId="770E7D29" w14:textId="650EFD4B" w:rsidR="002C65CD" w:rsidRPr="002C65CD" w:rsidRDefault="002C65CD">
      <w:pPr>
        <w:ind w:firstLine="200"/>
        <w:rPr>
          <w:ins w:id="1935" w:author="吴敏" w:date="2023-05-14T00:52:00Z"/>
          <w:rFonts w:eastAsia="KaiTi"/>
          <w:lang w:eastAsia="zh-CN"/>
          <w:rPrChange w:id="1936" w:author="吴敏" w:date="2023-05-14T00:52:00Z">
            <w:rPr>
              <w:ins w:id="1937" w:author="吴敏" w:date="2023-05-14T00:52:00Z"/>
              <w:rFonts w:ascii="Times New Roman" w:eastAsia="KaiTi" w:hAnsi="Times New Roman" w:cs="Times New Roman"/>
              <w:lang w:eastAsia="zh-CN"/>
            </w:rPr>
          </w:rPrChange>
        </w:rPr>
      </w:pPr>
      <w:ins w:id="1938" w:author="吴敏" w:date="2023-05-14T00:52:00Z">
        <w:r w:rsidRPr="00DA5439">
          <w:rPr>
            <w:rFonts w:eastAsia="KaiTi"/>
            <w:lang w:eastAsia="zh-CN"/>
          </w:rPr>
          <w:t>最基本的宇宙法则</w:t>
        </w:r>
        <w:r>
          <w:rPr>
            <w:rFonts w:eastAsia="KaiTi" w:hint="eastAsia"/>
            <w:lang w:eastAsia="zh-CN"/>
          </w:rPr>
          <w:t>是，</w:t>
        </w:r>
        <w:r w:rsidRPr="00025B80">
          <w:rPr>
            <w:rFonts w:eastAsia="KaiTi" w:hint="eastAsia"/>
            <w:lang w:eastAsia="zh-CN"/>
          </w:rPr>
          <w:t>整个宇宙</w:t>
        </w:r>
        <w:r>
          <w:rPr>
            <w:rFonts w:eastAsia="KaiTi" w:hint="eastAsia"/>
            <w:lang w:eastAsia="zh-CN"/>
          </w:rPr>
          <w:t>一直</w:t>
        </w:r>
        <w:r w:rsidRPr="00025B80">
          <w:rPr>
            <w:rFonts w:eastAsia="KaiTi" w:hint="eastAsia"/>
            <w:lang w:eastAsia="zh-CN"/>
          </w:rPr>
          <w:t>处</w:t>
        </w:r>
        <w:r>
          <w:rPr>
            <w:rFonts w:eastAsia="KaiTi" w:hint="eastAsia"/>
            <w:lang w:eastAsia="zh-CN"/>
          </w:rPr>
          <w:t>于</w:t>
        </w:r>
        <w:r w:rsidRPr="00025B80">
          <w:rPr>
            <w:rFonts w:eastAsia="KaiTi" w:hint="eastAsia"/>
            <w:lang w:eastAsia="zh-CN"/>
          </w:rPr>
          <w:t>运动状态。宇宙中的天体为什么会转动呢？</w:t>
        </w:r>
        <w:r w:rsidRPr="00025B80">
          <w:rPr>
            <w:rFonts w:ascii="Times New Roman" w:eastAsia="KaiTi" w:hAnsi="Times New Roman" w:cs="Times New Roman"/>
            <w:lang w:eastAsia="zh-CN"/>
          </w:rPr>
          <w:t>那就是万有引力的作用。牛顿</w:t>
        </w:r>
        <w:r w:rsidRPr="00025B80">
          <w:rPr>
            <w:rFonts w:ascii="Times New Roman" w:eastAsia="KaiTi" w:hAnsi="Times New Roman" w:cs="Times New Roman"/>
            <w:lang w:eastAsia="zh-CN"/>
          </w:rPr>
          <w:t>→</w:t>
        </w:r>
        <w:r w:rsidRPr="00025B80">
          <w:rPr>
            <w:rFonts w:ascii="Times New Roman" w:eastAsia="KaiTi" w:hAnsi="Times New Roman" w:cs="Times New Roman"/>
            <w:lang w:eastAsia="zh-CN"/>
          </w:rPr>
          <w:t>英国的物理学家在</w:t>
        </w:r>
        <w:r w:rsidRPr="00025B80">
          <w:rPr>
            <w:rFonts w:ascii="Times New Roman" w:eastAsia="KaiTi" w:hAnsi="Times New Roman" w:cs="Times New Roman"/>
            <w:lang w:eastAsia="zh-CN"/>
          </w:rPr>
          <w:t>1687</w:t>
        </w:r>
        <w:r w:rsidRPr="00025B80">
          <w:rPr>
            <w:rFonts w:ascii="Times New Roman" w:eastAsia="KaiTi" w:hAnsi="Times New Roman" w:cs="Times New Roman"/>
            <w:lang w:eastAsia="zh-CN"/>
          </w:rPr>
          <w:t>年发表的《自然定律》里，对万有引力和三大运动定律进行的理论描述，奠定了至今仍然引用的物理科学与工程力学的基础。在力学上，牛顿阐明了动量和角动量守恒的原理，提出牛顿运动定律</w:t>
        </w:r>
        <w:r w:rsidRPr="00025B80">
          <w:rPr>
            <w:rFonts w:ascii="Times New Roman" w:eastAsia="KaiTi" w:hAnsi="Times New Roman" w:cs="Times New Roman"/>
            <w:lang w:eastAsia="zh-CN"/>
          </w:rPr>
          <w:t xml:space="preserve"> </w:t>
        </w:r>
        <w:r w:rsidRPr="00025B80">
          <w:rPr>
            <w:rFonts w:ascii="Times New Roman" w:eastAsia="KaiTi" w:hAnsi="Times New Roman" w:cs="Times New Roman"/>
            <w:lang w:eastAsia="zh-C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ins>
    </w:p>
    <w:p w14:paraId="01E4942C" w14:textId="77777777" w:rsidR="002C65CD" w:rsidRPr="00025B80" w:rsidRDefault="002C65CD" w:rsidP="002C65CD">
      <w:pPr>
        <w:ind w:firstLine="200"/>
        <w:rPr>
          <w:ins w:id="1939" w:author="吴敏" w:date="2023-05-14T00:52:00Z"/>
          <w:rFonts w:eastAsia="KaiTi"/>
          <w:lang w:eastAsia="zh-CN"/>
        </w:rPr>
      </w:pPr>
      <w:ins w:id="1940" w:author="吴敏" w:date="2023-05-14T00:52:00Z">
        <w:r w:rsidRPr="00025B80">
          <w:rPr>
            <w:rFonts w:eastAsia="KaiTi"/>
            <w:lang w:eastAsia="zh-C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ins>
    </w:p>
    <w:p w14:paraId="3914FC47" w14:textId="77777777" w:rsidR="002C65CD" w:rsidRDefault="002C65CD" w:rsidP="002C65CD">
      <w:pPr>
        <w:ind w:firstLine="200"/>
        <w:rPr>
          <w:ins w:id="1941" w:author="吴敏" w:date="2023-05-14T00:52:00Z"/>
          <w:rFonts w:eastAsia="KaiTi"/>
          <w:lang w:eastAsia="zh-CN"/>
        </w:rPr>
      </w:pPr>
      <w:ins w:id="1942" w:author="吴敏" w:date="2023-05-14T00:52:00Z">
        <w:r w:rsidRPr="00025B80">
          <w:rPr>
            <w:rFonts w:eastAsia="KaiTi"/>
            <w:lang w:eastAsia="zh-CN"/>
          </w:rPr>
          <w:t>银河系有上千亿的恒星星系，这些恒星系都在运动，如果它们不运动要么相互靠近撞击在一起，要么对银河中心强大引力拉扯，最终被引力超群绝伦的黑洞吞噬掉。</w:t>
        </w:r>
      </w:ins>
    </w:p>
    <w:p w14:paraId="751F14A5" w14:textId="77777777" w:rsidR="002C65CD" w:rsidRPr="0071503D" w:rsidRDefault="002C65CD" w:rsidP="002C65CD">
      <w:pPr>
        <w:ind w:firstLine="200"/>
        <w:rPr>
          <w:ins w:id="1943" w:author="吴敏" w:date="2023-05-14T00:52:00Z"/>
          <w:rFonts w:eastAsia="KaiTi"/>
          <w:lang w:eastAsia="zh-CN"/>
        </w:rPr>
      </w:pPr>
      <w:ins w:id="1944" w:author="吴敏" w:date="2023-05-14T00:52:00Z">
        <w:r w:rsidRPr="00AB154A">
          <w:rPr>
            <w:rFonts w:eastAsia="KaiTi"/>
            <w:lang w:eastAsia="zh-CN"/>
          </w:rPr>
          <w:t>    </w:t>
        </w:r>
        <w:r w:rsidRPr="00AB154A">
          <w:rPr>
            <w:rFonts w:eastAsia="KaiTi"/>
            <w:lang w:eastAsia="zh-C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ins>
    </w:p>
    <w:p w14:paraId="073133FB" w14:textId="77777777" w:rsidR="002C65CD" w:rsidRPr="002C65CD" w:rsidRDefault="002C65CD">
      <w:pPr>
        <w:ind w:firstLine="200"/>
        <w:jc w:val="both"/>
        <w:rPr>
          <w:ins w:id="1945" w:author="吴敏" w:date="2023-05-10T14:29:00Z"/>
          <w:rFonts w:ascii="Times New Roman" w:eastAsia="KaiTi" w:hAnsi="Times New Roman" w:cs="Times New Roman"/>
          <w:lang w:eastAsia="zh-CN"/>
          <w:rPrChange w:id="1946" w:author="吴敏" w:date="2023-05-14T00:52:00Z">
            <w:rPr>
              <w:ins w:id="1947" w:author="吴敏" w:date="2023-05-10T14:29:00Z"/>
              <w:rFonts w:ascii="Times New Roman" w:eastAsia="KaiTi" w:hAnsi="Times New Roman" w:cs="Times New Roman"/>
              <w:lang w:val="en-GB" w:eastAsia="zh-CN"/>
            </w:rPr>
          </w:rPrChange>
        </w:rPr>
        <w:pPrChange w:id="1948" w:author="吴敏" w:date="2023-05-13T22:23:00Z">
          <w:pPr>
            <w:ind w:firstLine="480"/>
            <w:jc w:val="both"/>
          </w:pPr>
        </w:pPrChange>
      </w:pPr>
    </w:p>
    <w:p w14:paraId="248E4C96" w14:textId="6B967057" w:rsidR="00AB154A" w:rsidRPr="00AB154A" w:rsidDel="00E64C4F" w:rsidRDefault="008E39D7">
      <w:pPr>
        <w:ind w:firstLine="200"/>
        <w:rPr>
          <w:del w:id="1949" w:author="吴敏" w:date="2023-05-10T14:29:00Z"/>
          <w:rFonts w:eastAsia="KaiTi"/>
          <w:lang w:eastAsia="zh-CN"/>
          <w:rPrChange w:id="1950" w:author="吴敏" w:date="2023-05-09T23:40:00Z">
            <w:rPr>
              <w:del w:id="1951" w:author="吴敏" w:date="2023-05-10T14:29:00Z"/>
              <w:rFonts w:ascii="Times New Roman" w:eastAsia="KaiTi" w:hAnsi="Times New Roman" w:cs="Times New Roman"/>
              <w:lang w:eastAsia="zh-CN"/>
            </w:rPr>
          </w:rPrChange>
        </w:rPr>
        <w:pPrChange w:id="1952" w:author="吴敏" w:date="2023-05-13T22:23:00Z">
          <w:pPr>
            <w:numPr>
              <w:numId w:val="25"/>
            </w:numPr>
            <w:ind w:firstLineChars="200" w:firstLine="480"/>
            <w:jc w:val="both"/>
          </w:pPr>
        </w:pPrChange>
      </w:pPr>
      <w:del w:id="1953" w:author="吴敏" w:date="2023-05-10T00:26:00Z">
        <w:r w:rsidRPr="008E39D7" w:rsidDel="00B70E84">
          <w:rPr>
            <w:rFonts w:ascii="Times New Roman" w:eastAsia="KaiTi" w:hAnsi="Times New Roman" w:cs="Times New Roman"/>
            <w:lang w:eastAsia="zh-CN"/>
          </w:rPr>
          <w:delText>透</w:delText>
        </w:r>
      </w:del>
      <w:del w:id="1954" w:author="吴敏" w:date="2023-05-10T14:29:00Z">
        <w:r w:rsidRPr="008E39D7" w:rsidDel="00E64C4F">
          <w:rPr>
            <w:rFonts w:ascii="Times New Roman" w:eastAsia="KaiTi" w:hAnsi="Times New Roman" w:cs="Times New Roman"/>
            <w:lang w:eastAsia="zh-CN"/>
          </w:rPr>
          <w:delText>过吸引力效应，宇宙中</w:delText>
        </w:r>
      </w:del>
      <w:del w:id="1955" w:author="吴敏" w:date="2023-05-10T00:26:00Z">
        <w:r w:rsidRPr="008E39D7" w:rsidDel="00B70E84">
          <w:rPr>
            <w:rFonts w:ascii="Times New Roman" w:eastAsia="KaiTi" w:hAnsi="Times New Roman" w:cs="Times New Roman"/>
            <w:lang w:eastAsia="zh-CN"/>
          </w:rPr>
          <w:delText xml:space="preserve"> </w:delText>
        </w:r>
      </w:del>
      <w:del w:id="1956" w:author="吴敏" w:date="2023-05-10T14:29:00Z">
        <w:r w:rsidRPr="008E39D7" w:rsidDel="00E64C4F">
          <w:rPr>
            <w:rFonts w:ascii="Times New Roman" w:eastAsia="KaiTi" w:hAnsi="Times New Roman" w:cs="Times New Roman"/>
            <w:lang w:eastAsia="zh-CN"/>
          </w:rPr>
          <w:delText>质量大的（引力大的）会吸引质量小的（引力小的）</w:delText>
        </w:r>
      </w:del>
    </w:p>
    <w:p w14:paraId="7BF4BE94" w14:textId="1B1F61F6" w:rsidR="008E39D7" w:rsidRPr="008E39D7" w:rsidDel="00E64C4F" w:rsidRDefault="008E39D7">
      <w:pPr>
        <w:numPr>
          <w:ilvl w:val="0"/>
          <w:numId w:val="25"/>
        </w:numPr>
        <w:ind w:firstLineChars="200" w:firstLine="480"/>
        <w:jc w:val="both"/>
        <w:rPr>
          <w:del w:id="1957" w:author="吴敏" w:date="2023-05-10T14:29:00Z"/>
          <w:rFonts w:ascii="Times New Roman" w:eastAsia="KaiTi" w:hAnsi="Times New Roman" w:cs="Times New Roman"/>
          <w:lang w:eastAsia="zh-CN"/>
        </w:rPr>
      </w:pPr>
      <w:del w:id="1958" w:author="吴敏" w:date="2023-05-10T14:29:00Z">
        <w:r w:rsidRPr="008E39D7" w:rsidDel="00E64C4F">
          <w:rPr>
            <w:rFonts w:ascii="Times New Roman" w:eastAsia="KaiTi" w:hAnsi="Times New Roman" w:cs="Times New Roman"/>
            <w:lang w:eastAsia="zh-CN"/>
          </w:rPr>
          <w:delText>太阳的质量占太阳系总质量的</w:delText>
        </w:r>
        <w:r w:rsidRPr="008E39D7" w:rsidDel="00E64C4F">
          <w:rPr>
            <w:rFonts w:ascii="Times New Roman" w:eastAsia="KaiTi" w:hAnsi="Times New Roman" w:cs="Times New Roman"/>
            <w:lang w:eastAsia="zh-CN"/>
          </w:rPr>
          <w:delText>99.86%</w:delText>
        </w:r>
        <w:r w:rsidRPr="008E39D7" w:rsidDel="00E64C4F">
          <w:rPr>
            <w:rFonts w:ascii="Times New Roman" w:eastAsia="KaiTi" w:hAnsi="Times New Roman" w:cs="Times New Roman"/>
            <w:lang w:eastAsia="zh-CN"/>
          </w:rPr>
          <w:delText>，太阳系中其他的天体</w:delText>
        </w:r>
        <w:r w:rsidRPr="008E39D7" w:rsidDel="00E64C4F">
          <w:rPr>
            <w:rFonts w:ascii="Times New Roman" w:eastAsia="KaiTi" w:hAnsi="Times New Roman" w:cs="Times New Roman" w:hint="eastAsia"/>
            <w:lang w:eastAsia="zh-CN"/>
          </w:rPr>
          <w:delText>(</w:delText>
        </w:r>
        <w:r w:rsidRPr="008E39D7" w:rsidDel="00E64C4F">
          <w:rPr>
            <w:rFonts w:ascii="Times New Roman" w:eastAsia="KaiTi" w:hAnsi="Times New Roman" w:cs="Times New Roman" w:hint="eastAsia"/>
            <w:lang w:eastAsia="zh-CN"/>
          </w:rPr>
          <w:delText>行星等</w:delText>
        </w:r>
        <w:r w:rsidRPr="008E39D7" w:rsidDel="00E64C4F">
          <w:rPr>
            <w:rFonts w:ascii="Times New Roman" w:eastAsia="KaiTi" w:hAnsi="Times New Roman" w:cs="Times New Roman"/>
            <w:lang w:eastAsia="zh-CN"/>
          </w:rPr>
          <w:delText xml:space="preserve">) </w:delText>
        </w:r>
        <w:r w:rsidRPr="008E39D7" w:rsidDel="00E64C4F">
          <w:rPr>
            <w:rFonts w:ascii="Times New Roman" w:eastAsia="KaiTi" w:hAnsi="Times New Roman" w:cs="Times New Roman"/>
            <w:lang w:eastAsia="zh-CN"/>
          </w:rPr>
          <w:delText>只占</w:delText>
        </w:r>
        <w:r w:rsidRPr="008E39D7" w:rsidDel="00E64C4F">
          <w:rPr>
            <w:rFonts w:ascii="Times New Roman" w:eastAsia="KaiTi" w:hAnsi="Times New Roman" w:cs="Times New Roman"/>
            <w:lang w:eastAsia="zh-CN"/>
          </w:rPr>
          <w:delText>0.14%</w:delText>
        </w:r>
        <w:r w:rsidRPr="008E39D7" w:rsidDel="00E64C4F">
          <w:rPr>
            <w:rFonts w:ascii="Times New Roman" w:eastAsia="KaiTi" w:hAnsi="Times New Roman" w:cs="Times New Roman"/>
            <w:lang w:eastAsia="zh-CN"/>
          </w:rPr>
          <w:delText>，如果宇宙是真空，没有任何阻力，</w:delText>
        </w:r>
        <w:r w:rsidRPr="008E39D7" w:rsidDel="00E64C4F">
          <w:rPr>
            <w:rFonts w:ascii="Times New Roman" w:eastAsia="KaiTi" w:hAnsi="Times New Roman" w:cs="Times New Roman"/>
            <w:lang w:eastAsia="zh-CN"/>
          </w:rPr>
          <w:delText xml:space="preserve"> </w:delText>
        </w:r>
        <w:r w:rsidRPr="008E39D7" w:rsidDel="00E64C4F">
          <w:rPr>
            <w:rFonts w:ascii="Times New Roman" w:eastAsia="KaiTi" w:hAnsi="Times New Roman" w:cs="Times New Roman"/>
            <w:lang w:eastAsia="zh-CN"/>
          </w:rPr>
          <w:delText>根据引力效应，太阳系中的所有行星会被太阳吸引到跟太阳靠拢，</w:delText>
        </w:r>
        <w:r w:rsidRPr="008E39D7" w:rsidDel="00E64C4F">
          <w:rPr>
            <w:rFonts w:ascii="Times New Roman" w:eastAsia="KaiTi" w:hAnsi="Times New Roman" w:cs="Times New Roman" w:hint="eastAsia"/>
            <w:lang w:eastAsia="zh-CN"/>
          </w:rPr>
          <w:delText>太阳系将</w:delText>
        </w:r>
        <w:r w:rsidRPr="008E39D7" w:rsidDel="00E64C4F">
          <w:rPr>
            <w:rFonts w:ascii="Times New Roman" w:eastAsia="KaiTi" w:hAnsi="Times New Roman" w:cs="Times New Roman"/>
            <w:lang w:eastAsia="zh-CN"/>
          </w:rPr>
          <w:delText>只剩一个太阳</w:delText>
        </w:r>
        <w:r w:rsidRPr="008E39D7" w:rsidDel="00E64C4F">
          <w:rPr>
            <w:rFonts w:ascii="Times New Roman" w:eastAsia="KaiTi" w:hAnsi="Times New Roman" w:cs="Times New Roman" w:hint="eastAsia"/>
            <w:lang w:eastAsia="zh-CN"/>
          </w:rPr>
          <w:delText>。</w:delText>
        </w:r>
      </w:del>
    </w:p>
    <w:p w14:paraId="77403670" w14:textId="3035A1F5" w:rsidR="008E39D7" w:rsidRPr="008E39D7" w:rsidDel="00E64C4F" w:rsidRDefault="008E39D7">
      <w:pPr>
        <w:numPr>
          <w:ilvl w:val="0"/>
          <w:numId w:val="25"/>
        </w:numPr>
        <w:ind w:firstLineChars="200" w:firstLine="480"/>
        <w:jc w:val="both"/>
        <w:rPr>
          <w:del w:id="1959" w:author="吴敏" w:date="2023-05-10T14:29:00Z"/>
          <w:rFonts w:ascii="Times New Roman" w:eastAsia="KaiTi" w:hAnsi="Times New Roman" w:cs="Times New Roman"/>
          <w:lang w:eastAsia="zh-CN"/>
        </w:rPr>
      </w:pPr>
      <w:del w:id="1960" w:author="吴敏" w:date="2023-05-10T14:29:00Z">
        <w:r w:rsidRPr="008E39D7" w:rsidDel="00E64C4F">
          <w:rPr>
            <w:rFonts w:ascii="Times New Roman" w:eastAsia="KaiTi" w:hAnsi="Times New Roman" w:cs="Times New Roman" w:hint="eastAsia"/>
            <w:lang w:eastAsia="zh-CN"/>
          </w:rPr>
          <w:delText>以此类推到地球、月亮、银河系等。</w:delText>
        </w:r>
      </w:del>
    </w:p>
    <w:p w14:paraId="75755E7F" w14:textId="79BA2CD8" w:rsidR="008E39D7" w:rsidRPr="008E39D7" w:rsidDel="00E64C4F" w:rsidRDefault="008E39D7">
      <w:pPr>
        <w:numPr>
          <w:ilvl w:val="0"/>
          <w:numId w:val="25"/>
        </w:numPr>
        <w:ind w:firstLineChars="200" w:firstLine="480"/>
        <w:jc w:val="both"/>
        <w:rPr>
          <w:del w:id="1961" w:author="吴敏" w:date="2023-05-10T14:29:00Z"/>
          <w:rFonts w:ascii="Times New Roman" w:eastAsia="KaiTi" w:hAnsi="Times New Roman" w:cs="Times New Roman"/>
          <w:lang w:eastAsia="zh-CN"/>
        </w:rPr>
      </w:pPr>
      <w:del w:id="1962" w:author="吴敏" w:date="2023-05-10T14:29:00Z">
        <w:r w:rsidRPr="008E39D7" w:rsidDel="00E64C4F">
          <w:rPr>
            <w:rFonts w:ascii="Times New Roman" w:eastAsia="KaiTi" w:hAnsi="Times New Roman" w:cs="Times New Roman"/>
            <w:lang w:eastAsia="zh-CN"/>
          </w:rPr>
          <w:delText>这个现象并未发生，那就代表在宇宙中，存在某种现代科技不可见，不可测的物质，介于太阳系的天体跟太阳中，降低了太阳的引力，这个物质我们称为</w:delText>
        </w:r>
      </w:del>
      <w:del w:id="1963" w:author="吴敏" w:date="2023-05-10T12:15:00Z">
        <w:r w:rsidRPr="008E39D7" w:rsidDel="0080529C">
          <w:rPr>
            <w:rFonts w:ascii="Times New Roman" w:eastAsia="KaiTi" w:hAnsi="Times New Roman" w:cs="Times New Roman"/>
            <w:lang w:eastAsia="zh-CN"/>
          </w:rPr>
          <w:delText>the one</w:delText>
        </w:r>
      </w:del>
    </w:p>
    <w:p w14:paraId="32B7190F" w14:textId="6688B4FA" w:rsidR="008E39D7" w:rsidDel="00E64C4F" w:rsidRDefault="008E39D7">
      <w:pPr>
        <w:numPr>
          <w:ilvl w:val="0"/>
          <w:numId w:val="25"/>
        </w:numPr>
        <w:ind w:firstLineChars="200" w:firstLine="480"/>
        <w:jc w:val="both"/>
        <w:rPr>
          <w:ins w:id="1964" w:author="顏 秉田" w:date="2023-04-22T00:47:00Z"/>
          <w:del w:id="1965" w:author="吴敏" w:date="2023-05-10T14:29:00Z"/>
          <w:rFonts w:ascii="Times New Roman" w:eastAsia="KaiTi" w:hAnsi="Times New Roman" w:cs="Times New Roman"/>
          <w:lang w:eastAsia="zh-CN"/>
        </w:rPr>
      </w:pPr>
      <w:del w:id="1966" w:author="吴敏" w:date="2023-05-10T14:29:00Z">
        <w:r w:rsidRPr="008E39D7" w:rsidDel="00E64C4F">
          <w:rPr>
            <w:rFonts w:ascii="Times New Roman" w:eastAsia="KaiTi" w:hAnsi="Times New Roman" w:cs="Times New Roman"/>
            <w:lang w:eastAsia="zh-CN"/>
          </w:rPr>
          <w:delText>海绵的图</w:delText>
        </w:r>
        <w:r w:rsidRPr="008E39D7" w:rsidDel="00E64C4F">
          <w:rPr>
            <w:rFonts w:ascii="Times New Roman" w:eastAsia="KaiTi" w:hAnsi="Times New Roman" w:cs="Times New Roman" w:hint="eastAsia"/>
            <w:lang w:eastAsia="zh-CN"/>
          </w:rPr>
          <w:delText>：海绵中最小的粒子</w:delText>
        </w:r>
      </w:del>
      <w:del w:id="1967" w:author="吴敏" w:date="2023-05-10T10:39:00Z">
        <w:r w:rsidRPr="008E39D7" w:rsidDel="00675C99">
          <w:rPr>
            <w:rFonts w:ascii="Times New Roman" w:eastAsia="KaiTi" w:hAnsi="Times New Roman" w:cs="Times New Roman" w:hint="eastAsia"/>
            <w:lang w:eastAsia="zh-CN"/>
          </w:rPr>
          <w:delText>成作</w:delText>
        </w:r>
      </w:del>
      <w:del w:id="1968" w:author="吴敏" w:date="2023-05-10T14:29:00Z">
        <w:r w:rsidRPr="008E39D7" w:rsidDel="00E64C4F">
          <w:rPr>
            <w:rFonts w:ascii="Times New Roman" w:eastAsia="KaiTi" w:hAnsi="Times New Roman" w:cs="Times New Roman" w:hint="eastAsia"/>
            <w:lang w:eastAsia="zh-CN"/>
          </w:rPr>
          <w:delText xml:space="preserve"> </w:delText>
        </w:r>
        <w:r w:rsidRPr="008E39D7" w:rsidDel="00E64C4F">
          <w:rPr>
            <w:rFonts w:ascii="Times New Roman" w:eastAsia="KaiTi" w:hAnsi="Times New Roman" w:cs="Times New Roman"/>
            <w:lang w:eastAsia="zh-CN"/>
          </w:rPr>
          <w:delText xml:space="preserve">The one. </w:delText>
        </w:r>
      </w:del>
    </w:p>
    <w:p w14:paraId="102184A8" w14:textId="7561001A" w:rsidR="00EF16B4" w:rsidRPr="00EF16B4" w:rsidDel="00E64C4F" w:rsidRDefault="00EF16B4">
      <w:pPr>
        <w:numPr>
          <w:ilvl w:val="0"/>
          <w:numId w:val="25"/>
        </w:numPr>
        <w:ind w:firstLineChars="200" w:firstLine="480"/>
        <w:jc w:val="both"/>
        <w:rPr>
          <w:ins w:id="1969" w:author="顏 秉田" w:date="2023-04-22T00:51:00Z"/>
          <w:del w:id="1970" w:author="吴敏" w:date="2023-05-10T14:29:00Z"/>
          <w:rFonts w:ascii="Times New Roman" w:eastAsia="KaiTi" w:hAnsi="Times New Roman" w:cs="Times New Roman"/>
          <w:lang w:eastAsia="zh-CN"/>
          <w:rPrChange w:id="1971" w:author="顏 秉田" w:date="2023-04-22T00:51:00Z">
            <w:rPr>
              <w:ins w:id="1972" w:author="顏 秉田" w:date="2023-04-22T00:51:00Z"/>
              <w:del w:id="1973" w:author="吴敏" w:date="2023-05-10T14:29:00Z"/>
              <w:rFonts w:ascii="Times New Roman" w:eastAsia="DengXian" w:hAnsi="Times New Roman" w:cs="Times New Roman"/>
              <w:lang w:eastAsia="zh-CN"/>
            </w:rPr>
          </w:rPrChange>
        </w:rPr>
      </w:pPr>
      <w:ins w:id="1974" w:author="顏 秉田" w:date="2023-04-22T00:50:00Z">
        <w:del w:id="1975" w:author="吴敏" w:date="2023-05-10T14:29:00Z">
          <w:r w:rsidDel="00E64C4F">
            <w:rPr>
              <w:rFonts w:ascii="Times New Roman" w:hAnsi="Times New Roman" w:cs="Times New Roman" w:hint="eastAsia"/>
              <w:lang w:eastAsia="zh-CN"/>
            </w:rPr>
            <w:delText>在</w:delText>
          </w:r>
        </w:del>
      </w:ins>
      <w:ins w:id="1976" w:author="顏 秉田" w:date="2023-04-22T00:49:00Z">
        <w:del w:id="1977" w:author="吴敏" w:date="2023-05-10T14:29:00Z">
          <w:r w:rsidDel="00E64C4F">
            <w:rPr>
              <w:rFonts w:ascii="Times New Roman" w:hAnsi="Times New Roman" w:cs="Times New Roman" w:hint="eastAsia"/>
              <w:lang w:eastAsia="zh-CN"/>
            </w:rPr>
            <w:delText>一个</w:delText>
          </w:r>
        </w:del>
      </w:ins>
      <w:ins w:id="1978" w:author="顏 秉田" w:date="2023-04-22T00:50:00Z">
        <w:del w:id="1979" w:author="吴敏" w:date="2023-05-10T14:29:00Z">
          <w:r w:rsidDel="00E64C4F">
            <w:rPr>
              <w:rFonts w:ascii="Times New Roman" w:hAnsi="Times New Roman" w:cs="Times New Roman" w:hint="eastAsia"/>
              <w:lang w:eastAsia="zh-CN"/>
            </w:rPr>
            <w:delText>长</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r w:rsidDel="00E64C4F">
            <w:rPr>
              <w:rFonts w:ascii="Times New Roman" w:hAnsi="Times New Roman" w:cs="Times New Roman" w:hint="eastAsia"/>
              <w:lang w:eastAsia="zh-CN"/>
            </w:rPr>
            <w:delText>宽</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r w:rsidDel="00E64C4F">
            <w:rPr>
              <w:rFonts w:ascii="Times New Roman" w:hAnsi="Times New Roman" w:cs="Times New Roman" w:hint="eastAsia"/>
              <w:lang w:eastAsia="zh-CN"/>
            </w:rPr>
            <w:delText>高</w:delText>
          </w:r>
          <w:r w:rsidDel="00E64C4F">
            <w:rPr>
              <w:rFonts w:ascii="Times New Roman" w:hAnsi="Times New Roman" w:cs="Times New Roman" w:hint="eastAsia"/>
              <w:lang w:eastAsia="zh-CN"/>
            </w:rPr>
            <w:delText>x</w:delText>
          </w:r>
          <w:r w:rsidDel="00E64C4F">
            <w:rPr>
              <w:rFonts w:ascii="Times New Roman" w:hAnsi="Times New Roman" w:cs="Times New Roman"/>
              <w:lang w:eastAsia="zh-CN"/>
            </w:rPr>
            <w:delText>x</w:delText>
          </w:r>
        </w:del>
      </w:ins>
      <w:ins w:id="1980" w:author="顏 秉田" w:date="2023-04-22T00:49:00Z">
        <w:del w:id="1981" w:author="吴敏" w:date="2023-05-10T14:29:00Z">
          <w:r w:rsidDel="00E64C4F">
            <w:rPr>
              <w:rFonts w:ascii="Times New Roman" w:hAnsi="Times New Roman" w:cs="Times New Roman" w:hint="eastAsia"/>
              <w:lang w:eastAsia="zh-CN"/>
            </w:rPr>
            <w:delText>正方形箱子中</w:delText>
          </w:r>
        </w:del>
      </w:ins>
      <w:ins w:id="1982" w:author="顏 秉田" w:date="2023-04-22T00:50:00Z">
        <w:del w:id="1983" w:author="吴敏" w:date="2023-05-10T14:29:00Z">
          <w:r w:rsidDel="00E64C4F">
            <w:rPr>
              <w:rFonts w:ascii="Times New Roman" w:hAnsi="Times New Roman" w:cs="Times New Roman" w:hint="eastAsia"/>
              <w:lang w:eastAsia="zh-CN"/>
            </w:rPr>
            <w:delText>（代表太阳系）</w:delText>
          </w:r>
        </w:del>
      </w:ins>
      <w:ins w:id="1984" w:author="顏 秉田" w:date="2023-04-22T00:48:00Z">
        <w:del w:id="1985" w:author="吴敏" w:date="2023-05-10T14:29:00Z">
          <w:r w:rsidDel="00E64C4F">
            <w:rPr>
              <w:rFonts w:ascii="Times New Roman" w:hAnsi="Times New Roman" w:cs="Times New Roman" w:hint="eastAsia"/>
              <w:lang w:eastAsia="zh-CN"/>
            </w:rPr>
            <w:delText>,</w:delText>
          </w:r>
          <w:r w:rsidDel="00E64C4F">
            <w:rPr>
              <w:rFonts w:ascii="Times New Roman" w:hAnsi="Times New Roman" w:cs="Times New Roman" w:hint="eastAsia"/>
              <w:lang w:eastAsia="zh-CN"/>
            </w:rPr>
            <w:delText>放上一颗</w:delText>
          </w:r>
          <w:r w:rsidDel="00E64C4F">
            <w:rPr>
              <w:rFonts w:ascii="Times New Roman" w:hAnsi="Times New Roman" w:cs="Times New Roman"/>
              <w:lang w:eastAsia="zh-CN"/>
            </w:rPr>
            <w:delText>1</w:delText>
          </w:r>
          <w:r w:rsidDel="00E64C4F">
            <w:rPr>
              <w:rFonts w:ascii="Times New Roman" w:hAnsi="Times New Roman" w:cs="Times New Roman" w:hint="eastAsia"/>
              <w:lang w:eastAsia="zh-CN"/>
            </w:rPr>
            <w:delText>公斤太阳大小的正极</w:delText>
          </w:r>
        </w:del>
      </w:ins>
      <w:ins w:id="1986" w:author="顏 秉田" w:date="2023-04-22T00:49:00Z">
        <w:del w:id="1987" w:author="吴敏" w:date="2023-05-10T14:29:00Z">
          <w:r w:rsidDel="00E64C4F">
            <w:rPr>
              <w:rFonts w:ascii="Times New Roman" w:hAnsi="Times New Roman" w:cs="Times New Roman" w:hint="eastAsia"/>
              <w:lang w:eastAsia="zh-CN"/>
            </w:rPr>
            <w:delText>强</w:delText>
          </w:r>
        </w:del>
      </w:ins>
      <w:ins w:id="1988" w:author="顏 秉田" w:date="2023-04-22T00:48:00Z">
        <w:del w:id="1989" w:author="吴敏" w:date="2023-05-10T14:29:00Z">
          <w:r w:rsidDel="00E64C4F">
            <w:rPr>
              <w:rFonts w:ascii="Times New Roman" w:hAnsi="Times New Roman" w:cs="Times New Roman" w:hint="eastAsia"/>
              <w:lang w:eastAsia="zh-CN"/>
            </w:rPr>
            <w:delText>磁铁</w:delText>
          </w:r>
          <w:r w:rsidDel="00E64C4F">
            <w:rPr>
              <w:rFonts w:ascii="Times New Roman" w:hAnsi="Times New Roman" w:cs="Times New Roman" w:hint="eastAsia"/>
              <w:lang w:eastAsia="zh-CN"/>
            </w:rPr>
            <w:delText>,</w:delText>
          </w:r>
        </w:del>
      </w:ins>
      <w:ins w:id="1990" w:author="顏 秉田" w:date="2023-04-22T00:53:00Z">
        <w:del w:id="1991" w:author="吴敏" w:date="2023-05-10T14:29:00Z">
          <w:r w:rsidDel="00E64C4F">
            <w:rPr>
              <w:rFonts w:ascii="Times New Roman" w:hAnsi="Times New Roman" w:cs="Times New Roman" w:hint="eastAsia"/>
              <w:lang w:eastAsia="zh-CN"/>
            </w:rPr>
            <w:delText>在比太阳跟地球</w:delText>
          </w:r>
        </w:del>
      </w:ins>
      <w:ins w:id="1992" w:author="顏 秉田" w:date="2023-04-22T00:51:00Z">
        <w:del w:id="1993" w:author="吴敏" w:date="2023-05-10T14:29:00Z">
          <w:r w:rsidDel="00E64C4F">
            <w:rPr>
              <w:rFonts w:ascii="Times New Roman" w:hAnsi="Times New Roman" w:cs="Times New Roman" w:hint="eastAsia"/>
              <w:lang w:eastAsia="zh-CN"/>
            </w:rPr>
            <w:delText>等比例缩小的</w:delText>
          </w:r>
        </w:del>
      </w:ins>
      <w:ins w:id="1994" w:author="顏 秉田" w:date="2023-04-22T00:53:00Z">
        <w:del w:id="1995" w:author="吴敏" w:date="2023-05-10T14:29:00Z">
          <w:r w:rsidDel="00E64C4F">
            <w:rPr>
              <w:rFonts w:ascii="Times New Roman" w:hAnsi="Times New Roman" w:cs="Times New Roman" w:hint="eastAsia"/>
              <w:lang w:eastAsia="zh-CN"/>
            </w:rPr>
            <w:delText>距离更远一些的地方</w:delText>
          </w:r>
        </w:del>
      </w:ins>
      <w:ins w:id="1996" w:author="顏 秉田" w:date="2023-04-22T00:51:00Z">
        <w:del w:id="1997" w:author="吴敏" w:date="2023-05-10T14:29:00Z">
          <w:r w:rsidDel="00E64C4F">
            <w:rPr>
              <w:rFonts w:ascii="Times New Roman" w:hAnsi="Times New Roman" w:cs="Times New Roman" w:hint="eastAsia"/>
              <w:lang w:eastAsia="zh-CN"/>
            </w:rPr>
            <w:delText>,</w:delText>
          </w:r>
        </w:del>
      </w:ins>
      <w:ins w:id="1998" w:author="顏 秉田" w:date="2023-04-22T00:48:00Z">
        <w:del w:id="1999" w:author="吴敏" w:date="2023-05-10T14:29:00Z">
          <w:r w:rsidDel="00E64C4F">
            <w:rPr>
              <w:rFonts w:ascii="Times New Roman" w:hAnsi="Times New Roman" w:cs="Times New Roman" w:hint="eastAsia"/>
              <w:lang w:eastAsia="zh-CN"/>
            </w:rPr>
            <w:delText>同时放上一颗</w:delText>
          </w:r>
        </w:del>
      </w:ins>
      <w:ins w:id="2000" w:author="顏 秉田" w:date="2023-04-22T00:49:00Z">
        <w:del w:id="2001" w:author="吴敏" w:date="2023-05-10T14:29:00Z">
          <w:r w:rsidDel="00E64C4F">
            <w:rPr>
              <w:rFonts w:ascii="Times New Roman" w:hAnsi="Times New Roman" w:cs="Times New Roman" w:hint="eastAsia"/>
              <w:lang w:eastAsia="zh-CN"/>
            </w:rPr>
            <w:delText>0</w:delText>
          </w:r>
          <w:r w:rsidDel="00E64C4F">
            <w:rPr>
              <w:rFonts w:ascii="Times New Roman" w:hAnsi="Times New Roman" w:cs="Times New Roman"/>
              <w:lang w:eastAsia="zh-CN"/>
            </w:rPr>
            <w:delText>.14</w:delText>
          </w:r>
          <w:r w:rsidDel="00E64C4F">
            <w:rPr>
              <w:rFonts w:ascii="Times New Roman" w:hAnsi="Times New Roman" w:cs="Times New Roman" w:hint="eastAsia"/>
              <w:lang w:eastAsia="zh-CN"/>
            </w:rPr>
            <w:delText>公斤的负极强磁铁代表地球</w:delText>
          </w:r>
          <w:r w:rsidDel="00E64C4F">
            <w:rPr>
              <w:rFonts w:asciiTheme="minorEastAsia" w:hAnsiTheme="minorEastAsia" w:cs="Times New Roman" w:hint="eastAsia"/>
              <w:lang w:eastAsia="zh-CN"/>
            </w:rPr>
            <w:delText>，</w:delText>
          </w:r>
        </w:del>
      </w:ins>
      <w:ins w:id="2002" w:author="顏 秉田" w:date="2023-04-22T00:50:00Z">
        <w:del w:id="2003" w:author="吴敏" w:date="2023-05-10T14:29:00Z">
          <w:r w:rsidDel="00E64C4F">
            <w:rPr>
              <w:rFonts w:ascii="Times New Roman" w:hAnsi="Times New Roman" w:cs="Times New Roman" w:hint="eastAsia"/>
              <w:lang w:eastAsia="zh-CN"/>
            </w:rPr>
            <w:delText>这个代表地球的负极强磁铁</w:delText>
          </w:r>
          <w:r w:rsidDel="00E64C4F">
            <w:rPr>
              <w:rFonts w:ascii="Times New Roman" w:hAnsi="Times New Roman" w:cs="Times New Roman" w:hint="eastAsia"/>
              <w:lang w:eastAsia="zh-CN"/>
            </w:rPr>
            <w:delText>,</w:delText>
          </w:r>
          <w:r w:rsidDel="00E64C4F">
            <w:rPr>
              <w:rFonts w:ascii="Times New Roman" w:hAnsi="Times New Roman" w:cs="Times New Roman" w:hint="eastAsia"/>
              <w:lang w:eastAsia="zh-CN"/>
            </w:rPr>
            <w:delText>会</w:delText>
          </w:r>
        </w:del>
      </w:ins>
      <w:ins w:id="2004" w:author="顏 秉田" w:date="2023-04-22T00:51:00Z">
        <w:del w:id="2005" w:author="吴敏" w:date="2023-05-10T14:29:00Z">
          <w:r w:rsidDel="00E64C4F">
            <w:rPr>
              <w:rFonts w:ascii="Times New Roman" w:hAnsi="Times New Roman" w:cs="Times New Roman" w:hint="eastAsia"/>
              <w:lang w:eastAsia="zh-CN"/>
            </w:rPr>
            <w:delText>瞬间被代表太阳的正极强磁铁所吸引</w:delText>
          </w:r>
        </w:del>
      </w:ins>
    </w:p>
    <w:p w14:paraId="0CDA9E14" w14:textId="551F5976" w:rsidR="00EF16B4" w:rsidRPr="008E39D7" w:rsidDel="00E64C4F" w:rsidRDefault="00EF16B4">
      <w:pPr>
        <w:numPr>
          <w:ilvl w:val="0"/>
          <w:numId w:val="25"/>
        </w:numPr>
        <w:ind w:firstLineChars="200" w:firstLine="480"/>
        <w:jc w:val="both"/>
        <w:rPr>
          <w:del w:id="2006" w:author="吴敏" w:date="2023-05-10T14:29:00Z"/>
          <w:rFonts w:ascii="Times New Roman" w:eastAsia="KaiTi" w:hAnsi="Times New Roman" w:cs="Times New Roman"/>
          <w:lang w:eastAsia="zh-CN"/>
        </w:rPr>
      </w:pPr>
      <w:ins w:id="2007" w:author="顏 秉田" w:date="2023-04-22T00:51:00Z">
        <w:del w:id="2008" w:author="吴敏" w:date="2023-05-10T14:29:00Z">
          <w:r w:rsidDel="00E64C4F">
            <w:rPr>
              <w:rFonts w:ascii="Times New Roman" w:hAnsi="Times New Roman" w:cs="Times New Roman" w:hint="eastAsia"/>
              <w:lang w:eastAsia="zh-CN"/>
            </w:rPr>
            <w:delText>接下来</w:delText>
          </w:r>
        </w:del>
      </w:ins>
      <w:ins w:id="2009" w:author="顏 秉田" w:date="2023-04-22T00:52:00Z">
        <w:del w:id="2010" w:author="吴敏" w:date="2023-05-10T14:29:00Z">
          <w:r w:rsidDel="00E64C4F">
            <w:rPr>
              <w:rFonts w:ascii="Times New Roman" w:hAnsi="Times New Roman" w:cs="Times New Roman" w:hint="eastAsia"/>
              <w:lang w:eastAsia="zh-CN"/>
            </w:rPr>
            <w:delText>在正方形箱子中装上海绵</w:delText>
          </w:r>
          <w:r w:rsidDel="00E64C4F">
            <w:rPr>
              <w:rFonts w:asciiTheme="minorEastAsia" w:hAnsiTheme="minorEastAsia" w:cs="Times New Roman" w:hint="eastAsia"/>
              <w:lang w:eastAsia="zh-CN"/>
            </w:rPr>
            <w:delText>，</w:delText>
          </w:r>
          <w:r w:rsidDel="00E64C4F">
            <w:rPr>
              <w:rFonts w:ascii="Times New Roman" w:hAnsi="Times New Roman" w:cs="Times New Roman" w:hint="eastAsia"/>
              <w:lang w:eastAsia="zh-CN"/>
            </w:rPr>
            <w:delText>在代表太阳的地方一样放上</w:delText>
          </w:r>
          <w:r w:rsidDel="00E64C4F">
            <w:rPr>
              <w:rFonts w:ascii="Times New Roman" w:hAnsi="Times New Roman" w:cs="Times New Roman" w:hint="eastAsia"/>
              <w:lang w:eastAsia="zh-CN"/>
            </w:rPr>
            <w:delText>1</w:delText>
          </w:r>
          <w:r w:rsidDel="00E64C4F">
            <w:rPr>
              <w:rFonts w:ascii="Times New Roman" w:hAnsi="Times New Roman" w:cs="Times New Roman" w:hint="eastAsia"/>
              <w:lang w:eastAsia="zh-CN"/>
            </w:rPr>
            <w:delText>公斤太阳大小的正极强磁铁</w:delText>
          </w:r>
          <w:r w:rsidDel="00E64C4F">
            <w:rPr>
              <w:rFonts w:asciiTheme="minorEastAsia" w:hAnsiTheme="minorEastAsia" w:cs="Times New Roman" w:hint="eastAsia"/>
              <w:lang w:eastAsia="zh-CN"/>
            </w:rPr>
            <w:delText>，</w:delText>
          </w:r>
          <w:r w:rsidDel="00E64C4F">
            <w:rPr>
              <w:rFonts w:ascii="Times New Roman" w:hAnsi="Times New Roman" w:cs="Times New Roman" w:hint="eastAsia"/>
              <w:lang w:eastAsia="zh-CN"/>
            </w:rPr>
            <w:delText>另外在</w:delText>
          </w:r>
        </w:del>
      </w:ins>
      <w:ins w:id="2011" w:author="顏 秉田" w:date="2023-04-22T00:53:00Z">
        <w:del w:id="2012" w:author="吴敏" w:date="2023-05-10T14:29:00Z">
          <w:r w:rsidDel="00E64C4F">
            <w:rPr>
              <w:rFonts w:ascii="Times New Roman" w:hAnsi="Times New Roman" w:cs="Times New Roman" w:hint="eastAsia"/>
              <w:lang w:eastAsia="zh-CN"/>
            </w:rPr>
            <w:delText>刚刚</w:delText>
          </w:r>
        </w:del>
      </w:ins>
      <w:ins w:id="2013" w:author="顏 秉田" w:date="2023-04-22T00:52:00Z">
        <w:del w:id="2014" w:author="吴敏" w:date="2023-05-10T14:29:00Z">
          <w:r w:rsidDel="00E64C4F">
            <w:rPr>
              <w:rFonts w:ascii="Times New Roman" w:hAnsi="Times New Roman" w:cs="Times New Roman" w:hint="eastAsia"/>
              <w:lang w:eastAsia="zh-CN"/>
            </w:rPr>
            <w:delText>代表地球的地方放上</w:delText>
          </w:r>
          <w:r w:rsidDel="00E64C4F">
            <w:rPr>
              <w:rFonts w:ascii="Times New Roman" w:hAnsi="Times New Roman" w:cs="Times New Roman" w:hint="eastAsia"/>
              <w:lang w:eastAsia="zh-CN"/>
            </w:rPr>
            <w:delText>0.14</w:delText>
          </w:r>
          <w:r w:rsidDel="00E64C4F">
            <w:rPr>
              <w:rFonts w:ascii="Times New Roman" w:hAnsi="Times New Roman" w:cs="Times New Roman" w:hint="eastAsia"/>
              <w:lang w:eastAsia="zh-CN"/>
            </w:rPr>
            <w:delText>公斤的负极强磁铁</w:delText>
          </w:r>
          <w:r w:rsidDel="00E64C4F">
            <w:rPr>
              <w:rFonts w:asciiTheme="minorEastAsia" w:hAnsiTheme="minorEastAsia" w:cs="Times New Roman" w:hint="eastAsia"/>
              <w:lang w:eastAsia="zh-CN"/>
            </w:rPr>
            <w:delText>，</w:delText>
          </w:r>
        </w:del>
      </w:ins>
      <w:ins w:id="2015" w:author="顏 秉田" w:date="2023-04-22T00:53:00Z">
        <w:del w:id="2016" w:author="吴敏" w:date="2023-05-10T14:29:00Z">
          <w:r w:rsidDel="00E64C4F">
            <w:rPr>
              <w:rFonts w:asciiTheme="minorEastAsia" w:hAnsiTheme="minorEastAsia" w:cs="Times New Roman" w:hint="eastAsia"/>
              <w:lang w:eastAsia="zh-CN"/>
            </w:rPr>
            <w:delText>会发现地球会被太阳吸引到</w:delText>
          </w:r>
        </w:del>
      </w:ins>
      <w:ins w:id="2017" w:author="顏 秉田" w:date="2023-04-22T00:54:00Z">
        <w:del w:id="2018" w:author="吴敏" w:date="2023-05-10T14:29:00Z">
          <w:r w:rsidDel="00E64C4F">
            <w:rPr>
              <w:rFonts w:asciiTheme="minorEastAsia" w:hAnsiTheme="minorEastAsia" w:cs="Times New Roman" w:hint="eastAsia"/>
              <w:lang w:eastAsia="zh-CN"/>
            </w:rPr>
            <w:delText>现在地球跟太阳相对位置，其中地球跟太阳中间的海绵会因为太阳的吸力而被压缩，这个压缩我们称为T</w:delText>
          </w:r>
          <w:r w:rsidDel="00E64C4F">
            <w:rPr>
              <w:rFonts w:asciiTheme="minorEastAsia" w:hAnsiTheme="minorEastAsia" w:cs="Times New Roman"/>
              <w:lang w:eastAsia="zh-CN"/>
            </w:rPr>
            <w:delText>he one</w:delText>
          </w:r>
          <w:r w:rsidDel="00E64C4F">
            <w:rPr>
              <w:rFonts w:asciiTheme="minorEastAsia" w:hAnsiTheme="minorEastAsia" w:cs="Times New Roman" w:hint="eastAsia"/>
              <w:lang w:eastAsia="zh-CN"/>
            </w:rPr>
            <w:delText>密度，</w:delText>
          </w:r>
        </w:del>
      </w:ins>
      <w:ins w:id="2019" w:author="顏 秉田" w:date="2023-04-22T00:55:00Z">
        <w:del w:id="2020" w:author="吴敏" w:date="2023-05-10T14:29:00Z">
          <w:r w:rsidDel="00E64C4F">
            <w:rPr>
              <w:rFonts w:asciiTheme="minorEastAsia" w:hAnsiTheme="minorEastAsia" w:cs="Times New Roman" w:hint="eastAsia"/>
              <w:lang w:eastAsia="zh-CN"/>
            </w:rPr>
            <w:delText>因</w:delText>
          </w:r>
        </w:del>
        <w:del w:id="2021" w:author="吴敏" w:date="2023-05-10T12:15:00Z">
          <w:r w:rsidDel="0080529C">
            <w:rPr>
              <w:rFonts w:asciiTheme="minorEastAsia" w:hAnsiTheme="minorEastAsia" w:cs="Times New Roman" w:hint="eastAsia"/>
              <w:lang w:eastAsia="zh-CN"/>
            </w:rPr>
            <w:delText>The one</w:delText>
          </w:r>
        </w:del>
        <w:del w:id="2022" w:author="吴敏" w:date="2023-05-10T14:29:00Z">
          <w:r w:rsidDel="00E64C4F">
            <w:rPr>
              <w:rFonts w:asciiTheme="minorEastAsia" w:hAnsiTheme="minorEastAsia" w:cs="Times New Roman" w:hint="eastAsia"/>
              <w:lang w:eastAsia="zh-CN"/>
            </w:rPr>
            <w:delText>密度造成的阻力，让地球不被太阳吸引</w:delText>
          </w:r>
          <w:r w:rsidDel="00E64C4F">
            <w:rPr>
              <w:rFonts w:ascii="Microsoft JhengHei" w:eastAsia="Microsoft JhengHei" w:hAnsi="Microsoft JhengHei" w:cs="Times New Roman" w:hint="eastAsia"/>
              <w:lang w:eastAsia="zh-CN"/>
            </w:rPr>
            <w:delText>〭</w:delText>
          </w:r>
        </w:del>
      </w:ins>
    </w:p>
    <w:p w14:paraId="1EA8D1D4" w14:textId="70D3CC1F" w:rsidR="005E1306" w:rsidRPr="00556876" w:rsidDel="0054200E" w:rsidRDefault="005E1306">
      <w:pPr>
        <w:ind w:firstLineChars="200" w:firstLine="480"/>
        <w:rPr>
          <w:del w:id="2023" w:author="吴敏" w:date="2023-05-10T12:11:00Z"/>
          <w:rFonts w:ascii="Times New Roman" w:eastAsia="KaiTi" w:hAnsi="Times New Roman" w:cs="Times New Roman"/>
          <w:lang w:eastAsia="zh-CN"/>
        </w:rPr>
        <w:pPrChange w:id="2024" w:author="吴敏" w:date="2023-05-13T22:23:00Z">
          <w:pPr>
            <w:ind w:firstLineChars="200" w:firstLine="480"/>
            <w:jc w:val="both"/>
          </w:pPr>
        </w:pPrChange>
      </w:pPr>
    </w:p>
    <w:p w14:paraId="54AC911B" w14:textId="2EAEA8CA" w:rsidR="008E39D7" w:rsidRPr="008E39D7" w:rsidDel="00E64C4F" w:rsidRDefault="008E39D7">
      <w:pPr>
        <w:ind w:firstLine="200"/>
        <w:jc w:val="both"/>
        <w:rPr>
          <w:del w:id="2025" w:author="吴敏" w:date="2023-05-10T14:29:00Z"/>
          <w:rFonts w:ascii="Times New Roman" w:eastAsia="KaiTi" w:hAnsi="Times New Roman" w:cs="Times New Roman"/>
          <w:lang w:eastAsia="zh-CN"/>
        </w:rPr>
        <w:pPrChange w:id="2026" w:author="吴敏" w:date="2023-05-13T22:23:00Z">
          <w:pPr>
            <w:ind w:firstLineChars="200" w:firstLine="480"/>
            <w:jc w:val="both"/>
          </w:pPr>
        </w:pPrChange>
      </w:pPr>
      <w:del w:id="2027" w:author="吴敏" w:date="2023-05-10T14:29:00Z">
        <w:r w:rsidRPr="008E39D7" w:rsidDel="00E64C4F">
          <w:rPr>
            <w:rFonts w:ascii="Times New Roman" w:eastAsia="KaiTi" w:hAnsi="Times New Roman" w:cs="Times New Roman" w:hint="eastAsia"/>
            <w:lang w:eastAsia="zh-CN"/>
          </w:rPr>
          <w:delText>后面通过海绵证明，可能会推导出一个数学公式，得到</w:delText>
        </w:r>
        <w:r w:rsidRPr="008E39D7" w:rsidDel="00E64C4F">
          <w:rPr>
            <w:rFonts w:ascii="Times New Roman" w:eastAsia="KaiTi" w:hAnsi="Times New Roman" w:cs="Times New Roman" w:hint="eastAsia"/>
            <w:lang w:eastAsia="zh-CN"/>
          </w:rPr>
          <w:delText>T</w:delText>
        </w:r>
        <w:r w:rsidRPr="008E39D7" w:rsidDel="00E64C4F">
          <w:rPr>
            <w:rFonts w:ascii="Times New Roman" w:eastAsia="KaiTi" w:hAnsi="Times New Roman" w:cs="Times New Roman"/>
            <w:lang w:eastAsia="zh-CN"/>
          </w:rPr>
          <w:delText xml:space="preserve">he </w:delText>
        </w:r>
        <w:r w:rsidRPr="008E39D7" w:rsidDel="00E64C4F">
          <w:rPr>
            <w:rFonts w:ascii="Times New Roman" w:eastAsia="KaiTi" w:hAnsi="Times New Roman" w:cs="Times New Roman" w:hint="eastAsia"/>
            <w:lang w:eastAsia="zh-CN"/>
          </w:rPr>
          <w:delText>o</w:delText>
        </w:r>
        <w:r w:rsidRPr="008E39D7" w:rsidDel="00E64C4F">
          <w:rPr>
            <w:rFonts w:ascii="Times New Roman" w:eastAsia="KaiTi" w:hAnsi="Times New Roman" w:cs="Times New Roman"/>
            <w:lang w:eastAsia="zh-CN"/>
          </w:rPr>
          <w:delText xml:space="preserve">ne ratio </w:delText>
        </w:r>
        <w:r w:rsidRPr="008E39D7" w:rsidDel="00E64C4F">
          <w:rPr>
            <w:rFonts w:ascii="Times New Roman" w:eastAsia="KaiTi" w:hAnsi="Times New Roman" w:cs="Times New Roman" w:hint="eastAsia"/>
            <w:lang w:eastAsia="zh-CN"/>
          </w:rPr>
          <w:delText>递减的推导。</w:delText>
        </w:r>
      </w:del>
    </w:p>
    <w:p w14:paraId="7B478B9A" w14:textId="1D72BCF7" w:rsidR="008E39D7" w:rsidRPr="008E39D7" w:rsidDel="00E64C4F" w:rsidRDefault="008E39D7">
      <w:pPr>
        <w:ind w:firstLine="200"/>
        <w:jc w:val="both"/>
        <w:rPr>
          <w:del w:id="2028" w:author="吴敏" w:date="2023-05-10T14:29:00Z"/>
          <w:rFonts w:ascii="Times New Roman" w:eastAsia="KaiTi" w:hAnsi="Times New Roman" w:cs="Times New Roman"/>
          <w:lang w:eastAsia="zh-CN"/>
        </w:rPr>
        <w:pPrChange w:id="2029" w:author="吴敏" w:date="2023-05-13T22:23:00Z">
          <w:pPr>
            <w:ind w:firstLineChars="200" w:firstLine="480"/>
            <w:jc w:val="both"/>
          </w:pPr>
        </w:pPrChange>
      </w:pPr>
      <w:del w:id="2030" w:author="吴敏" w:date="2023-05-10T14:29:00Z">
        <w:r w:rsidRPr="008E39D7" w:rsidDel="00E64C4F">
          <w:rPr>
            <w:rFonts w:ascii="Times New Roman" w:eastAsia="KaiTi" w:hAnsi="Times New Roman" w:cs="Times New Roman" w:hint="eastAsia"/>
            <w:lang w:eastAsia="zh-CN"/>
          </w:rPr>
          <w:delText>先说明</w:delText>
        </w:r>
        <w:r w:rsidRPr="008E39D7" w:rsidDel="00E64C4F">
          <w:rPr>
            <w:rFonts w:ascii="Times New Roman" w:eastAsia="KaiTi" w:hAnsi="Times New Roman" w:cs="Times New Roman" w:hint="eastAsia"/>
            <w:lang w:eastAsia="zh-CN"/>
          </w:rPr>
          <w:delText>T</w:delText>
        </w:r>
        <w:r w:rsidRPr="008E39D7" w:rsidDel="00E64C4F">
          <w:rPr>
            <w:rFonts w:ascii="Times New Roman" w:eastAsia="KaiTi" w:hAnsi="Times New Roman" w:cs="Times New Roman"/>
            <w:lang w:eastAsia="zh-CN"/>
          </w:rPr>
          <w:delText xml:space="preserve">he one </w:delText>
        </w:r>
        <w:r w:rsidRPr="008E39D7" w:rsidDel="00E64C4F">
          <w:rPr>
            <w:rFonts w:ascii="Times New Roman" w:eastAsia="KaiTi" w:hAnsi="Times New Roman" w:cs="Times New Roman" w:hint="eastAsia"/>
            <w:lang w:eastAsia="zh-CN"/>
          </w:rPr>
          <w:delText>的存在，然后去描述</w:delText>
        </w:r>
        <w:r w:rsidRPr="008E39D7" w:rsidDel="00E64C4F">
          <w:rPr>
            <w:rFonts w:ascii="Times New Roman" w:eastAsia="KaiTi" w:hAnsi="Times New Roman" w:cs="Times New Roman" w:hint="eastAsia"/>
            <w:lang w:eastAsia="zh-CN"/>
          </w:rPr>
          <w:delText xml:space="preserve"> </w:delText>
        </w:r>
        <w:r w:rsidRPr="008E39D7" w:rsidDel="00E64C4F">
          <w:rPr>
            <w:rFonts w:ascii="Times New Roman" w:eastAsia="KaiTi" w:hAnsi="Times New Roman" w:cs="Times New Roman"/>
            <w:lang w:eastAsia="zh-CN"/>
          </w:rPr>
          <w:delText xml:space="preserve">The one </w:delText>
        </w:r>
        <w:r w:rsidRPr="008E39D7" w:rsidDel="00E64C4F">
          <w:rPr>
            <w:rFonts w:ascii="Times New Roman" w:eastAsia="KaiTi" w:hAnsi="Times New Roman" w:cs="Times New Roman" w:hint="eastAsia"/>
            <w:lang w:eastAsia="zh-CN"/>
          </w:rPr>
          <w:delText>的特性。</w:delText>
        </w:r>
      </w:del>
    </w:p>
    <w:p w14:paraId="63617EED" w14:textId="61E4A947" w:rsidR="00CE1148" w:rsidRPr="00AC3D1A" w:rsidDel="00E64C4F" w:rsidRDefault="00CE1148">
      <w:pPr>
        <w:ind w:firstLine="200"/>
        <w:jc w:val="both"/>
        <w:rPr>
          <w:del w:id="2031" w:author="吴敏" w:date="2023-05-10T14:29:00Z"/>
          <w:rFonts w:ascii="Times New Roman" w:eastAsia="KaiTi" w:hAnsi="Times New Roman" w:cs="Times New Roman"/>
          <w:lang w:val="en-GB" w:eastAsia="zh-CN"/>
        </w:rPr>
        <w:pPrChange w:id="2032" w:author="吴敏" w:date="2023-05-13T22:23:00Z">
          <w:pPr>
            <w:ind w:firstLineChars="200" w:firstLine="480"/>
            <w:jc w:val="both"/>
          </w:pPr>
        </w:pPrChange>
      </w:pPr>
      <w:del w:id="2033" w:author="吴敏" w:date="2023-05-10T14:29:00Z">
        <w:r w:rsidRPr="00AC3D1A" w:rsidDel="00E64C4F">
          <w:rPr>
            <w:rFonts w:ascii="Times New Roman" w:eastAsia="KaiTi" w:hAnsi="Times New Roman" w:cs="Times New Roman" w:hint="eastAsia"/>
            <w:lang w:val="en-GB" w:eastAsia="zh-CN"/>
          </w:rPr>
          <w:delText>地球与月亮的质量之和，相当于太阳质量的</w:delText>
        </w:r>
        <w:r w:rsidRPr="00AC3D1A" w:rsidDel="00E64C4F">
          <w:rPr>
            <w:rFonts w:ascii="Times New Roman" w:eastAsia="KaiTi" w:hAnsi="Times New Roman" w:cs="Times New Roman" w:hint="eastAsia"/>
            <w:lang w:val="en-GB" w:eastAsia="zh-CN"/>
          </w:rPr>
          <w:delText>0</w:delText>
        </w:r>
        <w:r w:rsidRPr="00AC3D1A" w:rsidDel="00E64C4F">
          <w:rPr>
            <w:rFonts w:ascii="Times New Roman" w:eastAsia="KaiTi" w:hAnsi="Times New Roman" w:cs="Times New Roman"/>
            <w:lang w:val="en-GB" w:eastAsia="zh-CN"/>
          </w:rPr>
          <w:delText>.</w:delText>
        </w:r>
        <w:r w:rsidRPr="00AC3D1A" w:rsidDel="00E64C4F">
          <w:rPr>
            <w:rFonts w:ascii="Times New Roman" w:eastAsia="KaiTi" w:hAnsi="Times New Roman" w:cs="Times New Roman" w:hint="eastAsia"/>
            <w:lang w:val="en-GB" w:eastAsia="zh-CN"/>
          </w:rPr>
          <w:delText>1</w:delText>
        </w:r>
        <w:r w:rsidRPr="00AC3D1A" w:rsidDel="00E64C4F">
          <w:rPr>
            <w:rFonts w:ascii="Times New Roman" w:eastAsia="KaiTi" w:hAnsi="Times New Roman" w:cs="Times New Roman"/>
            <w:lang w:val="en-GB" w:eastAsia="zh-CN"/>
          </w:rPr>
          <w:delText>4%</w:delText>
        </w:r>
        <w:r w:rsidRPr="00AC3D1A" w:rsidDel="00E64C4F">
          <w:rPr>
            <w:rFonts w:ascii="Times New Roman" w:eastAsia="KaiTi" w:hAnsi="Times New Roman" w:cs="Times New Roman" w:hint="eastAsia"/>
            <w:lang w:val="en-GB" w:eastAsia="zh-CN"/>
          </w:rPr>
          <w:delText>。</w:delText>
        </w:r>
        <w:r w:rsidRPr="00AC3D1A" w:rsidDel="00E64C4F">
          <w:rPr>
            <w:rFonts w:ascii="Times New Roman" w:eastAsia="KaiTi" w:hAnsi="Times New Roman" w:cs="Times New Roman" w:hint="eastAsia"/>
            <w:lang w:val="en-GB" w:eastAsia="zh-CN"/>
          </w:rPr>
          <w:delText xml:space="preserve"> </w:delText>
        </w:r>
      </w:del>
    </w:p>
    <w:p w14:paraId="2E4F334C" w14:textId="380435ED" w:rsidR="00CE1148" w:rsidRPr="00AC3D1A" w:rsidDel="00E64C4F" w:rsidRDefault="00CE1148">
      <w:pPr>
        <w:ind w:firstLine="200"/>
        <w:jc w:val="both"/>
        <w:rPr>
          <w:del w:id="2034" w:author="吴敏" w:date="2023-05-10T14:29:00Z"/>
          <w:rFonts w:ascii="Times New Roman" w:eastAsia="KaiTi" w:hAnsi="Times New Roman" w:cs="Times New Roman"/>
          <w:lang w:val="en-GB" w:eastAsia="zh-CN"/>
        </w:rPr>
        <w:pPrChange w:id="2035" w:author="吴敏" w:date="2023-05-13T22:23:00Z">
          <w:pPr>
            <w:ind w:firstLineChars="200" w:firstLine="480"/>
            <w:jc w:val="both"/>
          </w:pPr>
        </w:pPrChange>
      </w:pPr>
      <w:del w:id="2036" w:author="吴敏" w:date="2023-05-10T14:29:00Z">
        <w:r w:rsidRPr="00AC3D1A" w:rsidDel="00E64C4F">
          <w:rPr>
            <w:rFonts w:ascii="Times New Roman" w:eastAsia="KaiTi" w:hAnsi="Times New Roman" w:cs="Times New Roman" w:hint="eastAsia"/>
            <w:lang w:val="en-GB" w:eastAsia="zh-CN"/>
          </w:rPr>
          <w:delText>磁力的吸力够大，地球与太阳之间不可能存在距离。</w:delText>
        </w:r>
      </w:del>
    </w:p>
    <w:p w14:paraId="2F6FC559" w14:textId="4A5E361A" w:rsidR="00CE1148" w:rsidRPr="00AC3D1A" w:rsidDel="00E64C4F" w:rsidRDefault="00CE1148">
      <w:pPr>
        <w:ind w:firstLine="200"/>
        <w:jc w:val="both"/>
        <w:rPr>
          <w:del w:id="2037" w:author="吴敏" w:date="2023-05-10T14:29:00Z"/>
          <w:rFonts w:ascii="Times New Roman" w:eastAsia="KaiTi" w:hAnsi="Times New Roman" w:cs="Times New Roman"/>
          <w:lang w:val="en-GB" w:eastAsia="zh-CN"/>
        </w:rPr>
        <w:pPrChange w:id="2038" w:author="吴敏" w:date="2023-05-13T22:23:00Z">
          <w:pPr>
            <w:ind w:firstLineChars="200" w:firstLine="480"/>
            <w:jc w:val="both"/>
          </w:pPr>
        </w:pPrChange>
      </w:pPr>
      <w:del w:id="2039" w:author="吴敏" w:date="2023-05-10T14:29:00Z">
        <w:r w:rsidRPr="00AC3D1A" w:rsidDel="00E64C4F">
          <w:rPr>
            <w:rFonts w:ascii="Times New Roman" w:eastAsia="KaiTi" w:hAnsi="Times New Roman" w:cs="Times New Roman" w:hint="eastAsia"/>
            <w:lang w:val="en-GB" w:eastAsia="zh-CN"/>
          </w:rPr>
          <w:delText>如果在真空的状态，传导无碍的话，地球一定会被太阳吸引过去。</w:delText>
        </w:r>
      </w:del>
    </w:p>
    <w:p w14:paraId="6DF2BFE5" w14:textId="043E83FA" w:rsidR="00CE1148" w:rsidRPr="00AC3D1A" w:rsidDel="00E64C4F" w:rsidRDefault="00CE1148">
      <w:pPr>
        <w:ind w:firstLine="200"/>
        <w:jc w:val="both"/>
        <w:rPr>
          <w:del w:id="2040" w:author="吴敏" w:date="2023-05-10T14:29:00Z"/>
          <w:rFonts w:ascii="Times New Roman" w:eastAsia="KaiTi" w:hAnsi="Times New Roman" w:cs="Times New Roman"/>
          <w:lang w:val="en-GB" w:eastAsia="zh-CN"/>
        </w:rPr>
        <w:pPrChange w:id="2041" w:author="吴敏" w:date="2023-05-13T22:23:00Z">
          <w:pPr>
            <w:ind w:firstLineChars="200" w:firstLine="480"/>
            <w:jc w:val="both"/>
          </w:pPr>
        </w:pPrChange>
      </w:pPr>
      <w:del w:id="2042" w:author="吴敏" w:date="2023-05-10T14:29:00Z">
        <w:r w:rsidRPr="00AC3D1A" w:rsidDel="00E64C4F">
          <w:rPr>
            <w:rFonts w:ascii="Times New Roman" w:eastAsia="KaiTi" w:hAnsi="Times New Roman" w:cs="Times New Roman" w:hint="eastAsia"/>
            <w:lang w:val="en-GB" w:eastAsia="zh-CN"/>
          </w:rPr>
          <w:delText>如果真空中没有物质，从物理学来说，整个太阳系是不可能存在的。</w:delText>
        </w:r>
        <w:r w:rsidRPr="00AC3D1A" w:rsidDel="00E64C4F">
          <w:rPr>
            <w:rFonts w:ascii="Times New Roman" w:eastAsia="KaiTi" w:hAnsi="Times New Roman" w:cs="Times New Roman" w:hint="eastAsia"/>
            <w:lang w:val="en-GB" w:eastAsia="zh-CN"/>
          </w:rPr>
          <w:delText xml:space="preserve">  </w:delText>
        </w:r>
      </w:del>
    </w:p>
    <w:p w14:paraId="14B8A8DC" w14:textId="25B88509" w:rsidR="00CE1148" w:rsidRPr="00AC3D1A" w:rsidDel="00E64C4F" w:rsidRDefault="00CE1148">
      <w:pPr>
        <w:ind w:firstLine="200"/>
        <w:jc w:val="both"/>
        <w:rPr>
          <w:del w:id="2043" w:author="吴敏" w:date="2023-05-10T14:29:00Z"/>
          <w:rFonts w:ascii="Times New Roman" w:eastAsia="KaiTi" w:hAnsi="Times New Roman" w:cs="Times New Roman"/>
          <w:lang w:val="en-GB" w:eastAsia="zh-CN"/>
        </w:rPr>
        <w:pPrChange w:id="2044" w:author="吴敏" w:date="2023-05-13T22:23:00Z">
          <w:pPr>
            <w:ind w:firstLineChars="200" w:firstLine="480"/>
            <w:jc w:val="both"/>
          </w:pPr>
        </w:pPrChange>
      </w:pPr>
      <w:del w:id="2045" w:author="吴敏" w:date="2023-05-10T14:29:00Z">
        <w:r w:rsidRPr="00AC3D1A" w:rsidDel="00E64C4F">
          <w:rPr>
            <w:rFonts w:ascii="Times New Roman" w:eastAsia="KaiTi" w:hAnsi="Times New Roman" w:cs="Times New Roman" w:hint="eastAsia"/>
            <w:lang w:val="en-GB" w:eastAsia="zh-CN"/>
          </w:rPr>
          <w:delText>正因为太阳系的存在，所以代表真空中有了我们不知道的东西。</w:delText>
        </w:r>
      </w:del>
    </w:p>
    <w:p w14:paraId="0B32AC5C" w14:textId="1B5ED48E" w:rsidR="00CE1148" w:rsidRPr="00AC3D1A" w:rsidDel="00E64C4F" w:rsidRDefault="00CE1148">
      <w:pPr>
        <w:ind w:firstLine="200"/>
        <w:jc w:val="both"/>
        <w:rPr>
          <w:del w:id="2046" w:author="吴敏" w:date="2023-05-10T14:29:00Z"/>
          <w:rFonts w:ascii="Times New Roman" w:eastAsia="KaiTi" w:hAnsi="Times New Roman" w:cs="Times New Roman"/>
          <w:lang w:val="en-GB" w:eastAsia="zh-CN"/>
        </w:rPr>
        <w:pPrChange w:id="2047" w:author="吴敏" w:date="2023-05-13T22:23:00Z">
          <w:pPr>
            <w:ind w:firstLineChars="200" w:firstLine="480"/>
            <w:jc w:val="both"/>
          </w:pPr>
        </w:pPrChange>
      </w:pPr>
      <w:del w:id="2048" w:author="吴敏" w:date="2023-05-10T14:29:00Z">
        <w:r w:rsidRPr="00AC3D1A" w:rsidDel="00E64C4F">
          <w:rPr>
            <w:rFonts w:ascii="Times New Roman" w:eastAsia="KaiTi" w:hAnsi="Times New Roman" w:cs="Times New Roman" w:hint="eastAsia"/>
            <w:lang w:val="en-GB" w:eastAsia="zh-CN"/>
          </w:rPr>
          <w:delText>这个东西，首先可以被穿透，所以火箭可以上天登月。</w:delText>
        </w:r>
      </w:del>
    </w:p>
    <w:p w14:paraId="320AEDE2" w14:textId="32702322" w:rsidR="00CE1148" w:rsidRPr="00AC3D1A" w:rsidDel="00E64C4F" w:rsidRDefault="00CE1148">
      <w:pPr>
        <w:ind w:firstLine="200"/>
        <w:jc w:val="both"/>
        <w:rPr>
          <w:del w:id="2049" w:author="吴敏" w:date="2023-05-10T14:29:00Z"/>
          <w:rFonts w:ascii="Times New Roman" w:eastAsia="KaiTi" w:hAnsi="Times New Roman" w:cs="Times New Roman"/>
          <w:lang w:val="en-GB" w:eastAsia="zh-CN"/>
        </w:rPr>
        <w:pPrChange w:id="2050" w:author="吴敏" w:date="2023-05-13T22:23:00Z">
          <w:pPr>
            <w:ind w:firstLineChars="200" w:firstLine="480"/>
            <w:jc w:val="both"/>
          </w:pPr>
        </w:pPrChange>
      </w:pPr>
      <w:del w:id="2051" w:author="吴敏" w:date="2023-05-10T14:29:00Z">
        <w:r w:rsidRPr="00AC3D1A" w:rsidDel="00E64C4F">
          <w:rPr>
            <w:rFonts w:ascii="Times New Roman" w:eastAsia="KaiTi" w:hAnsi="Times New Roman" w:cs="Times New Roman" w:hint="eastAsia"/>
            <w:lang w:val="en-GB" w:eastAsia="zh-CN"/>
          </w:rPr>
          <w:delText>它也可以传递物质和波。它就是物质和波的最小构成单位。</w:delText>
        </w:r>
      </w:del>
    </w:p>
    <w:p w14:paraId="6854D43C" w14:textId="1B78CDB3" w:rsidR="00CE1148" w:rsidRPr="00AC3D1A" w:rsidDel="00E64C4F" w:rsidRDefault="00CE1148">
      <w:pPr>
        <w:ind w:firstLine="200"/>
        <w:jc w:val="both"/>
        <w:rPr>
          <w:del w:id="2052" w:author="吴敏" w:date="2023-05-10T14:29:00Z"/>
          <w:rFonts w:ascii="Times New Roman" w:eastAsia="KaiTi" w:hAnsi="Times New Roman" w:cs="Times New Roman"/>
          <w:lang w:val="en-GB" w:eastAsia="zh-CN"/>
        </w:rPr>
        <w:pPrChange w:id="2053" w:author="吴敏" w:date="2023-05-13T22:23:00Z">
          <w:pPr>
            <w:ind w:firstLineChars="200" w:firstLine="480"/>
            <w:jc w:val="both"/>
          </w:pPr>
        </w:pPrChange>
      </w:pPr>
      <w:del w:id="2054" w:author="吴敏" w:date="2023-05-10T14:29:00Z">
        <w:r w:rsidRPr="00AC3D1A" w:rsidDel="00E64C4F">
          <w:rPr>
            <w:rFonts w:ascii="Times New Roman" w:eastAsia="KaiTi" w:hAnsi="Times New Roman" w:cs="Times New Roman" w:hint="eastAsia"/>
            <w:lang w:val="en-GB" w:eastAsia="zh-CN"/>
          </w:rPr>
          <w:delText>虽然它没有我们意义上的“质量”（对我们来说，质量是一个测量的单位）</w:delText>
        </w:r>
      </w:del>
    </w:p>
    <w:p w14:paraId="195EF989" w14:textId="0C8BB2C7" w:rsidR="00CE1148" w:rsidRPr="00AC3D1A" w:rsidDel="00E64C4F" w:rsidRDefault="00CE1148">
      <w:pPr>
        <w:ind w:firstLine="200"/>
        <w:jc w:val="both"/>
        <w:rPr>
          <w:del w:id="2055" w:author="吴敏" w:date="2023-05-10T14:29:00Z"/>
          <w:rFonts w:ascii="Times New Roman" w:eastAsia="KaiTi" w:hAnsi="Times New Roman" w:cs="Times New Roman"/>
          <w:lang w:val="en-GB" w:eastAsia="zh-CN"/>
        </w:rPr>
        <w:pPrChange w:id="2056" w:author="吴敏" w:date="2023-05-13T22:23:00Z">
          <w:pPr>
            <w:ind w:firstLineChars="200" w:firstLine="480"/>
            <w:jc w:val="both"/>
          </w:pPr>
        </w:pPrChange>
      </w:pPr>
      <w:del w:id="2057" w:author="吴敏" w:date="2023-05-10T14:29:00Z">
        <w:r w:rsidRPr="00AC3D1A" w:rsidDel="00E64C4F">
          <w:rPr>
            <w:rFonts w:ascii="Times New Roman" w:eastAsia="KaiTi" w:hAnsi="Times New Roman" w:cs="Times New Roman" w:hint="eastAsia"/>
            <w:lang w:val="en-GB" w:eastAsia="zh-CN"/>
          </w:rPr>
          <w:delText>但是它对物体产生阻力，所以地球没有被太阳吸引。</w:delText>
        </w:r>
      </w:del>
    </w:p>
    <w:p w14:paraId="6B97BA49" w14:textId="13EC24CF" w:rsidR="00CE1148" w:rsidRPr="00AC3D1A" w:rsidDel="00E64C4F" w:rsidRDefault="00CE1148">
      <w:pPr>
        <w:ind w:firstLine="200"/>
        <w:jc w:val="both"/>
        <w:rPr>
          <w:del w:id="2058" w:author="吴敏" w:date="2023-05-10T14:29:00Z"/>
          <w:rFonts w:ascii="Times New Roman" w:eastAsia="KaiTi" w:hAnsi="Times New Roman" w:cs="Times New Roman"/>
          <w:lang w:val="en-GB" w:eastAsia="zh-CN"/>
        </w:rPr>
        <w:pPrChange w:id="2059" w:author="吴敏" w:date="2023-05-13T22:23:00Z">
          <w:pPr>
            <w:ind w:firstLineChars="200" w:firstLine="480"/>
            <w:jc w:val="both"/>
          </w:pPr>
        </w:pPrChange>
      </w:pPr>
      <w:del w:id="2060" w:author="吴敏" w:date="2023-05-10T14:29:00Z">
        <w:r w:rsidRPr="00AC3D1A" w:rsidDel="00E64C4F">
          <w:rPr>
            <w:rFonts w:ascii="Times New Roman" w:eastAsia="KaiTi" w:hAnsi="Times New Roman" w:cs="Times New Roman" w:hint="eastAsia"/>
            <w:lang w:val="en-GB" w:eastAsia="zh-CN"/>
          </w:rPr>
          <w:delText>这个过程，可以用海绵去说明。</w:delText>
        </w:r>
      </w:del>
    </w:p>
    <w:p w14:paraId="36D2613B" w14:textId="51123AF7" w:rsidR="00CE1148" w:rsidRPr="00AC3D1A" w:rsidDel="00E64C4F" w:rsidRDefault="00CE1148">
      <w:pPr>
        <w:ind w:firstLine="200"/>
        <w:jc w:val="both"/>
        <w:rPr>
          <w:del w:id="2061" w:author="吴敏" w:date="2023-05-10T14:29:00Z"/>
          <w:rFonts w:ascii="Times New Roman" w:eastAsia="KaiTi" w:hAnsi="Times New Roman" w:cs="Times New Roman"/>
          <w:lang w:val="en-GB" w:eastAsia="zh-CN"/>
        </w:rPr>
        <w:pPrChange w:id="2062" w:author="吴敏" w:date="2023-05-13T22:23:00Z">
          <w:pPr>
            <w:ind w:firstLineChars="200" w:firstLine="480"/>
            <w:jc w:val="both"/>
          </w:pPr>
        </w:pPrChange>
      </w:pPr>
      <w:del w:id="2063" w:author="吴敏" w:date="2023-05-10T14:29:00Z">
        <w:r w:rsidRPr="00AC3D1A" w:rsidDel="00E64C4F">
          <w:rPr>
            <w:rFonts w:ascii="Times New Roman" w:eastAsia="KaiTi" w:hAnsi="Times New Roman" w:cs="Times New Roman" w:hint="eastAsia"/>
            <w:lang w:val="en-GB" w:eastAsia="zh-CN"/>
          </w:rPr>
          <w:delText>实验：地心说、日心说的实验（用沙漏实验来证实。）</w:delText>
        </w:r>
      </w:del>
    </w:p>
    <w:p w14:paraId="5508F106" w14:textId="17D24257" w:rsidR="00CE1148" w:rsidDel="00E64C4F" w:rsidRDefault="00CE1148">
      <w:pPr>
        <w:ind w:firstLine="200"/>
        <w:jc w:val="both"/>
        <w:rPr>
          <w:del w:id="2064" w:author="吴敏" w:date="2023-05-10T14:29:00Z"/>
          <w:rFonts w:ascii="Times New Roman" w:eastAsia="KaiTi" w:hAnsi="Times New Roman" w:cs="Times New Roman"/>
          <w:lang w:val="en-GB" w:eastAsia="zh-CN"/>
        </w:rPr>
        <w:pPrChange w:id="2065" w:author="吴敏" w:date="2023-05-13T22:23:00Z">
          <w:pPr>
            <w:ind w:firstLineChars="200" w:firstLine="480"/>
            <w:jc w:val="both"/>
          </w:pPr>
        </w:pPrChange>
      </w:pPr>
      <w:del w:id="2066" w:author="吴敏" w:date="2023-05-10T14:29:00Z">
        <w:r w:rsidRPr="00AC3D1A" w:rsidDel="00E64C4F">
          <w:rPr>
            <w:rFonts w:ascii="Times New Roman" w:eastAsia="KaiTi" w:hAnsi="Times New Roman" w:cs="Times New Roman" w:hint="eastAsia"/>
            <w:lang w:val="en-GB" w:eastAsia="zh-CN"/>
          </w:rPr>
          <w:delText>用海绵去描述。用海绵说明</w:delText>
        </w:r>
        <w:r w:rsidRPr="00AC3D1A" w:rsidDel="00E64C4F">
          <w:rPr>
            <w:rFonts w:ascii="Times New Roman" w:eastAsia="KaiTi" w:hAnsi="Times New Roman" w:cs="Times New Roman"/>
            <w:lang w:val="en-GB" w:eastAsia="zh-CN"/>
          </w:rPr>
          <w:delText>“The one”</w:delText>
        </w:r>
        <w:r w:rsidRPr="00AC3D1A" w:rsidDel="00E64C4F">
          <w:rPr>
            <w:rFonts w:ascii="Times New Roman" w:eastAsia="KaiTi" w:hAnsi="Times New Roman" w:cs="Times New Roman" w:hint="eastAsia"/>
            <w:lang w:val="en-GB" w:eastAsia="zh-CN"/>
          </w:rPr>
          <w:delText>。两个磁铁，太阳与地球</w:delText>
        </w:r>
      </w:del>
    </w:p>
    <w:p w14:paraId="783D6C6A" w14:textId="7847BAD3" w:rsidR="00825824" w:rsidDel="00E64C4F" w:rsidRDefault="00825824">
      <w:pPr>
        <w:ind w:firstLine="200"/>
        <w:jc w:val="both"/>
        <w:rPr>
          <w:del w:id="2067" w:author="吴敏" w:date="2023-05-10T14:29:00Z"/>
          <w:rFonts w:ascii="Times New Roman" w:eastAsia="KaiTi" w:hAnsi="Times New Roman" w:cs="Times New Roman"/>
          <w:lang w:val="en-GB" w:eastAsia="zh-CN"/>
        </w:rPr>
        <w:pPrChange w:id="2068" w:author="吴敏" w:date="2023-05-13T22:23:00Z">
          <w:pPr>
            <w:ind w:firstLineChars="200" w:firstLine="480"/>
            <w:jc w:val="both"/>
          </w:pPr>
        </w:pPrChange>
      </w:pPr>
    </w:p>
    <w:p w14:paraId="2FA05CC0" w14:textId="77D06CCE" w:rsidR="00825824" w:rsidRPr="00825824" w:rsidDel="00E64C4F" w:rsidRDefault="00825824">
      <w:pPr>
        <w:numPr>
          <w:ilvl w:val="0"/>
          <w:numId w:val="3"/>
        </w:numPr>
        <w:ind w:firstLineChars="200" w:firstLine="480"/>
        <w:jc w:val="both"/>
        <w:rPr>
          <w:del w:id="2069" w:author="吴敏" w:date="2023-05-10T14:29:00Z"/>
          <w:rFonts w:ascii="Times New Roman" w:eastAsia="KaiTi" w:hAnsi="Times New Roman" w:cs="Times New Roman"/>
          <w:lang w:eastAsia="zh-CN"/>
        </w:rPr>
      </w:pPr>
      <w:del w:id="2070" w:author="吴敏" w:date="2023-05-10T14:29:00Z">
        <w:r w:rsidRPr="00825824" w:rsidDel="00E64C4F">
          <w:rPr>
            <w:rFonts w:ascii="Times New Roman" w:eastAsia="KaiTi" w:hAnsi="Times New Roman" w:cs="Times New Roman"/>
            <w:lang w:eastAsia="zh-CN"/>
          </w:rPr>
          <w:delText>基于牛顿跟特斯拉的学说，来看太阳系的其他天体，</w:delText>
        </w:r>
      </w:del>
    </w:p>
    <w:p w14:paraId="3612FFC0" w14:textId="235BCFC8" w:rsidR="00825824" w:rsidRPr="00825824" w:rsidDel="00E64C4F" w:rsidRDefault="00825824">
      <w:pPr>
        <w:numPr>
          <w:ilvl w:val="0"/>
          <w:numId w:val="3"/>
        </w:numPr>
        <w:ind w:firstLineChars="200" w:firstLine="480"/>
        <w:jc w:val="both"/>
        <w:rPr>
          <w:del w:id="2071" w:author="吴敏" w:date="2023-05-10T14:29:00Z"/>
          <w:rFonts w:ascii="Times New Roman" w:eastAsia="KaiTi" w:hAnsi="Times New Roman" w:cs="Times New Roman"/>
          <w:lang w:eastAsia="zh-CN"/>
        </w:rPr>
      </w:pPr>
      <w:del w:id="2072" w:author="吴敏" w:date="2023-05-10T14:29:00Z">
        <w:r w:rsidRPr="00825824" w:rsidDel="00E64C4F">
          <w:rPr>
            <w:rFonts w:ascii="Times New Roman" w:eastAsia="KaiTi" w:hAnsi="Times New Roman" w:cs="Times New Roman"/>
            <w:lang w:eastAsia="zh-CN"/>
          </w:rPr>
          <w:delText>在无阻力的情况之下，</w:delText>
        </w:r>
        <w:r w:rsidRPr="00825824" w:rsidDel="00E64C4F">
          <w:rPr>
            <w:rFonts w:ascii="Times New Roman" w:eastAsia="KaiTi" w:hAnsi="Times New Roman" w:cs="Times New Roman" w:hint="eastAsia"/>
            <w:lang w:eastAsia="zh-CN"/>
          </w:rPr>
          <w:delText>计算</w:delText>
        </w:r>
        <w:r w:rsidRPr="00825824" w:rsidDel="00E64C4F">
          <w:rPr>
            <w:rFonts w:ascii="Times New Roman" w:eastAsia="KaiTi" w:hAnsi="Times New Roman" w:cs="Times New Roman"/>
            <w:lang w:eastAsia="zh-CN"/>
          </w:rPr>
          <w:delText>太阳的质量产生多少引力</w:delText>
        </w:r>
        <w:r w:rsidRPr="00825824" w:rsidDel="00E64C4F">
          <w:rPr>
            <w:rFonts w:ascii="Times New Roman" w:eastAsia="KaiTi" w:hAnsi="Times New Roman" w:cs="Times New Roman"/>
            <w:lang w:eastAsia="zh-CN"/>
          </w:rPr>
          <w:delText>A</w:delText>
        </w:r>
        <w:r w:rsidRPr="00825824" w:rsidDel="00E64C4F">
          <w:rPr>
            <w:rFonts w:ascii="Times New Roman" w:eastAsia="KaiTi" w:hAnsi="Times New Roman" w:cs="Times New Roman"/>
            <w:lang w:eastAsia="zh-CN"/>
          </w:rPr>
          <w:delText>，太阳系其他天体</w:delText>
        </w:r>
        <w:r w:rsidRPr="00825824" w:rsidDel="00E64C4F">
          <w:rPr>
            <w:rFonts w:ascii="Times New Roman" w:eastAsia="KaiTi" w:hAnsi="Times New Roman" w:cs="Times New Roman" w:hint="eastAsia"/>
            <w:lang w:eastAsia="zh-CN"/>
          </w:rPr>
          <w:delText>（如地球）</w:delText>
        </w:r>
        <w:r w:rsidRPr="00825824" w:rsidDel="00E64C4F">
          <w:rPr>
            <w:rFonts w:ascii="Times New Roman" w:eastAsia="KaiTi" w:hAnsi="Times New Roman" w:cs="Times New Roman"/>
            <w:lang w:eastAsia="zh-CN"/>
          </w:rPr>
          <w:delText>的质量产生多少引力</w:delText>
        </w:r>
        <w:r w:rsidRPr="00825824" w:rsidDel="00E64C4F">
          <w:rPr>
            <w:rFonts w:ascii="Times New Roman" w:eastAsia="KaiTi" w:hAnsi="Times New Roman" w:cs="Times New Roman"/>
            <w:lang w:eastAsia="zh-CN"/>
          </w:rPr>
          <w:delText>B</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A-B</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 xml:space="preserve">A-B </w:delText>
        </w:r>
        <w:r w:rsidRPr="00825824" w:rsidDel="00E64C4F">
          <w:rPr>
            <w:rFonts w:ascii="Times New Roman" w:eastAsia="KaiTi" w:hAnsi="Times New Roman" w:cs="Times New Roman"/>
            <w:lang w:eastAsia="zh-CN"/>
          </w:rPr>
          <w:delText>就是</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lang w:eastAsia="zh-CN"/>
          </w:rPr>
          <w:delText>产生的作用，我们把这种力定义为</w:delText>
        </w:r>
        <w:r w:rsidRPr="00825824" w:rsidDel="00E64C4F">
          <w:rPr>
            <w:rFonts w:ascii="Times New Roman" w:eastAsia="KaiTi" w:hAnsi="Times New Roman" w:cs="Times New Roman"/>
            <w:lang w:eastAsia="zh-CN"/>
          </w:rPr>
          <w:delText xml:space="preserve"> THE ONE </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hint="eastAsia"/>
            <w:lang w:eastAsia="zh-CN"/>
          </w:rPr>
          <w:delText>。</w:delText>
        </w:r>
      </w:del>
    </w:p>
    <w:p w14:paraId="11EA45F7" w14:textId="648A034E" w:rsidR="00825824" w:rsidRPr="00825824" w:rsidDel="00E64C4F" w:rsidRDefault="00825824">
      <w:pPr>
        <w:numPr>
          <w:ilvl w:val="0"/>
          <w:numId w:val="3"/>
        </w:numPr>
        <w:ind w:firstLineChars="200" w:firstLine="480"/>
        <w:jc w:val="both"/>
        <w:rPr>
          <w:del w:id="2073" w:author="吴敏" w:date="2023-05-10T14:29:00Z"/>
          <w:rFonts w:ascii="Times New Roman" w:eastAsia="KaiTi" w:hAnsi="Times New Roman" w:cs="Times New Roman"/>
          <w:lang w:eastAsia="zh-CN"/>
        </w:rPr>
      </w:pPr>
      <w:del w:id="2074" w:author="吴敏" w:date="2023-05-10T14:29:00Z">
        <w:r w:rsidRPr="00825824" w:rsidDel="00E64C4F">
          <w:rPr>
            <w:rFonts w:ascii="Times New Roman" w:eastAsia="KaiTi" w:hAnsi="Times New Roman" w:cs="Times New Roman"/>
            <w:lang w:eastAsia="zh-CN"/>
          </w:rPr>
          <w:delText>地球跟月球间的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作用力，理论上也是可以被计算的</w:delText>
        </w:r>
        <w:r w:rsidRPr="00825824" w:rsidDel="00E64C4F">
          <w:rPr>
            <w:rFonts w:ascii="Times New Roman" w:eastAsia="KaiTi" w:hAnsi="Times New Roman" w:cs="Times New Roman" w:hint="eastAsia"/>
            <w:lang w:eastAsia="zh-CN"/>
          </w:rPr>
          <w:delText>。</w:delText>
        </w:r>
      </w:del>
    </w:p>
    <w:p w14:paraId="638AC6B5" w14:textId="6CAF8571" w:rsidR="00825824" w:rsidRPr="00825824" w:rsidDel="00E64C4F" w:rsidRDefault="00825824">
      <w:pPr>
        <w:ind w:firstLineChars="200" w:firstLine="480"/>
        <w:jc w:val="both"/>
        <w:rPr>
          <w:del w:id="2075" w:author="吴敏" w:date="2023-05-10T14:29:00Z"/>
          <w:rFonts w:ascii="Times New Roman" w:eastAsia="KaiTi" w:hAnsi="Times New Roman" w:cs="Times New Roman"/>
          <w:lang w:eastAsia="zh-CN"/>
        </w:rPr>
      </w:pPr>
      <w:del w:id="2076" w:author="吴敏" w:date="2023-05-10T14:29:00Z">
        <w:r w:rsidRPr="00825824" w:rsidDel="00E64C4F">
          <w:rPr>
            <w:rFonts w:ascii="Times New Roman" w:eastAsia="KaiTi" w:hAnsi="Times New Roman" w:cs="Times New Roman"/>
            <w:lang w:eastAsia="zh-CN"/>
          </w:rPr>
          <w:delText>每个</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hint="eastAsia"/>
            <w:lang w:eastAsia="zh-CN"/>
          </w:rPr>
          <w:delText>承</w:delText>
        </w:r>
        <w:r w:rsidRPr="00825824" w:rsidDel="00E64C4F">
          <w:rPr>
            <w:rFonts w:ascii="Times New Roman" w:eastAsia="KaiTi" w:hAnsi="Times New Roman" w:cs="Times New Roman"/>
            <w:lang w:eastAsia="zh-CN"/>
          </w:rPr>
          <w:delText>载的</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lang w:eastAsia="zh-CN"/>
          </w:rPr>
          <w:delText>会根据</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两个物体间条件</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不同而变化，就像是太阳跟水星间的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就跟太阳跟地球间的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作用力</w:delText>
        </w:r>
        <w:r w:rsidRPr="00825824" w:rsidDel="00E64C4F">
          <w:rPr>
            <w:rFonts w:ascii="Times New Roman" w:eastAsia="KaiTi" w:hAnsi="Times New Roman" w:cs="Times New Roman"/>
            <w:lang w:eastAsia="zh-CN"/>
          </w:rPr>
          <w:delText xml:space="preserve"> </w:delText>
        </w:r>
        <w:r w:rsidRPr="00825824" w:rsidDel="00E64C4F">
          <w:rPr>
            <w:rFonts w:ascii="Times New Roman" w:eastAsia="KaiTi" w:hAnsi="Times New Roman" w:cs="Times New Roman"/>
            <w:lang w:eastAsia="zh-CN"/>
          </w:rPr>
          <w:delText>略有不同</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hint="eastAsia"/>
            <w:lang w:eastAsia="zh-CN"/>
          </w:rPr>
          <w:delText>(</w:delText>
        </w:r>
        <w:r w:rsidRPr="00825824" w:rsidDel="00E64C4F">
          <w:rPr>
            <w:rFonts w:ascii="Times New Roman" w:eastAsia="KaiTi" w:hAnsi="Times New Roman" w:cs="Times New Roman" w:hint="eastAsia"/>
            <w:lang w:eastAsia="zh-CN"/>
          </w:rPr>
          <w:delText>每个</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所承载的电磁阻力也不一样，有一些很细微的区别。这可以解释，不同的物质内部的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密度以及所承载的阻力不完全相同。水星中的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hint="eastAsia"/>
            <w:lang w:eastAsia="zh-CN"/>
          </w:rPr>
          <w:delText>可能密度会高一些。</w:delText>
        </w:r>
        <w:r w:rsidRPr="00825824" w:rsidDel="00E64C4F">
          <w:rPr>
            <w:rFonts w:ascii="Times New Roman" w:eastAsia="KaiTi" w:hAnsi="Times New Roman" w:cs="Times New Roman"/>
            <w:lang w:eastAsia="zh-CN"/>
          </w:rPr>
          <w:delText>)</w:delText>
        </w:r>
      </w:del>
    </w:p>
    <w:p w14:paraId="488D187D" w14:textId="2BEC28A9" w:rsidR="00825824" w:rsidRPr="003D29E4" w:rsidDel="00E64C4F" w:rsidRDefault="00825824">
      <w:pPr>
        <w:numPr>
          <w:ilvl w:val="0"/>
          <w:numId w:val="3"/>
        </w:numPr>
        <w:ind w:firstLineChars="200" w:firstLine="480"/>
        <w:jc w:val="both"/>
        <w:rPr>
          <w:del w:id="2077" w:author="吴敏" w:date="2023-05-10T14:29:00Z"/>
          <w:rFonts w:ascii="Times New Roman" w:eastAsia="KaiTi" w:hAnsi="Times New Roman" w:cs="Times New Roman"/>
          <w:lang w:eastAsia="zh-CN"/>
        </w:rPr>
      </w:pPr>
      <w:del w:id="2078" w:author="吴敏" w:date="2023-05-10T14:29:00Z">
        <w:r w:rsidRPr="00825824" w:rsidDel="00E64C4F">
          <w:rPr>
            <w:rFonts w:ascii="Times New Roman" w:eastAsia="KaiTi" w:hAnsi="Times New Roman" w:cs="Times New Roman"/>
            <w:lang w:eastAsia="zh-CN"/>
          </w:rPr>
          <w:delText>不同的</w:delText>
        </w:r>
        <w:r w:rsidRPr="00825824" w:rsidDel="00E64C4F">
          <w:rPr>
            <w:rFonts w:ascii="Times New Roman" w:eastAsia="KaiTi" w:hAnsi="Times New Roman" w:cs="Times New Roman"/>
            <w:lang w:eastAsia="zh-CN"/>
          </w:rPr>
          <w:delText xml:space="preserve">THE ONE </w:delText>
        </w:r>
        <w:r w:rsidRPr="00825824" w:rsidDel="00E64C4F">
          <w:rPr>
            <w:rFonts w:ascii="Times New Roman" w:eastAsia="KaiTi" w:hAnsi="Times New Roman" w:cs="Times New Roman"/>
            <w:lang w:eastAsia="zh-CN"/>
          </w:rPr>
          <w:delText>作用力，交互作用下，也会产生新的</w:delText>
        </w:r>
        <w:r w:rsidRPr="00825824" w:rsidDel="00E64C4F">
          <w:rPr>
            <w:rFonts w:ascii="Times New Roman" w:eastAsia="KaiTi" w:hAnsi="Times New Roman" w:cs="Times New Roman"/>
            <w:lang w:eastAsia="zh-CN"/>
          </w:rPr>
          <w:delText>THE ONE</w:delText>
        </w:r>
        <w:r w:rsidRPr="00825824" w:rsidDel="00E64C4F">
          <w:rPr>
            <w:rFonts w:ascii="Times New Roman" w:eastAsia="KaiTi" w:hAnsi="Times New Roman" w:cs="Times New Roman"/>
            <w:lang w:eastAsia="zh-CN"/>
          </w:rPr>
          <w:delText>合力效应</w:delText>
        </w:r>
        <w:r w:rsidRPr="00825824" w:rsidDel="00E64C4F">
          <w:rPr>
            <w:rFonts w:ascii="Times New Roman" w:eastAsia="KaiTi" w:hAnsi="Times New Roman" w:cs="Times New Roman" w:hint="eastAsia"/>
            <w:lang w:eastAsia="zh-CN"/>
          </w:rPr>
          <w:delText>。</w:delText>
        </w:r>
      </w:del>
    </w:p>
    <w:p w14:paraId="49FAAD00" w14:textId="0D47AF44" w:rsidR="004738A2" w:rsidRPr="00636F0D" w:rsidDel="0054200E" w:rsidRDefault="004738A2">
      <w:pPr>
        <w:pStyle w:val="5"/>
        <w:numPr>
          <w:ilvl w:val="0"/>
          <w:numId w:val="17"/>
        </w:numPr>
        <w:spacing w:line="240" w:lineRule="auto"/>
        <w:ind w:firstLine="200"/>
        <w:jc w:val="both"/>
        <w:rPr>
          <w:del w:id="2079" w:author="吴敏" w:date="2023-05-10T12:12:00Z"/>
          <w:rFonts w:ascii="Times New Roman" w:eastAsia="KaiTi" w:hAnsi="Times New Roman" w:cs="Times New Roman"/>
          <w:lang w:eastAsia="zh-CN"/>
        </w:rPr>
      </w:pPr>
      <w:del w:id="2080" w:author="吴敏" w:date="2023-05-10T12:12:00Z">
        <w:r w:rsidRPr="00636F0D" w:rsidDel="0054200E">
          <w:rPr>
            <w:rFonts w:ascii="Times New Roman" w:eastAsia="KaiTi" w:hAnsi="Times New Roman" w:cs="Times New Roman" w:hint="eastAsia"/>
            <w:lang w:eastAsia="zh-CN"/>
          </w:rPr>
          <w:delText>基于</w:delText>
        </w:r>
        <w:r w:rsidRPr="00636F0D" w:rsidDel="0054200E">
          <w:rPr>
            <w:rFonts w:ascii="Times New Roman" w:eastAsia="KaiTi" w:hAnsi="Times New Roman" w:cs="Times New Roman" w:hint="eastAsia"/>
            <w:lang w:eastAsia="zh-CN"/>
          </w:rPr>
          <w:delText>T</w:delText>
        </w:r>
        <w:r w:rsidRPr="00636F0D" w:rsidDel="0054200E">
          <w:rPr>
            <w:rFonts w:ascii="Times New Roman" w:eastAsia="KaiTi" w:hAnsi="Times New Roman" w:cs="Times New Roman"/>
            <w:lang w:eastAsia="zh-CN"/>
          </w:rPr>
          <w:delText>he one</w:delText>
        </w:r>
        <w:r w:rsidRPr="00636F0D" w:rsidDel="0054200E">
          <w:rPr>
            <w:rFonts w:ascii="Times New Roman" w:eastAsia="KaiTi" w:hAnsi="Times New Roman" w:cs="Times New Roman" w:hint="eastAsia"/>
            <w:lang w:eastAsia="zh-CN"/>
          </w:rPr>
          <w:delText>假说的太阳系</w:delText>
        </w:r>
        <w:r w:rsidR="00CE1148" w:rsidDel="0054200E">
          <w:rPr>
            <w:rFonts w:ascii="Times New Roman" w:eastAsia="KaiTi" w:hAnsi="Times New Roman" w:cs="Times New Roman" w:hint="eastAsia"/>
            <w:lang w:eastAsia="zh-CN"/>
          </w:rPr>
          <w:delText>和宇宙观</w:delText>
        </w:r>
      </w:del>
    </w:p>
    <w:p w14:paraId="62A6AC95" w14:textId="34EA43AE" w:rsidR="004738A2" w:rsidRPr="004738A2" w:rsidDel="00E64C4F" w:rsidRDefault="004738A2">
      <w:pPr>
        <w:ind w:left="360" w:firstLineChars="200" w:firstLine="480"/>
        <w:jc w:val="both"/>
        <w:rPr>
          <w:del w:id="2081" w:author="吴敏" w:date="2023-05-10T14:29:00Z"/>
          <w:rFonts w:ascii="Times New Roman" w:eastAsia="KaiTi" w:hAnsi="Times New Roman" w:cs="Times New Roman"/>
          <w:lang w:eastAsia="zh-CN"/>
        </w:rPr>
      </w:pPr>
      <w:del w:id="2082" w:author="吴敏" w:date="2023-05-10T14:29:00Z">
        <w:r w:rsidRPr="004738A2" w:rsidDel="00E64C4F">
          <w:rPr>
            <w:rFonts w:ascii="Times New Roman" w:eastAsia="KaiTi" w:hAnsi="Times New Roman" w:cs="Times New Roman" w:hint="eastAsia"/>
            <w:lang w:eastAsia="zh-CN"/>
          </w:rPr>
          <w:delText>从以下三点看太阳系，从而看宇宙：</w:delText>
        </w:r>
      </w:del>
    </w:p>
    <w:p w14:paraId="2F37B5BC" w14:textId="7B3BA4D8" w:rsidR="004738A2" w:rsidRPr="004738A2" w:rsidDel="00E64C4F" w:rsidRDefault="004738A2">
      <w:pPr>
        <w:pStyle w:val="a3"/>
        <w:numPr>
          <w:ilvl w:val="0"/>
          <w:numId w:val="15"/>
        </w:numPr>
        <w:ind w:leftChars="0" w:left="480" w:firstLineChars="200" w:firstLine="480"/>
        <w:jc w:val="both"/>
        <w:rPr>
          <w:del w:id="2083" w:author="吴敏" w:date="2023-05-10T14:29:00Z"/>
          <w:rFonts w:ascii="Times New Roman" w:eastAsia="KaiTi" w:hAnsi="Times New Roman" w:cs="Times New Roman"/>
          <w:lang w:eastAsia="zh-CN"/>
        </w:rPr>
        <w:pPrChange w:id="2084" w:author="吴敏" w:date="2023-05-13T22:23:00Z">
          <w:pPr>
            <w:pStyle w:val="a3"/>
            <w:numPr>
              <w:numId w:val="15"/>
            </w:numPr>
            <w:ind w:leftChars="0" w:left="360" w:firstLineChars="200" w:firstLine="480"/>
            <w:jc w:val="both"/>
          </w:pPr>
        </w:pPrChange>
      </w:pPr>
      <w:del w:id="2085" w:author="吴敏" w:date="2023-05-10T14:29:00Z">
        <w:r w:rsidRPr="004738A2" w:rsidDel="00E64C4F">
          <w:rPr>
            <w:rFonts w:ascii="Times New Roman" w:eastAsia="KaiTi" w:hAnsi="Times New Roman" w:cs="Times New Roman" w:hint="eastAsia"/>
            <w:lang w:eastAsia="zh-CN"/>
          </w:rPr>
          <w:delText>太阳系</w:delText>
        </w:r>
        <w:r w:rsidDel="00E64C4F">
          <w:rPr>
            <w:rFonts w:ascii="Times New Roman" w:eastAsia="KaiTi" w:hAnsi="Times New Roman" w:cs="Times New Roman" w:hint="eastAsia"/>
            <w:lang w:eastAsia="zh-CN"/>
          </w:rPr>
          <w:delText>中，太阳</w:delText>
        </w:r>
        <w:r w:rsidRPr="004738A2" w:rsidDel="00E64C4F">
          <w:rPr>
            <w:rFonts w:ascii="Times New Roman" w:eastAsia="KaiTi" w:hAnsi="Times New Roman" w:cs="Times New Roman" w:hint="eastAsia"/>
            <w:lang w:eastAsia="zh-CN"/>
          </w:rPr>
          <w:delText>拥有最多的</w:delText>
        </w:r>
        <w:r w:rsidRPr="004738A2" w:rsidDel="00E64C4F">
          <w:rPr>
            <w:rFonts w:ascii="Times New Roman" w:eastAsia="KaiTi" w:hAnsi="Times New Roman" w:cs="Times New Roman"/>
            <w:lang w:eastAsia="zh-CN"/>
          </w:rPr>
          <w:delText>“</w:delText>
        </w:r>
      </w:del>
      <w:del w:id="2086" w:author="吴敏" w:date="2023-05-10T12:15:00Z">
        <w:r w:rsidRPr="004738A2" w:rsidDel="0080529C">
          <w:rPr>
            <w:rFonts w:ascii="Times New Roman" w:hAnsi="Times New Roman" w:cs="Times New Roman"/>
          </w:rPr>
          <w:delText>The one</w:delText>
        </w:r>
      </w:del>
      <w:del w:id="2087" w:author="吴敏" w:date="2023-05-10T14:29:00Z">
        <w:r w:rsidRPr="004738A2" w:rsidDel="00E64C4F">
          <w:rPr>
            <w:rFonts w:ascii="Times New Roman" w:eastAsia="KaiTi" w:hAnsi="Times New Roman" w:cs="Times New Roman"/>
            <w:lang w:eastAsia="zh-CN"/>
          </w:rPr>
          <w:delText>”</w:delText>
        </w:r>
        <w:r w:rsidDel="00E64C4F">
          <w:rPr>
            <w:rFonts w:ascii="Times New Roman" w:eastAsia="KaiTi" w:hAnsi="Times New Roman" w:cs="Times New Roman" w:hint="eastAsia"/>
            <w:lang w:eastAsia="zh-CN"/>
          </w:rPr>
          <w:delText>；</w:delText>
        </w:r>
      </w:del>
    </w:p>
    <w:p w14:paraId="0743AC77" w14:textId="26C540CD" w:rsidR="004738A2" w:rsidRPr="004738A2" w:rsidDel="00E64C4F" w:rsidRDefault="004738A2">
      <w:pPr>
        <w:pStyle w:val="a3"/>
        <w:numPr>
          <w:ilvl w:val="0"/>
          <w:numId w:val="15"/>
        </w:numPr>
        <w:ind w:leftChars="0" w:left="480" w:firstLineChars="200" w:firstLine="480"/>
        <w:jc w:val="both"/>
        <w:rPr>
          <w:del w:id="2088" w:author="吴敏" w:date="2023-05-10T14:29:00Z"/>
          <w:rFonts w:ascii="Times New Roman" w:eastAsia="KaiTi" w:hAnsi="Times New Roman" w:cs="Times New Roman"/>
          <w:lang w:eastAsia="zh-CN"/>
        </w:rPr>
        <w:pPrChange w:id="2089" w:author="吴敏" w:date="2023-05-13T22:23:00Z">
          <w:pPr>
            <w:pStyle w:val="a3"/>
            <w:numPr>
              <w:numId w:val="15"/>
            </w:numPr>
            <w:ind w:leftChars="0" w:left="360" w:firstLineChars="200" w:firstLine="480"/>
            <w:jc w:val="both"/>
          </w:pPr>
        </w:pPrChange>
      </w:pPr>
      <w:del w:id="2090" w:author="吴敏" w:date="2023-05-10T14:29:00Z">
        <w:r w:rsidRPr="004738A2" w:rsidDel="00E64C4F">
          <w:rPr>
            <w:rFonts w:ascii="Times New Roman" w:eastAsia="KaiTi" w:hAnsi="Times New Roman" w:cs="Times New Roman" w:hint="eastAsia"/>
            <w:lang w:eastAsia="zh-CN"/>
          </w:rPr>
          <w:delText>地球所拥有的</w:delText>
        </w:r>
        <w:r w:rsidRPr="004738A2" w:rsidDel="00E64C4F">
          <w:rPr>
            <w:rFonts w:ascii="Times New Roman" w:eastAsia="KaiTi" w:hAnsi="Times New Roman" w:cs="Times New Roman"/>
            <w:lang w:eastAsia="zh-CN"/>
          </w:rPr>
          <w:delText>“</w:delText>
        </w:r>
      </w:del>
      <w:del w:id="2091" w:author="吴敏" w:date="2023-05-10T12:15:00Z">
        <w:r w:rsidRPr="004738A2" w:rsidDel="0080529C">
          <w:rPr>
            <w:rFonts w:ascii="Times New Roman" w:hAnsi="Times New Roman" w:cs="Times New Roman"/>
          </w:rPr>
          <w:delText>The one</w:delText>
        </w:r>
      </w:del>
      <w:del w:id="2092" w:author="吴敏" w:date="2023-05-10T14:29:00Z">
        <w:r w:rsidRPr="004738A2" w:rsidDel="00E64C4F">
          <w:rPr>
            <w:rFonts w:ascii="Times New Roman" w:eastAsia="KaiTi" w:hAnsi="Times New Roman" w:cs="Times New Roman"/>
            <w:lang w:eastAsia="zh-CN"/>
          </w:rPr>
          <w:delText>”</w:delText>
        </w:r>
        <w:r w:rsidRPr="004738A2" w:rsidDel="00E64C4F">
          <w:rPr>
            <w:rFonts w:ascii="Times New Roman" w:eastAsia="KaiTi" w:hAnsi="Times New Roman" w:cs="Times New Roman" w:hint="eastAsia"/>
            <w:lang w:eastAsia="zh-CN"/>
          </w:rPr>
          <w:delText>的质量虽然没有太阳大，但数量</w:delText>
        </w:r>
        <w:r w:rsidDel="00E64C4F">
          <w:rPr>
            <w:rFonts w:ascii="Times New Roman" w:eastAsia="KaiTi" w:hAnsi="Times New Roman" w:cs="Times New Roman" w:hint="eastAsia"/>
            <w:lang w:eastAsia="zh-CN"/>
          </w:rPr>
          <w:delText>极</w:delText>
        </w:r>
        <w:r w:rsidRPr="004738A2" w:rsidDel="00E64C4F">
          <w:rPr>
            <w:rFonts w:ascii="Times New Roman" w:eastAsia="KaiTi" w:hAnsi="Times New Roman" w:cs="Times New Roman" w:hint="eastAsia"/>
            <w:lang w:eastAsia="zh-CN"/>
          </w:rPr>
          <w:delText>多，从而造成了丰富的地球。</w:delText>
        </w:r>
      </w:del>
    </w:p>
    <w:p w14:paraId="4A3C096D" w14:textId="0D62C077" w:rsidR="004738A2" w:rsidRPr="004738A2" w:rsidDel="00E64C4F" w:rsidRDefault="004738A2">
      <w:pPr>
        <w:pStyle w:val="a3"/>
        <w:numPr>
          <w:ilvl w:val="0"/>
          <w:numId w:val="15"/>
        </w:numPr>
        <w:ind w:leftChars="0" w:left="480" w:firstLineChars="200" w:firstLine="480"/>
        <w:jc w:val="both"/>
        <w:rPr>
          <w:del w:id="2093" w:author="吴敏" w:date="2023-05-10T14:29:00Z"/>
          <w:rFonts w:ascii="Times New Roman" w:eastAsia="KaiTi" w:hAnsi="Times New Roman" w:cs="Times New Roman"/>
          <w:lang w:eastAsia="zh-CN"/>
        </w:rPr>
        <w:pPrChange w:id="2094" w:author="吴敏" w:date="2023-05-13T22:23:00Z">
          <w:pPr>
            <w:pStyle w:val="a3"/>
            <w:numPr>
              <w:numId w:val="15"/>
            </w:numPr>
            <w:ind w:leftChars="0" w:left="360" w:firstLineChars="200" w:firstLine="480"/>
            <w:jc w:val="both"/>
          </w:pPr>
        </w:pPrChange>
      </w:pPr>
      <w:del w:id="2095" w:author="吴敏" w:date="2023-05-10T14:29:00Z">
        <w:r w:rsidRPr="004738A2" w:rsidDel="00E64C4F">
          <w:rPr>
            <w:rFonts w:ascii="Times New Roman" w:eastAsia="KaiTi" w:hAnsi="Times New Roman" w:cs="Times New Roman" w:hint="eastAsia"/>
            <w:lang w:eastAsia="zh-CN"/>
          </w:rPr>
          <w:delText>月亮里</w:delText>
        </w:r>
        <w:r w:rsidDel="00E64C4F">
          <w:rPr>
            <w:rFonts w:ascii="Times New Roman" w:eastAsia="KaiTi" w:hAnsi="Times New Roman" w:cs="Times New Roman" w:hint="eastAsia"/>
            <w:lang w:eastAsia="zh-CN"/>
          </w:rPr>
          <w:delText>的</w:delText>
        </w:r>
        <w:r w:rsidRPr="004738A2" w:rsidDel="00E64C4F">
          <w:rPr>
            <w:rFonts w:ascii="Times New Roman" w:eastAsia="KaiTi" w:hAnsi="Times New Roman" w:cs="Times New Roman"/>
            <w:lang w:eastAsia="zh-CN"/>
          </w:rPr>
          <w:delText>“</w:delText>
        </w:r>
      </w:del>
      <w:del w:id="2096" w:author="吴敏" w:date="2023-05-10T12:15:00Z">
        <w:r w:rsidRPr="004738A2" w:rsidDel="0080529C">
          <w:rPr>
            <w:rFonts w:ascii="Times New Roman" w:hAnsi="Times New Roman" w:cs="Times New Roman"/>
          </w:rPr>
          <w:delText>The one</w:delText>
        </w:r>
      </w:del>
      <w:del w:id="2097" w:author="吴敏" w:date="2023-05-10T14:29:00Z">
        <w:r w:rsidRPr="004738A2" w:rsidDel="00E64C4F">
          <w:rPr>
            <w:rFonts w:ascii="Times New Roman" w:eastAsia="KaiTi" w:hAnsi="Times New Roman" w:cs="Times New Roman"/>
            <w:lang w:eastAsia="zh-CN"/>
          </w:rPr>
          <w:delText>”</w:delText>
        </w:r>
        <w:r w:rsidRPr="004738A2" w:rsidDel="00E64C4F">
          <w:rPr>
            <w:rFonts w:ascii="Times New Roman" w:eastAsia="KaiTi" w:hAnsi="Times New Roman" w:cs="Times New Roman" w:hint="eastAsia"/>
            <w:lang w:eastAsia="zh-CN"/>
          </w:rPr>
          <w:delText>没有这么活跃。</w:delText>
        </w:r>
      </w:del>
    </w:p>
    <w:p w14:paraId="5956AE95" w14:textId="676EBDD6" w:rsidR="00DB14D1" w:rsidRPr="00801E3F" w:rsidDel="0054200E" w:rsidRDefault="00DB14D1">
      <w:pPr>
        <w:widowControl/>
        <w:ind w:firstLine="200"/>
        <w:jc w:val="both"/>
        <w:rPr>
          <w:del w:id="2098" w:author="吴敏" w:date="2023-05-10T12:11:00Z"/>
          <w:rFonts w:ascii="宋体" w:eastAsia="宋体" w:hAnsi="宋体" w:cs="宋体"/>
          <w:kern w:val="0"/>
          <w:szCs w:val="24"/>
          <w:lang w:eastAsia="zh-CN"/>
        </w:rPr>
        <w:pPrChange w:id="2099" w:author="吴敏" w:date="2023-05-13T22:23:00Z">
          <w:pPr>
            <w:widowControl/>
            <w:jc w:val="both"/>
          </w:pPr>
        </w:pPrChange>
      </w:pPr>
      <w:del w:id="2100" w:author="吴敏" w:date="2023-05-10T12:11:00Z">
        <w:r w:rsidRPr="00801E3F" w:rsidDel="0054200E">
          <w:rPr>
            <w:rFonts w:ascii="宋体" w:eastAsia="宋体" w:hAnsi="宋体" w:cs="宋体"/>
            <w:b/>
            <w:bCs/>
            <w:kern w:val="0"/>
            <w:sz w:val="23"/>
            <w:szCs w:val="23"/>
            <w:lang w:eastAsia="zh-CN"/>
          </w:rPr>
          <w:br/>
        </w:r>
      </w:del>
      <w:del w:id="2101" w:author="吴敏" w:date="2023-05-10T12:07:00Z">
        <w:r w:rsidR="000545F1" w:rsidDel="00B22B23">
          <w:rPr>
            <w:rFonts w:ascii="宋体" w:eastAsia="宋体" w:hAnsi="宋体" w:cs="宋体" w:hint="eastAsia"/>
            <w:b/>
            <w:bCs/>
            <w:kern w:val="0"/>
            <w:sz w:val="23"/>
            <w:szCs w:val="23"/>
            <w:lang w:eastAsia="zh-CN"/>
          </w:rPr>
          <w:delText>我们提出</w:delText>
        </w:r>
        <w:r w:rsidR="000545F1" w:rsidDel="00B22B23">
          <w:rPr>
            <w:rFonts w:ascii="宋体" w:eastAsia="宋体" w:hAnsi="宋体" w:cs="宋体"/>
            <w:b/>
            <w:bCs/>
            <w:kern w:val="0"/>
            <w:sz w:val="23"/>
            <w:szCs w:val="23"/>
            <w:lang w:eastAsia="zh-CN"/>
          </w:rPr>
          <w:delText xml:space="preserve">“The </w:delText>
        </w:r>
        <w:r w:rsidR="000545F1" w:rsidDel="00B22B23">
          <w:rPr>
            <w:rFonts w:ascii="宋体" w:eastAsia="宋体" w:hAnsi="宋体" w:cs="宋体" w:hint="eastAsia"/>
            <w:b/>
            <w:bCs/>
            <w:kern w:val="0"/>
            <w:sz w:val="23"/>
            <w:szCs w:val="23"/>
            <w:lang w:eastAsia="zh-CN"/>
          </w:rPr>
          <w:delText>one</w:delText>
        </w:r>
        <w:r w:rsidR="000545F1" w:rsidDel="00B22B23">
          <w:rPr>
            <w:rFonts w:ascii="宋体" w:eastAsia="宋体" w:hAnsi="宋体" w:cs="宋体"/>
            <w:b/>
            <w:bCs/>
            <w:kern w:val="0"/>
            <w:sz w:val="23"/>
            <w:szCs w:val="23"/>
            <w:lang w:eastAsia="zh-CN"/>
          </w:rPr>
          <w:delText>”</w:delText>
        </w:r>
        <w:r w:rsidR="000545F1" w:rsidDel="00B22B23">
          <w:rPr>
            <w:rFonts w:ascii="宋体" w:eastAsia="宋体" w:hAnsi="宋体" w:cs="宋体" w:hint="eastAsia"/>
            <w:b/>
            <w:bCs/>
            <w:kern w:val="0"/>
            <w:sz w:val="23"/>
            <w:szCs w:val="23"/>
            <w:lang w:eastAsia="zh-CN"/>
          </w:rPr>
          <w:delText>是</w:delText>
        </w:r>
        <w:r w:rsidDel="00B22B23">
          <w:rPr>
            <w:rFonts w:ascii="宋体" w:eastAsia="宋体" w:hAnsi="宋体" w:cs="宋体" w:hint="eastAsia"/>
            <w:b/>
            <w:bCs/>
            <w:kern w:val="0"/>
            <w:sz w:val="23"/>
            <w:szCs w:val="23"/>
            <w:lang w:eastAsia="zh-CN"/>
          </w:rPr>
          <w:delText>引力的最小单位</w:delText>
        </w:r>
        <w:r w:rsidR="000545F1" w:rsidDel="00B22B23">
          <w:rPr>
            <w:rFonts w:ascii="宋体" w:eastAsia="宋体" w:hAnsi="宋体" w:cs="宋体" w:hint="eastAsia"/>
            <w:b/>
            <w:bCs/>
            <w:kern w:val="0"/>
            <w:sz w:val="23"/>
            <w:szCs w:val="23"/>
            <w:lang w:eastAsia="zh-CN"/>
          </w:rPr>
          <w:delText>，是物质形成的最小单位</w:delText>
        </w:r>
        <w:r w:rsidDel="00B22B23">
          <w:rPr>
            <w:rFonts w:ascii="宋体" w:eastAsia="宋体" w:hAnsi="宋体" w:cs="宋体" w:hint="eastAsia"/>
            <w:b/>
            <w:bCs/>
            <w:kern w:val="0"/>
            <w:sz w:val="23"/>
            <w:szCs w:val="23"/>
            <w:lang w:eastAsia="zh-CN"/>
          </w:rPr>
          <w:delText>。</w:delText>
        </w:r>
        <w:r w:rsidDel="00B22B23">
          <w:rPr>
            <w:rFonts w:ascii="宋体" w:eastAsia="宋体" w:hAnsi="宋体" w:cs="宋体" w:hint="eastAsia"/>
            <w:kern w:val="0"/>
            <w:sz w:val="23"/>
            <w:szCs w:val="23"/>
            <w:lang w:eastAsia="zh-CN"/>
          </w:rPr>
          <w:delText>尚需后面的物理学</w:delText>
        </w:r>
        <w:r w:rsidRPr="00801E3F" w:rsidDel="00B22B23">
          <w:rPr>
            <w:rFonts w:ascii="宋体" w:eastAsia="宋体" w:hAnsi="宋体" w:cs="宋体" w:hint="eastAsia"/>
            <w:kern w:val="0"/>
            <w:sz w:val="23"/>
            <w:szCs w:val="23"/>
            <w:lang w:eastAsia="zh-CN"/>
          </w:rPr>
          <w:delText>实</w:delText>
        </w:r>
        <w:r w:rsidRPr="00801E3F" w:rsidDel="00B22B23">
          <w:rPr>
            <w:rFonts w:ascii="宋体" w:eastAsia="宋体" w:hAnsi="宋体" w:cs="宋体"/>
            <w:kern w:val="0"/>
            <w:sz w:val="23"/>
            <w:szCs w:val="23"/>
            <w:lang w:eastAsia="zh-CN"/>
          </w:rPr>
          <w:delText>验</w:delText>
        </w:r>
        <w:r w:rsidDel="00B22B23">
          <w:rPr>
            <w:rFonts w:ascii="宋体" w:eastAsia="宋体" w:hAnsi="宋体" w:cs="宋体" w:hint="eastAsia"/>
            <w:kern w:val="0"/>
            <w:sz w:val="23"/>
            <w:szCs w:val="23"/>
            <w:lang w:eastAsia="zh-CN"/>
          </w:rPr>
          <w:delText>来</w:delText>
        </w:r>
        <w:r w:rsidRPr="00801E3F" w:rsidDel="00B22B23">
          <w:rPr>
            <w:rFonts w:ascii="宋体" w:eastAsia="宋体" w:hAnsi="宋体" w:cs="宋体"/>
            <w:kern w:val="0"/>
            <w:sz w:val="23"/>
            <w:szCs w:val="23"/>
            <w:lang w:eastAsia="zh-CN"/>
          </w:rPr>
          <w:delText>证明</w:delText>
        </w:r>
        <w:r w:rsidDel="00B22B23">
          <w:rPr>
            <w:rFonts w:ascii="宋体" w:eastAsia="宋体" w:hAnsi="宋体" w:cs="宋体" w:hint="eastAsia"/>
            <w:kern w:val="0"/>
            <w:sz w:val="23"/>
            <w:szCs w:val="23"/>
            <w:lang w:eastAsia="zh-CN"/>
          </w:rPr>
          <w:delText>假说</w:delText>
        </w:r>
        <w:r w:rsidRPr="00801E3F" w:rsidDel="00B22B23">
          <w:rPr>
            <w:rFonts w:ascii="宋体" w:eastAsia="宋体" w:hAnsi="宋体" w:cs="宋体"/>
            <w:kern w:val="0"/>
            <w:sz w:val="23"/>
            <w:szCs w:val="23"/>
            <w:lang w:eastAsia="zh-CN"/>
          </w:rPr>
          <w:delText>的</w:delText>
        </w:r>
        <w:r w:rsidRPr="00801E3F" w:rsidDel="00B22B23">
          <w:rPr>
            <w:rFonts w:ascii="宋体" w:eastAsia="宋体" w:hAnsi="宋体" w:cs="宋体"/>
            <w:b/>
            <w:bCs/>
            <w:kern w:val="0"/>
            <w:sz w:val="23"/>
            <w:szCs w:val="23"/>
            <w:lang w:eastAsia="zh-CN"/>
          </w:rPr>
          <w:delText>正确性</w:delText>
        </w:r>
        <w:r w:rsidRPr="00801E3F" w:rsidDel="00B22B23">
          <w:rPr>
            <w:rFonts w:ascii="宋体" w:eastAsia="宋体" w:hAnsi="宋体" w:cs="宋体"/>
            <w:kern w:val="0"/>
            <w:sz w:val="23"/>
            <w:szCs w:val="23"/>
            <w:lang w:eastAsia="zh-CN"/>
          </w:rPr>
          <w:delText>。</w:delText>
        </w:r>
      </w:del>
    </w:p>
    <w:p w14:paraId="2C8A8680" w14:textId="1E75A465" w:rsidR="00DB14D1" w:rsidDel="0054200E" w:rsidRDefault="00DB14D1">
      <w:pPr>
        <w:widowControl/>
        <w:ind w:firstLine="200"/>
        <w:jc w:val="both"/>
        <w:rPr>
          <w:del w:id="2102" w:author="吴敏" w:date="2023-05-10T12:11:00Z"/>
          <w:rFonts w:ascii="Times New Roman" w:eastAsia="KaiTi" w:hAnsi="Times New Roman" w:cs="Times New Roman"/>
          <w:lang w:eastAsia="zh-CN"/>
        </w:rPr>
        <w:pPrChange w:id="2103" w:author="吴敏" w:date="2023-05-13T22:23:00Z">
          <w:pPr>
            <w:ind w:firstLineChars="200" w:firstLine="480"/>
            <w:jc w:val="both"/>
          </w:pPr>
        </w:pPrChange>
      </w:pPr>
    </w:p>
    <w:p w14:paraId="11FDC1EF" w14:textId="2775FC67" w:rsidR="00433AEF" w:rsidRPr="00433AEF" w:rsidDel="00E64C4F" w:rsidRDefault="00433AEF">
      <w:pPr>
        <w:ind w:firstLineChars="200" w:firstLine="480"/>
        <w:jc w:val="both"/>
        <w:rPr>
          <w:del w:id="2104" w:author="吴敏" w:date="2023-05-10T14:29:00Z"/>
          <w:rFonts w:ascii="Times New Roman" w:eastAsia="KaiTi" w:hAnsi="Times New Roman" w:cs="Times New Roman"/>
          <w:lang w:eastAsia="zh-CN"/>
        </w:rPr>
      </w:pPr>
      <w:del w:id="2105" w:author="吴敏" w:date="2023-05-10T14:29:00Z">
        <w:r w:rsidRPr="00433AEF" w:rsidDel="00E64C4F">
          <w:rPr>
            <w:rFonts w:ascii="Times New Roman" w:eastAsia="KaiTi" w:hAnsi="Times New Roman" w:cs="Times New Roman" w:hint="eastAsia"/>
            <w:lang w:eastAsia="zh-CN"/>
          </w:rPr>
          <w:delText>宇宙中的所有事物，无论是量子还是星系，都存在于量子真空的能量海中。</w:delText>
        </w:r>
      </w:del>
    </w:p>
    <w:p w14:paraId="4F05A3FF" w14:textId="0E830D99" w:rsidR="00433AEF" w:rsidRPr="00433AEF" w:rsidDel="00E64C4F" w:rsidRDefault="00433AEF">
      <w:pPr>
        <w:ind w:firstLineChars="200" w:firstLine="480"/>
        <w:jc w:val="both"/>
        <w:rPr>
          <w:del w:id="2106" w:author="吴敏" w:date="2023-05-10T14:29:00Z"/>
          <w:rFonts w:ascii="Times New Roman" w:eastAsia="KaiTi" w:hAnsi="Times New Roman" w:cs="Times New Roman"/>
          <w:lang w:eastAsia="zh-CN"/>
        </w:rPr>
      </w:pPr>
      <w:del w:id="2107" w:author="吴敏" w:date="2023-05-10T14:29:00Z">
        <w:r w:rsidRPr="00433AEF" w:rsidDel="00E64C4F">
          <w:rPr>
            <w:rFonts w:ascii="Times New Roman" w:eastAsia="KaiTi" w:hAnsi="Times New Roman" w:cs="Times New Roman" w:hint="eastAsia"/>
            <w:lang w:eastAsia="zh-CN"/>
          </w:rPr>
          <w:delText>真空中充满着各种复杂的能量海，能量海的最小单位就是</w:delText>
        </w:r>
      </w:del>
      <w:del w:id="2108"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he one</w:delText>
        </w:r>
      </w:del>
      <w:del w:id="2109" w:author="吴敏" w:date="2023-05-10T14:29:00Z">
        <w:r w:rsidRPr="00433AEF" w:rsidDel="00E64C4F">
          <w:rPr>
            <w:rFonts w:ascii="Times New Roman" w:eastAsia="KaiTi" w:hAnsi="Times New Roman" w:cs="Times New Roman" w:hint="eastAsia"/>
            <w:lang w:eastAsia="zh-CN"/>
          </w:rPr>
          <w:delText>。</w:delText>
        </w:r>
      </w:del>
    </w:p>
    <w:p w14:paraId="64AFEF65" w14:textId="0B213108" w:rsidR="00433AEF" w:rsidRPr="00433AEF" w:rsidDel="00E64C4F" w:rsidRDefault="00433AEF">
      <w:pPr>
        <w:ind w:firstLineChars="200" w:firstLine="480"/>
        <w:jc w:val="both"/>
        <w:rPr>
          <w:del w:id="2110" w:author="吴敏" w:date="2023-05-10T14:29:00Z"/>
          <w:rFonts w:ascii="Times New Roman" w:eastAsia="KaiTi" w:hAnsi="Times New Roman" w:cs="Times New Roman"/>
          <w:lang w:eastAsia="zh-CN"/>
        </w:rPr>
      </w:pPr>
      <w:del w:id="2111" w:author="吴敏" w:date="2023-05-10T14:29:00Z">
        <w:r w:rsidRPr="00433AEF" w:rsidDel="00E64C4F">
          <w:rPr>
            <w:rFonts w:ascii="Times New Roman" w:eastAsia="KaiTi" w:hAnsi="Times New Roman" w:cs="Times New Roman" w:hint="eastAsia"/>
            <w:lang w:eastAsia="zh-CN"/>
          </w:rPr>
          <w:delText>空间的某一区域可能没有物质（有形的物质）存在，但决不可能没有</w:delText>
        </w:r>
      </w:del>
      <w:del w:id="2112"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he one</w:delText>
        </w:r>
      </w:del>
      <w:del w:id="2113" w:author="吴敏" w:date="2023-05-10T14:29:00Z">
        <w:r w:rsidRPr="00433AEF" w:rsidDel="00E64C4F">
          <w:rPr>
            <w:rFonts w:ascii="Times New Roman" w:eastAsia="KaiTi" w:hAnsi="Times New Roman" w:cs="Times New Roman" w:hint="eastAsia"/>
            <w:lang w:eastAsia="zh-CN"/>
          </w:rPr>
          <w:delText>存在。</w:delText>
        </w:r>
      </w:del>
    </w:p>
    <w:p w14:paraId="4C7FD167" w14:textId="4B971323" w:rsidR="00433AEF" w:rsidRPr="00433AEF" w:rsidDel="00E64C4F" w:rsidRDefault="00433AEF">
      <w:pPr>
        <w:ind w:firstLineChars="200" w:firstLine="480"/>
        <w:jc w:val="both"/>
        <w:rPr>
          <w:del w:id="2114" w:author="吴敏" w:date="2023-05-10T14:29:00Z"/>
          <w:rFonts w:ascii="Times New Roman" w:eastAsia="KaiTi" w:hAnsi="Times New Roman" w:cs="Times New Roman"/>
          <w:lang w:eastAsia="zh-CN"/>
        </w:rPr>
      </w:pPr>
      <w:del w:id="2115" w:author="吴敏" w:date="2023-05-10T14:29:00Z">
        <w:r w:rsidRPr="00433AEF" w:rsidDel="00E64C4F">
          <w:rPr>
            <w:rFonts w:ascii="Times New Roman" w:eastAsia="KaiTi" w:hAnsi="Times New Roman" w:cs="Times New Roman" w:hint="eastAsia"/>
            <w:lang w:eastAsia="zh-CN"/>
          </w:rPr>
          <w:delText>如果没有物质，量子真空就处于基态，不被扰动。</w:delText>
        </w:r>
      </w:del>
    </w:p>
    <w:p w14:paraId="1BE17CF5" w14:textId="03447FFA" w:rsidR="00433AEF" w:rsidRPr="00433AEF" w:rsidDel="00E64C4F" w:rsidRDefault="00433AEF">
      <w:pPr>
        <w:ind w:firstLineChars="200" w:firstLine="480"/>
        <w:jc w:val="both"/>
        <w:rPr>
          <w:del w:id="2116" w:author="吴敏" w:date="2023-05-10T14:29:00Z"/>
          <w:rFonts w:ascii="Times New Roman" w:eastAsia="KaiTi" w:hAnsi="Times New Roman" w:cs="Times New Roman"/>
          <w:lang w:eastAsia="zh-CN"/>
        </w:rPr>
      </w:pPr>
      <w:del w:id="2117" w:author="吴敏" w:date="2023-05-10T14:29:00Z">
        <w:r w:rsidRPr="00433AEF" w:rsidDel="00E64C4F">
          <w:rPr>
            <w:rFonts w:ascii="Times New Roman" w:eastAsia="KaiTi" w:hAnsi="Times New Roman" w:cs="Times New Roman" w:hint="eastAsia"/>
            <w:lang w:eastAsia="zh-CN"/>
          </w:rPr>
          <w:delText>一旦有了</w:delText>
        </w:r>
        <w:r w:rsidR="009879C7" w:rsidDel="00E64C4F">
          <w:rPr>
            <w:rFonts w:ascii="Times New Roman" w:eastAsia="KaiTi" w:hAnsi="Times New Roman" w:cs="Times New Roman" w:hint="eastAsia"/>
            <w:lang w:eastAsia="zh-CN"/>
          </w:rPr>
          <w:delText>能量的搅动，比如</w:delText>
        </w:r>
        <w:r w:rsidRPr="00433AEF" w:rsidDel="00E64C4F">
          <w:rPr>
            <w:rFonts w:ascii="Times New Roman" w:eastAsia="KaiTi" w:hAnsi="Times New Roman" w:cs="Times New Roman" w:hint="eastAsia"/>
            <w:lang w:eastAsia="zh-CN"/>
          </w:rPr>
          <w:delText>有了观察者</w:delText>
        </w:r>
        <w:r w:rsidR="009879C7" w:rsidDel="00E64C4F">
          <w:rPr>
            <w:rFonts w:ascii="Times New Roman" w:eastAsia="KaiTi" w:hAnsi="Times New Roman" w:cs="Times New Roman" w:hint="eastAsia"/>
            <w:lang w:eastAsia="zh-CN"/>
          </w:rPr>
          <w:delText>，就有了“观察者效应”：量子基态场被</w:delText>
        </w:r>
        <w:r w:rsidR="009879C7" w:rsidRPr="00433AEF" w:rsidDel="00E64C4F">
          <w:rPr>
            <w:rFonts w:ascii="Times New Roman" w:eastAsia="KaiTi" w:hAnsi="Times New Roman" w:cs="Times New Roman"/>
            <w:lang w:eastAsia="zh-CN"/>
          </w:rPr>
          <w:delText>扰动</w:delText>
        </w:r>
        <w:r w:rsidR="009879C7" w:rsidDel="00E64C4F">
          <w:rPr>
            <w:rFonts w:ascii="Times New Roman" w:eastAsia="KaiTi" w:hAnsi="Times New Roman" w:cs="Times New Roman" w:hint="eastAsia"/>
            <w:lang w:eastAsia="zh-CN"/>
          </w:rPr>
          <w:delText>，</w:delText>
        </w:r>
        <w:r w:rsidR="009879C7" w:rsidRPr="00433AEF" w:rsidDel="00E64C4F">
          <w:rPr>
            <w:rFonts w:ascii="Times New Roman" w:eastAsia="KaiTi" w:hAnsi="Times New Roman" w:cs="Times New Roman" w:hint="eastAsia"/>
            <w:lang w:eastAsia="zh-CN"/>
          </w:rPr>
          <w:delText>这种扰动在真空能量海中“制造波浪”，这些波浪从产生的起点向外扩散，从而与其他波相互作用。</w:delText>
        </w:r>
        <w:r w:rsidR="009879C7" w:rsidDel="00E64C4F">
          <w:rPr>
            <w:rFonts w:ascii="Times New Roman" w:eastAsia="KaiTi" w:hAnsi="Times New Roman" w:cs="Times New Roman" w:hint="eastAsia"/>
            <w:lang w:eastAsia="zh-CN"/>
          </w:rPr>
          <w:delText>基态场受到</w:delText>
        </w:r>
        <w:r w:rsidRPr="00433AEF" w:rsidDel="00E64C4F">
          <w:rPr>
            <w:rFonts w:ascii="Times New Roman" w:eastAsia="KaiTi" w:hAnsi="Times New Roman" w:cs="Times New Roman"/>
            <w:lang w:eastAsia="zh-CN"/>
          </w:rPr>
          <w:delText>激发</w:delText>
        </w:r>
        <w:r w:rsidR="009879C7" w:rsidDel="00E64C4F">
          <w:rPr>
            <w:rFonts w:ascii="Times New Roman" w:eastAsia="KaiTi" w:hAnsi="Times New Roman" w:cs="Times New Roman" w:hint="eastAsia"/>
            <w:lang w:eastAsia="zh-CN"/>
          </w:rPr>
          <w:delText>产生了基本粒子</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hint="eastAsia"/>
            <w:lang w:eastAsia="zh-CN"/>
          </w:rPr>
          <w:delText>真空能量海</w:delText>
        </w:r>
        <w:r w:rsidRPr="00433AEF" w:rsidDel="00E64C4F">
          <w:rPr>
            <w:rFonts w:ascii="Times New Roman" w:eastAsia="KaiTi" w:hAnsi="Times New Roman" w:cs="Times New Roman" w:hint="eastAsia"/>
            <w:lang w:eastAsia="zh-CN"/>
          </w:rPr>
          <w:delText xml:space="preserve"> </w:delText>
        </w:r>
        <w:r w:rsidRPr="00433AEF" w:rsidDel="00E64C4F">
          <w:rPr>
            <w:rFonts w:ascii="Times New Roman" w:eastAsia="KaiTi" w:hAnsi="Times New Roman" w:cs="Times New Roman" w:hint="eastAsia"/>
            <w:lang w:eastAsia="zh-CN"/>
          </w:rPr>
          <w:delText>坍塌为物质。</w:delText>
        </w:r>
      </w:del>
    </w:p>
    <w:p w14:paraId="1B175C2A" w14:textId="75EE504A" w:rsidR="0095785C" w:rsidDel="00E64C4F" w:rsidRDefault="0095785C">
      <w:pPr>
        <w:ind w:firstLine="200"/>
        <w:jc w:val="both"/>
        <w:rPr>
          <w:del w:id="2118" w:author="吴敏" w:date="2023-05-10T14:29:00Z"/>
          <w:rFonts w:ascii="Times New Roman" w:eastAsia="KaiTi" w:hAnsi="Times New Roman" w:cs="Times New Roman"/>
          <w:lang w:eastAsia="zh-CN"/>
        </w:rPr>
        <w:pPrChange w:id="2119" w:author="吴敏" w:date="2023-05-13T22:23:00Z">
          <w:pPr>
            <w:jc w:val="both"/>
          </w:pPr>
        </w:pPrChange>
      </w:pPr>
    </w:p>
    <w:p w14:paraId="28E2705F" w14:textId="3FB4FC40" w:rsidR="00433AEF" w:rsidDel="00E64C4F" w:rsidRDefault="0095785C">
      <w:pPr>
        <w:ind w:firstLine="200"/>
        <w:jc w:val="both"/>
        <w:rPr>
          <w:del w:id="2120" w:author="吴敏" w:date="2023-05-10T14:29:00Z"/>
          <w:rFonts w:ascii="Times New Roman" w:eastAsia="KaiTi" w:hAnsi="Times New Roman" w:cs="Times New Roman"/>
          <w:lang w:eastAsia="zh-CN"/>
        </w:rPr>
        <w:pPrChange w:id="2121" w:author="吴敏" w:date="2023-05-13T22:23:00Z">
          <w:pPr>
            <w:ind w:firstLine="360"/>
            <w:jc w:val="both"/>
          </w:pPr>
        </w:pPrChange>
      </w:pPr>
      <w:del w:id="2122" w:author="吴敏" w:date="2023-05-10T14:29:00Z">
        <w:r w:rsidDel="00E64C4F">
          <w:rPr>
            <w:rFonts w:ascii="Times New Roman" w:eastAsia="KaiTi" w:hAnsi="Times New Roman" w:cs="Times New Roman" w:hint="eastAsia"/>
            <w:lang w:eastAsia="zh-CN"/>
          </w:rPr>
          <w:delText>可解释</w:delText>
        </w:r>
      </w:del>
    </w:p>
    <w:p w14:paraId="541913B4" w14:textId="686FD285" w:rsidR="00433AEF" w:rsidRPr="00433AEF" w:rsidDel="00E64C4F" w:rsidRDefault="00433AEF">
      <w:pPr>
        <w:numPr>
          <w:ilvl w:val="0"/>
          <w:numId w:val="23"/>
        </w:numPr>
        <w:ind w:firstLineChars="200" w:firstLine="480"/>
        <w:jc w:val="both"/>
        <w:rPr>
          <w:del w:id="2123" w:author="吴敏" w:date="2023-05-10T14:29:00Z"/>
          <w:rFonts w:ascii="Times New Roman" w:eastAsia="KaiTi" w:hAnsi="Times New Roman" w:cs="Times New Roman"/>
          <w:lang w:eastAsia="zh-CN"/>
        </w:rPr>
      </w:pPr>
      <w:del w:id="2124" w:author="吴敏" w:date="2023-05-10T14:29:00Z">
        <w:r w:rsidRPr="00433AEF" w:rsidDel="00E64C4F">
          <w:rPr>
            <w:rFonts w:ascii="Times New Roman" w:eastAsia="KaiTi" w:hAnsi="Times New Roman" w:cs="Times New Roman" w:hint="eastAsia"/>
            <w:lang w:eastAsia="zh-CN"/>
          </w:rPr>
          <w:delText>能量降维</w:delText>
        </w:r>
        <w:r w:rsidRPr="00433AEF" w:rsidDel="00E64C4F">
          <w:rPr>
            <w:rFonts w:ascii="Times New Roman" w:eastAsia="KaiTi" w:hAnsi="Times New Roman" w:cs="Times New Roman" w:hint="eastAsia"/>
            <w:lang w:eastAsia="zh-CN"/>
          </w:rPr>
          <w:delText>(</w:delText>
        </w:r>
        <w:r w:rsidRPr="00433AEF" w:rsidDel="00E64C4F">
          <w:rPr>
            <w:rFonts w:ascii="Times New Roman" w:eastAsia="KaiTi" w:hAnsi="Times New Roman" w:cs="Times New Roman" w:hint="eastAsia"/>
            <w:lang w:eastAsia="zh-CN"/>
          </w:rPr>
          <w:delText>聚合</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hint="eastAsia"/>
            <w:lang w:eastAsia="zh-CN"/>
          </w:rPr>
          <w:delText>成为人及其器官、动物及其器官</w:delText>
        </w:r>
        <w:r w:rsidRPr="00433AEF" w:rsidDel="00E64C4F">
          <w:rPr>
            <w:rFonts w:ascii="Times New Roman" w:eastAsia="KaiTi" w:hAnsi="Times New Roman" w:cs="Times New Roman"/>
            <w:lang w:eastAsia="zh-CN"/>
          </w:rPr>
          <w:delText>….</w:delText>
        </w:r>
      </w:del>
    </w:p>
    <w:p w14:paraId="6115B9EE" w14:textId="75216798" w:rsidR="00433AEF" w:rsidRPr="00433AEF" w:rsidDel="00E64C4F" w:rsidRDefault="00433AEF">
      <w:pPr>
        <w:numPr>
          <w:ilvl w:val="0"/>
          <w:numId w:val="23"/>
        </w:numPr>
        <w:ind w:firstLineChars="200" w:firstLine="480"/>
        <w:jc w:val="both"/>
        <w:rPr>
          <w:del w:id="2125" w:author="吴敏" w:date="2023-05-10T14:29:00Z"/>
          <w:rFonts w:ascii="Times New Roman" w:eastAsia="KaiTi" w:hAnsi="Times New Roman" w:cs="Times New Roman"/>
          <w:lang w:eastAsia="zh-CN"/>
        </w:rPr>
      </w:pPr>
      <w:del w:id="2126" w:author="吴敏" w:date="2023-05-10T14:29:00Z">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lang w:eastAsia="zh-CN"/>
          </w:rPr>
          <w:delText>宇宙的起点</w:delText>
        </w:r>
        <w:r w:rsidRPr="00433AEF" w:rsidDel="00E64C4F">
          <w:rPr>
            <w:rFonts w:ascii="Times New Roman" w:eastAsia="KaiTi" w:hAnsi="Times New Roman" w:cs="Times New Roman"/>
            <w:lang w:eastAsia="zh-CN"/>
          </w:rPr>
          <w:delText>”</w:delText>
        </w:r>
        <w:r w:rsidRPr="00433AEF" w:rsidDel="00E64C4F">
          <w:rPr>
            <w:rFonts w:ascii="Times New Roman" w:eastAsia="KaiTi" w:hAnsi="Times New Roman" w:cs="Times New Roman"/>
            <w:lang w:eastAsia="zh-CN"/>
          </w:rPr>
          <w:delText>：宇宙大爆炸</w:delText>
        </w:r>
        <w:r w:rsidRPr="00433AEF" w:rsidDel="00E64C4F">
          <w:rPr>
            <w:rFonts w:ascii="Times New Roman" w:eastAsia="KaiTi" w:hAnsi="Times New Roman" w:cs="Times New Roman" w:hint="eastAsia"/>
            <w:lang w:eastAsia="zh-CN"/>
          </w:rPr>
          <w:delText>（</w:delText>
        </w:r>
      </w:del>
      <w:del w:id="2127" w:author="吴敏" w:date="2023-05-10T12:15:00Z">
        <w:r w:rsidRPr="00433AEF" w:rsidDel="0080529C">
          <w:rPr>
            <w:rFonts w:ascii="Times New Roman" w:eastAsia="KaiTi" w:hAnsi="Times New Roman" w:cs="Times New Roman" w:hint="eastAsia"/>
            <w:lang w:eastAsia="zh-CN"/>
          </w:rPr>
          <w:delText>T</w:delText>
        </w:r>
        <w:r w:rsidRPr="00433AEF" w:rsidDel="0080529C">
          <w:rPr>
            <w:rFonts w:ascii="Times New Roman" w:eastAsia="KaiTi" w:hAnsi="Times New Roman" w:cs="Times New Roman"/>
            <w:lang w:eastAsia="zh-CN"/>
          </w:rPr>
          <w:delText xml:space="preserve">he </w:delText>
        </w:r>
        <w:r w:rsidRPr="00433AEF" w:rsidDel="0080529C">
          <w:rPr>
            <w:rFonts w:ascii="Times New Roman" w:eastAsia="KaiTi" w:hAnsi="Times New Roman" w:cs="Times New Roman" w:hint="eastAsia"/>
            <w:lang w:eastAsia="zh-CN"/>
          </w:rPr>
          <w:delText>o</w:delText>
        </w:r>
        <w:r w:rsidRPr="00433AEF" w:rsidDel="0080529C">
          <w:rPr>
            <w:rFonts w:ascii="Times New Roman" w:eastAsia="KaiTi" w:hAnsi="Times New Roman" w:cs="Times New Roman"/>
            <w:lang w:eastAsia="zh-CN"/>
          </w:rPr>
          <w:delText>ne</w:delText>
        </w:r>
      </w:del>
      <w:del w:id="2128" w:author="吴敏" w:date="2023-05-10T14:29:00Z">
        <w:r w:rsidRPr="00433AEF" w:rsidDel="00E64C4F">
          <w:rPr>
            <w:rFonts w:ascii="Times New Roman" w:eastAsia="KaiTi" w:hAnsi="Times New Roman" w:cs="Times New Roman" w:hint="eastAsia"/>
            <w:lang w:eastAsia="zh-CN"/>
          </w:rPr>
          <w:delText>的自生性）</w:delText>
        </w:r>
        <w:r w:rsidRPr="00433AEF" w:rsidDel="00E64C4F">
          <w:rPr>
            <w:rFonts w:ascii="Times New Roman" w:eastAsia="KaiTi" w:hAnsi="Times New Roman" w:cs="Times New Roman"/>
            <w:lang w:eastAsia="zh-CN"/>
          </w:rPr>
          <w:delText>-&gt;</w:delText>
        </w:r>
        <w:r w:rsidRPr="00433AEF" w:rsidDel="00E64C4F">
          <w:rPr>
            <w:rFonts w:ascii="Times New Roman" w:eastAsia="KaiTi" w:hAnsi="Times New Roman" w:cs="Times New Roman" w:hint="eastAsia"/>
            <w:lang w:eastAsia="zh-CN"/>
          </w:rPr>
          <w:delText>产生恒星、行星</w:delText>
        </w:r>
      </w:del>
    </w:p>
    <w:p w14:paraId="7A4CACA2" w14:textId="1D9026BC" w:rsidR="00433AEF" w:rsidRPr="00433AEF" w:rsidDel="00556876" w:rsidRDefault="00433AEF">
      <w:pPr>
        <w:numPr>
          <w:ilvl w:val="0"/>
          <w:numId w:val="23"/>
        </w:numPr>
        <w:ind w:firstLineChars="200" w:firstLine="480"/>
        <w:jc w:val="both"/>
        <w:rPr>
          <w:del w:id="2129" w:author="吴敏" w:date="2023-05-10T12:21:00Z"/>
          <w:rFonts w:ascii="Times New Roman" w:eastAsia="KaiTi" w:hAnsi="Times New Roman" w:cs="Times New Roman"/>
          <w:lang w:eastAsia="zh-CN"/>
        </w:rPr>
      </w:pPr>
      <w:del w:id="2130" w:author="吴敏" w:date="2023-05-10T14:29:00Z">
        <w:r w:rsidRPr="00433AEF" w:rsidDel="00E64C4F">
          <w:rPr>
            <w:rFonts w:ascii="Times New Roman" w:eastAsia="KaiTi" w:hAnsi="Times New Roman" w:cs="Times New Roman" w:hint="eastAsia"/>
            <w:lang w:eastAsia="zh-CN"/>
          </w:rPr>
          <w:delText>在物质的形成过程中，有粒子的碰撞，能量的摩擦，也会产生光、电、热等表层的显现。</w:delText>
        </w:r>
      </w:del>
    </w:p>
    <w:p w14:paraId="19B5177A" w14:textId="1C1A44B6" w:rsidR="00CE1148" w:rsidRPr="00556876" w:rsidDel="00556876" w:rsidRDefault="00CE1148">
      <w:pPr>
        <w:numPr>
          <w:ilvl w:val="0"/>
          <w:numId w:val="23"/>
        </w:numPr>
        <w:ind w:firstLineChars="200" w:firstLine="480"/>
        <w:jc w:val="both"/>
        <w:rPr>
          <w:del w:id="2131" w:author="吴敏" w:date="2023-05-10T12:21:00Z"/>
          <w:rFonts w:ascii="Times New Roman" w:eastAsia="KaiTi" w:hAnsi="Times New Roman" w:cs="Times New Roman"/>
          <w:lang w:eastAsia="zh-CN"/>
        </w:rPr>
        <w:pPrChange w:id="2132" w:author="吴敏" w:date="2023-05-13T22:23:00Z">
          <w:pPr>
            <w:jc w:val="both"/>
          </w:pPr>
        </w:pPrChange>
      </w:pPr>
    </w:p>
    <w:p w14:paraId="17AEFAB0" w14:textId="3E2ABF28" w:rsidR="00BA1D00" w:rsidRPr="00BA1D00" w:rsidDel="0054200E" w:rsidRDefault="00BA1D00">
      <w:pPr>
        <w:ind w:firstLine="200"/>
        <w:jc w:val="both"/>
        <w:rPr>
          <w:del w:id="2133" w:author="吴敏" w:date="2023-05-10T12:11:00Z"/>
          <w:rFonts w:ascii="Times New Roman" w:eastAsia="KaiTi" w:hAnsi="Times New Roman" w:cs="Times New Roman"/>
          <w:highlight w:val="yellow"/>
          <w:lang w:eastAsia="zh-CN"/>
        </w:rPr>
        <w:pPrChange w:id="2134" w:author="吴敏" w:date="2023-05-13T22:23:00Z">
          <w:pPr>
            <w:jc w:val="both"/>
          </w:pPr>
        </w:pPrChange>
      </w:pPr>
      <w:moveFromRangeStart w:id="2135" w:author="吴敏" w:date="2023-05-10T12:21:00Z" w:name="move134613728"/>
      <w:moveFrom w:id="2136" w:author="吴敏" w:date="2023-05-10T12:21:00Z">
        <w:del w:id="2137" w:author="吴敏" w:date="2023-05-10T14:29:00Z">
          <w:r w:rsidRPr="00BA1D00" w:rsidDel="00E64C4F">
            <w:rPr>
              <w:rFonts w:ascii="Times New Roman" w:eastAsia="KaiTi" w:hAnsi="Times New Roman" w:cs="Times New Roman" w:hint="eastAsia"/>
              <w:highlight w:val="yellow"/>
              <w:lang w:eastAsia="zh-CN"/>
            </w:rPr>
            <w:delText>很多定理其实都是对的，但是因为观察者不同，所以结论不同。</w:delText>
          </w:r>
        </w:del>
      </w:moveFrom>
      <w:moveFromRangeEnd w:id="2135"/>
    </w:p>
    <w:p w14:paraId="36CAA880" w14:textId="41BCDF9B" w:rsidR="00BA1D00" w:rsidRPr="00CE1148" w:rsidDel="00E64C4F" w:rsidRDefault="00BA1D00">
      <w:pPr>
        <w:numPr>
          <w:ilvl w:val="0"/>
          <w:numId w:val="23"/>
        </w:numPr>
        <w:ind w:firstLineChars="200" w:firstLine="480"/>
        <w:jc w:val="both"/>
        <w:rPr>
          <w:del w:id="2138" w:author="吴敏" w:date="2023-05-10T14:29:00Z"/>
          <w:rFonts w:ascii="Times New Roman" w:eastAsia="KaiTi" w:hAnsi="Times New Roman" w:cs="Times New Roman"/>
          <w:lang w:eastAsia="zh-CN"/>
        </w:rPr>
        <w:pPrChange w:id="2139" w:author="吴敏" w:date="2023-05-13T22:23:00Z">
          <w:pPr>
            <w:jc w:val="both"/>
          </w:pPr>
        </w:pPrChange>
      </w:pPr>
    </w:p>
    <w:p w14:paraId="38A2508B" w14:textId="442C6713" w:rsidR="004738A2" w:rsidRDefault="00284805">
      <w:pPr>
        <w:pStyle w:val="5"/>
        <w:numPr>
          <w:ilvl w:val="0"/>
          <w:numId w:val="17"/>
        </w:numPr>
        <w:spacing w:line="240" w:lineRule="auto"/>
        <w:ind w:firstLine="200"/>
        <w:jc w:val="both"/>
        <w:rPr>
          <w:ins w:id="2140" w:author="吴敏" w:date="2023-05-10T12:07:00Z"/>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767B0E27" w14:textId="36A3FE7C" w:rsidR="00B22B23" w:rsidRPr="00B22B23" w:rsidRDefault="00B22B23">
      <w:pPr>
        <w:ind w:firstLineChars="200" w:firstLine="480"/>
        <w:jc w:val="both"/>
        <w:rPr>
          <w:rFonts w:ascii="Times New Roman" w:eastAsia="KaiTi" w:hAnsi="Times New Roman" w:cs="Times New Roman"/>
          <w:lang w:eastAsia="zh-CN"/>
          <w:rPrChange w:id="2141" w:author="吴敏" w:date="2023-05-10T12:09:00Z">
            <w:rPr>
              <w:rFonts w:ascii="Times New Roman" w:eastAsia="KaiTi" w:hAnsi="Times New Roman" w:cs="Times New Roman"/>
              <w:lang w:eastAsia="zh-CN"/>
            </w:rPr>
          </w:rPrChange>
        </w:rPr>
        <w:pPrChange w:id="2142" w:author="吴敏" w:date="2023-05-13T22:23:00Z">
          <w:pPr>
            <w:pStyle w:val="5"/>
            <w:numPr>
              <w:numId w:val="17"/>
            </w:numPr>
            <w:spacing w:line="240" w:lineRule="auto"/>
            <w:ind w:firstLine="200"/>
            <w:jc w:val="both"/>
          </w:pPr>
        </w:pPrChange>
      </w:pPr>
      <w:ins w:id="2143" w:author="吴敏" w:date="2023-05-10T12:07:00Z">
        <w:r w:rsidRPr="00B22B23">
          <w:rPr>
            <w:rFonts w:ascii="Times New Roman" w:eastAsia="KaiTi" w:hAnsi="Times New Roman" w:cs="Times New Roman" w:hint="eastAsia"/>
            <w:lang w:eastAsia="zh-CN"/>
            <w:rPrChange w:id="2144" w:author="吴敏" w:date="2023-05-10T12:09:00Z">
              <w:rPr>
                <w:rFonts w:ascii="宋体" w:eastAsia="宋体" w:hAnsi="宋体" w:cs="宋体" w:hint="eastAsia"/>
                <w:b w:val="0"/>
                <w:bCs w:val="0"/>
                <w:kern w:val="0"/>
                <w:sz w:val="23"/>
                <w:szCs w:val="23"/>
                <w:lang w:eastAsia="zh-CN"/>
              </w:rPr>
            </w:rPrChange>
          </w:rPr>
          <w:t>在本文中，</w:t>
        </w:r>
        <w:moveToRangeStart w:id="2145" w:author="吴敏" w:date="2023-05-10T12:07:00Z" w:name="move134612846"/>
        <w:r w:rsidRPr="00B22B23">
          <w:rPr>
            <w:rFonts w:ascii="Times New Roman" w:eastAsia="KaiTi" w:hAnsi="Times New Roman" w:cs="Times New Roman" w:hint="eastAsia"/>
            <w:lang w:eastAsia="zh-CN"/>
            <w:rPrChange w:id="2146" w:author="吴敏" w:date="2023-05-10T12:09:00Z">
              <w:rPr>
                <w:rFonts w:ascii="宋体" w:eastAsia="宋体" w:hAnsi="宋体" w:cs="宋体" w:hint="eastAsia"/>
                <w:kern w:val="0"/>
                <w:sz w:val="23"/>
                <w:szCs w:val="23"/>
                <w:lang w:eastAsia="zh-CN"/>
              </w:rPr>
            </w:rPrChange>
          </w:rPr>
          <w:t>我们提出</w:t>
        </w:r>
      </w:ins>
      <w:ins w:id="2147" w:author="吴敏" w:date="2023-05-10T12:10:00Z">
        <w:r>
          <w:rPr>
            <w:rFonts w:ascii="Times New Roman" w:eastAsia="KaiTi" w:hAnsi="Times New Roman" w:cs="Times New Roman" w:hint="eastAsia"/>
            <w:lang w:eastAsia="zh-CN"/>
          </w:rPr>
          <w:t>了</w:t>
        </w:r>
      </w:ins>
      <w:ins w:id="2148" w:author="吴敏" w:date="2023-05-10T12:07:00Z">
        <w:r w:rsidRPr="00B22B23">
          <w:rPr>
            <w:rFonts w:ascii="Times New Roman" w:eastAsia="KaiTi" w:hAnsi="Times New Roman" w:cs="Times New Roman"/>
            <w:lang w:eastAsia="zh-CN"/>
            <w:rPrChange w:id="2149" w:author="吴敏" w:date="2023-05-10T12:09:00Z">
              <w:rPr>
                <w:rFonts w:ascii="宋体" w:eastAsia="宋体" w:hAnsi="宋体" w:cs="宋体"/>
                <w:kern w:val="0"/>
                <w:sz w:val="23"/>
                <w:szCs w:val="23"/>
                <w:lang w:eastAsia="zh-CN"/>
              </w:rPr>
            </w:rPrChange>
          </w:rPr>
          <w:t>“The one”</w:t>
        </w:r>
      </w:ins>
      <w:ins w:id="2150" w:author="吴敏" w:date="2023-05-10T12:10:00Z">
        <w:r>
          <w:rPr>
            <w:rFonts w:ascii="Times New Roman" w:eastAsia="KaiTi" w:hAnsi="Times New Roman" w:cs="Times New Roman" w:hint="eastAsia"/>
            <w:lang w:eastAsia="zh-CN"/>
          </w:rPr>
          <w:t>理论，即</w:t>
        </w:r>
      </w:ins>
      <w:ins w:id="2151" w:author="吴敏" w:date="2023-05-10T12:15:00Z">
        <w:r w:rsidR="0080529C">
          <w:rPr>
            <w:rFonts w:ascii="Times New Roman" w:eastAsia="KaiTi" w:hAnsi="Times New Roman" w:cs="Times New Roman" w:hint="eastAsia"/>
            <w:lang w:eastAsia="zh-CN"/>
          </w:rPr>
          <w:t>The one</w:t>
        </w:r>
      </w:ins>
      <w:ins w:id="2152" w:author="吴敏" w:date="2023-05-10T12:10:00Z">
        <w:r w:rsidRPr="00DA5439">
          <w:rPr>
            <w:rFonts w:ascii="Times New Roman" w:eastAsia="KaiTi" w:hAnsi="Times New Roman" w:cs="Times New Roman" w:hint="eastAsia"/>
            <w:lang w:eastAsia="zh-CN"/>
          </w:rPr>
          <w:t>是引力的最小单位，是物质</w:t>
        </w:r>
        <w:r>
          <w:rPr>
            <w:rFonts w:ascii="Times New Roman" w:eastAsia="KaiTi" w:hAnsi="Times New Roman" w:cs="Times New Roman" w:hint="eastAsia"/>
            <w:lang w:eastAsia="zh-CN"/>
          </w:rPr>
          <w:t>构</w:t>
        </w:r>
        <w:r w:rsidRPr="00DA5439">
          <w:rPr>
            <w:rFonts w:ascii="Times New Roman" w:eastAsia="KaiTi" w:hAnsi="Times New Roman" w:cs="Times New Roman" w:hint="eastAsia"/>
            <w:lang w:eastAsia="zh-CN"/>
          </w:rPr>
          <w:t>成的最小单位</w:t>
        </w:r>
        <w:r>
          <w:rPr>
            <w:rFonts w:ascii="Times New Roman" w:eastAsia="KaiTi" w:hAnsi="Times New Roman" w:cs="Times New Roman" w:hint="eastAsia"/>
            <w:lang w:eastAsia="zh-CN"/>
          </w:rPr>
          <w:t>。</w:t>
        </w:r>
      </w:ins>
      <w:ins w:id="2153" w:author="吴敏" w:date="2023-05-10T12:11:00Z">
        <w:r>
          <w:rPr>
            <w:rFonts w:ascii="Times New Roman" w:eastAsia="KaiTi" w:hAnsi="Times New Roman" w:cs="Times New Roman" w:hint="eastAsia"/>
            <w:lang w:eastAsia="zh-CN"/>
          </w:rPr>
          <w:t>我们</w:t>
        </w:r>
      </w:ins>
      <w:ins w:id="2154" w:author="吴敏" w:date="2023-05-10T12:10:00Z">
        <w:r>
          <w:rPr>
            <w:rFonts w:ascii="Times New Roman" w:eastAsia="KaiTi" w:hAnsi="Times New Roman" w:cs="Times New Roman" w:hint="eastAsia"/>
            <w:lang w:eastAsia="zh-CN"/>
          </w:rPr>
          <w:t>详细描述了</w:t>
        </w:r>
      </w:ins>
      <w:ins w:id="2155" w:author="吴敏" w:date="2023-05-10T12:15:00Z">
        <w:r w:rsidR="0080529C">
          <w:rPr>
            <w:rFonts w:ascii="Times New Roman" w:eastAsia="KaiTi" w:hAnsi="Times New Roman" w:cs="Times New Roman" w:hint="eastAsia"/>
            <w:lang w:eastAsia="zh-CN"/>
          </w:rPr>
          <w:t>The one</w:t>
        </w:r>
      </w:ins>
      <w:ins w:id="2156" w:author="吴敏" w:date="2023-05-10T12:10:00Z">
        <w:r>
          <w:rPr>
            <w:rFonts w:ascii="Times New Roman" w:eastAsia="KaiTi" w:hAnsi="Times New Roman" w:cs="Times New Roman"/>
            <w:lang w:eastAsia="zh-CN"/>
          </w:rPr>
          <w:t xml:space="preserve"> </w:t>
        </w:r>
        <w:r>
          <w:rPr>
            <w:rFonts w:ascii="Times New Roman" w:eastAsia="KaiTi" w:hAnsi="Times New Roman" w:cs="Times New Roman" w:hint="eastAsia"/>
            <w:lang w:eastAsia="zh-CN"/>
          </w:rPr>
          <w:t>的特性以及它与现代物理学理论的关联。</w:t>
        </w:r>
      </w:ins>
      <w:ins w:id="2157" w:author="吴敏" w:date="2023-05-10T12:07:00Z">
        <w:r w:rsidRPr="00B22B23">
          <w:rPr>
            <w:rFonts w:ascii="Times New Roman" w:eastAsia="KaiTi" w:hAnsi="Times New Roman" w:cs="Times New Roman" w:hint="eastAsia"/>
            <w:lang w:eastAsia="zh-CN"/>
            <w:rPrChange w:id="2158" w:author="吴敏" w:date="2023-05-10T12:09:00Z">
              <w:rPr>
                <w:rFonts w:ascii="宋体" w:eastAsia="宋体" w:hAnsi="宋体" w:cs="宋体" w:hint="eastAsia"/>
                <w:color w:val="000000" w:themeColor="text1"/>
                <w:kern w:val="0"/>
                <w:sz w:val="23"/>
                <w:szCs w:val="23"/>
                <w:lang w:eastAsia="zh-CN"/>
              </w:rPr>
            </w:rPrChange>
          </w:rPr>
          <w:t>但假说的</w:t>
        </w:r>
      </w:ins>
      <w:ins w:id="2159" w:author="吴敏" w:date="2023-05-10T12:08:00Z">
        <w:r w:rsidRPr="00B22B23">
          <w:rPr>
            <w:rFonts w:ascii="Times New Roman" w:eastAsia="KaiTi" w:hAnsi="Times New Roman" w:cs="Times New Roman" w:hint="eastAsia"/>
            <w:lang w:eastAsia="zh-CN"/>
            <w:rPrChange w:id="2160" w:author="吴敏" w:date="2023-05-10T12:09:00Z">
              <w:rPr>
                <w:rFonts w:ascii="宋体" w:eastAsia="宋体" w:hAnsi="宋体" w:cs="宋体" w:hint="eastAsia"/>
                <w:color w:val="000000" w:themeColor="text1"/>
                <w:kern w:val="0"/>
                <w:sz w:val="23"/>
                <w:szCs w:val="23"/>
                <w:lang w:eastAsia="zh-CN"/>
              </w:rPr>
            </w:rPrChange>
          </w:rPr>
          <w:t>证实，有待后续更深入</w:t>
        </w:r>
      </w:ins>
      <w:ins w:id="2161" w:author="吴敏" w:date="2023-05-10T12:07:00Z">
        <w:r w:rsidRPr="00B22B23">
          <w:rPr>
            <w:rFonts w:ascii="Times New Roman" w:eastAsia="KaiTi" w:hAnsi="Times New Roman" w:cs="Times New Roman" w:hint="eastAsia"/>
            <w:lang w:eastAsia="zh-CN"/>
            <w:rPrChange w:id="2162" w:author="吴敏" w:date="2023-05-10T12:09:00Z">
              <w:rPr>
                <w:rFonts w:ascii="宋体" w:eastAsia="宋体" w:hAnsi="宋体" w:cs="宋体" w:hint="eastAsia"/>
                <w:kern w:val="0"/>
                <w:sz w:val="23"/>
                <w:szCs w:val="23"/>
                <w:lang w:eastAsia="zh-CN"/>
              </w:rPr>
            </w:rPrChange>
          </w:rPr>
          <w:t>的物理学实</w:t>
        </w:r>
        <w:r w:rsidRPr="00B22B23">
          <w:rPr>
            <w:rFonts w:ascii="Times New Roman" w:eastAsia="KaiTi" w:hAnsi="Times New Roman" w:cs="Times New Roman"/>
            <w:lang w:eastAsia="zh-CN"/>
            <w:rPrChange w:id="2163" w:author="吴敏" w:date="2023-05-10T12:09:00Z">
              <w:rPr>
                <w:rFonts w:ascii="宋体" w:eastAsia="宋体" w:hAnsi="宋体" w:cs="宋体"/>
                <w:kern w:val="0"/>
                <w:sz w:val="23"/>
                <w:szCs w:val="23"/>
                <w:lang w:eastAsia="zh-CN"/>
              </w:rPr>
            </w:rPrChange>
          </w:rPr>
          <w:t>验</w:t>
        </w:r>
        <w:r w:rsidRPr="00B22B23">
          <w:rPr>
            <w:rFonts w:ascii="Times New Roman" w:eastAsia="KaiTi" w:hAnsi="Times New Roman" w:cs="Times New Roman" w:hint="eastAsia"/>
            <w:lang w:eastAsia="zh-CN"/>
            <w:rPrChange w:id="2164" w:author="吴敏" w:date="2023-05-10T12:09:00Z">
              <w:rPr>
                <w:rFonts w:ascii="宋体" w:eastAsia="宋体" w:hAnsi="宋体" w:cs="宋体" w:hint="eastAsia"/>
                <w:kern w:val="0"/>
                <w:sz w:val="23"/>
                <w:szCs w:val="23"/>
                <w:lang w:eastAsia="zh-CN"/>
              </w:rPr>
            </w:rPrChange>
          </w:rPr>
          <w:t>来</w:t>
        </w:r>
      </w:ins>
      <w:ins w:id="2165" w:author="吴敏" w:date="2023-05-10T12:09:00Z">
        <w:r w:rsidRPr="00B22B23">
          <w:rPr>
            <w:rFonts w:ascii="Times New Roman" w:eastAsia="KaiTi" w:hAnsi="Times New Roman" w:cs="Times New Roman" w:hint="eastAsia"/>
            <w:lang w:eastAsia="zh-CN"/>
            <w:rPrChange w:id="2166" w:author="吴敏" w:date="2023-05-10T12:09:00Z">
              <w:rPr>
                <w:rFonts w:ascii="宋体" w:eastAsia="宋体" w:hAnsi="宋体" w:cs="宋体" w:hint="eastAsia"/>
                <w:color w:val="000000" w:themeColor="text1"/>
                <w:kern w:val="0"/>
                <w:sz w:val="23"/>
                <w:szCs w:val="23"/>
                <w:lang w:eastAsia="zh-CN"/>
              </w:rPr>
            </w:rPrChange>
          </w:rPr>
          <w:t>推动</w:t>
        </w:r>
      </w:ins>
      <w:ins w:id="2167" w:author="吴敏" w:date="2023-05-10T12:07:00Z">
        <w:r w:rsidRPr="00B22B23">
          <w:rPr>
            <w:rFonts w:ascii="Times New Roman" w:eastAsia="KaiTi" w:hAnsi="Times New Roman" w:cs="Times New Roman"/>
            <w:lang w:eastAsia="zh-CN"/>
            <w:rPrChange w:id="2168" w:author="吴敏" w:date="2023-05-10T12:09:00Z">
              <w:rPr>
                <w:rFonts w:ascii="宋体" w:eastAsia="宋体" w:hAnsi="宋体" w:cs="宋体"/>
                <w:kern w:val="0"/>
                <w:sz w:val="23"/>
                <w:szCs w:val="23"/>
                <w:lang w:eastAsia="zh-CN"/>
              </w:rPr>
            </w:rPrChange>
          </w:rPr>
          <w:t>。</w:t>
        </w:r>
      </w:ins>
      <w:moveToRangeEnd w:id="2145"/>
    </w:p>
    <w:p w14:paraId="32560222" w14:textId="53EABB04" w:rsidR="0091686D" w:rsidRPr="00ED5A14" w:rsidRDefault="006A31CD">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lastRenderedPageBreak/>
        <w:t>参考文献</w:t>
      </w:r>
    </w:p>
    <w:p w14:paraId="6F156A62" w14:textId="71934B24" w:rsidR="006A31CD" w:rsidRPr="00ED5A14" w:rsidRDefault="00F5477F">
      <w:pPr>
        <w:pStyle w:val="a3"/>
        <w:numPr>
          <w:ilvl w:val="0"/>
          <w:numId w:val="9"/>
        </w:numPr>
        <w:ind w:left="480" w:firstLineChars="200" w:firstLine="480"/>
        <w:jc w:val="both"/>
        <w:rPr>
          <w:rFonts w:ascii="Times New Roman" w:eastAsia="KaiTi" w:hAnsi="Times New Roman" w:cs="Times New Roman"/>
          <w:lang w:eastAsia="zh-CN"/>
        </w:rPr>
        <w:pPrChange w:id="2169" w:author="吴敏" w:date="2023-05-13T22:23:00Z">
          <w:pPr>
            <w:pStyle w:val="a3"/>
            <w:numPr>
              <w:numId w:val="9"/>
            </w:numPr>
            <w:ind w:firstLineChars="200" w:firstLine="480"/>
            <w:jc w:val="both"/>
          </w:pPr>
        </w:pPrChange>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pPr>
        <w:pStyle w:val="a3"/>
        <w:numPr>
          <w:ilvl w:val="0"/>
          <w:numId w:val="9"/>
        </w:numPr>
        <w:ind w:left="480" w:firstLineChars="200" w:firstLine="480"/>
        <w:jc w:val="both"/>
        <w:rPr>
          <w:rFonts w:ascii="Times New Roman" w:eastAsia="KaiTi" w:hAnsi="Times New Roman" w:cs="Times New Roman"/>
          <w:lang w:eastAsia="zh-CN"/>
        </w:rPr>
        <w:pPrChange w:id="2170" w:author="吴敏" w:date="2023-05-13T22:23:00Z">
          <w:pPr>
            <w:pStyle w:val="a3"/>
            <w:numPr>
              <w:numId w:val="9"/>
            </w:numPr>
            <w:ind w:firstLineChars="200" w:firstLine="480"/>
            <w:jc w:val="both"/>
          </w:pPr>
        </w:pPrChange>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1BC170FB" w14:textId="74535AD6" w:rsidR="00F74554" w:rsidRPr="00F74554" w:rsidRDefault="00F74554">
      <w:pPr>
        <w:pStyle w:val="a3"/>
        <w:numPr>
          <w:ilvl w:val="0"/>
          <w:numId w:val="9"/>
        </w:numPr>
        <w:ind w:left="480" w:firstLineChars="200" w:firstLine="480"/>
        <w:jc w:val="both"/>
        <w:rPr>
          <w:ins w:id="2171" w:author="吴敏" w:date="2023-05-14T14:24:00Z"/>
          <w:rFonts w:ascii="Times New Roman" w:eastAsia="KaiTi" w:hAnsi="Times New Roman" w:cs="Times New Roman"/>
          <w:lang w:eastAsia="zh-CN"/>
          <w:rPrChange w:id="2172" w:author="吴敏" w:date="2023-05-14T14:24:00Z">
            <w:rPr>
              <w:ins w:id="2173" w:author="吴敏" w:date="2023-05-14T14:24:00Z"/>
              <w:lang w:eastAsia="zh-CN"/>
            </w:rPr>
          </w:rPrChange>
        </w:rPr>
        <w:pPrChange w:id="2174" w:author="吴敏" w:date="2023-05-14T14:24:00Z">
          <w:pPr>
            <w:pStyle w:val="a3"/>
            <w:numPr>
              <w:numId w:val="9"/>
            </w:numPr>
            <w:ind w:firstLineChars="200" w:firstLine="480"/>
            <w:jc w:val="both"/>
          </w:pPr>
        </w:pPrChange>
      </w:pPr>
      <w:ins w:id="2175" w:author="吴敏" w:date="2023-05-14T14:24:00Z">
        <w:r w:rsidRPr="00F74554">
          <w:rPr>
            <w:rFonts w:ascii="Times New Roman" w:eastAsia="KaiTi" w:hAnsi="Times New Roman" w:cs="Times New Roman"/>
            <w:lang w:eastAsia="zh-CN"/>
          </w:rPr>
          <w:t>物理学的进化</w:t>
        </w:r>
        <w:r>
          <w:rPr>
            <w:rFonts w:ascii="Times New Roman" w:eastAsia="KaiTi" w:hAnsi="Times New Roman" w:cs="Times New Roman" w:hint="eastAsia"/>
            <w:lang w:eastAsia="zh-CN"/>
          </w:rPr>
          <w:t>.</w:t>
        </w:r>
        <w:r>
          <w:rPr>
            <w:rFonts w:ascii="Times New Roman" w:eastAsia="KaiTi" w:hAnsi="Times New Roman" w:cs="Times New Roman"/>
            <w:lang w:eastAsia="zh-CN"/>
          </w:rPr>
          <w:t xml:space="preserve"> </w:t>
        </w:r>
      </w:ins>
      <w:ins w:id="2176" w:author="吴敏" w:date="2023-05-14T14:25:00Z">
        <w:r w:rsidRPr="0071503D">
          <w:rPr>
            <w:rFonts w:ascii="Times New Roman" w:eastAsia="KaiTi" w:hAnsi="Times New Roman" w:cs="Times New Roman"/>
            <w:lang w:eastAsia="zh-CN"/>
          </w:rPr>
          <w:t>阿尔伯特</w:t>
        </w:r>
        <w:r w:rsidRPr="0071503D">
          <w:rPr>
            <w:rFonts w:ascii="Times New Roman" w:eastAsia="KaiTi" w:hAnsi="Times New Roman" w:cs="Times New Roman"/>
            <w:lang w:eastAsia="zh-CN"/>
          </w:rPr>
          <w:t>·</w:t>
        </w:r>
      </w:ins>
      <w:ins w:id="2177" w:author="吴敏" w:date="2023-05-14T14:22:00Z">
        <w:r w:rsidRPr="00F74554">
          <w:rPr>
            <w:rFonts w:ascii="Times New Roman" w:eastAsia="KaiTi" w:hAnsi="Times New Roman" w:cs="Times New Roman"/>
            <w:lang w:eastAsia="zh-CN"/>
          </w:rPr>
          <w:t>爱因斯坦</w:t>
        </w:r>
      </w:ins>
      <w:ins w:id="2178" w:author="吴敏" w:date="2023-05-14T14:25:00Z">
        <w:r>
          <w:rPr>
            <w:rFonts w:ascii="Times New Roman" w:eastAsia="KaiTi" w:hAnsi="Times New Roman" w:cs="Times New Roman" w:hint="eastAsia"/>
            <w:lang w:eastAsia="zh-CN"/>
          </w:rPr>
          <w:t>(</w:t>
        </w:r>
        <w:r>
          <w:rPr>
            <w:rFonts w:ascii="Times New Roman" w:eastAsia="KaiTi" w:hAnsi="Times New Roman" w:cs="Times New Roman" w:hint="eastAsia"/>
            <w:lang w:eastAsia="zh-CN"/>
          </w:rPr>
          <w:t>美</w:t>
        </w:r>
        <w:r>
          <w:rPr>
            <w:rFonts w:ascii="Times New Roman" w:eastAsia="KaiTi" w:hAnsi="Times New Roman" w:cs="Times New Roman"/>
            <w:lang w:eastAsia="zh-CN"/>
          </w:rPr>
          <w:t>)</w:t>
        </w:r>
      </w:ins>
      <w:ins w:id="2179" w:author="吴敏" w:date="2023-05-14T14:24:00Z">
        <w:r>
          <w:rPr>
            <w:rFonts w:ascii="Times New Roman" w:eastAsia="KaiTi" w:hAnsi="Times New Roman" w:cs="Times New Roman"/>
            <w:lang w:eastAsia="zh-CN"/>
          </w:rPr>
          <w:t>,</w:t>
        </w:r>
      </w:ins>
      <w:ins w:id="2180" w:author="吴敏" w:date="2023-05-14T14:25:00Z">
        <w:r w:rsidRPr="00F74554">
          <w:rPr>
            <w:rFonts w:ascii="Times New Roman" w:eastAsia="KaiTi" w:hAnsi="Times New Roman" w:cs="Times New Roman"/>
            <w:lang w:eastAsia="zh-CN"/>
          </w:rPr>
          <w:t xml:space="preserve"> </w:t>
        </w:r>
        <w:r w:rsidRPr="0071503D">
          <w:rPr>
            <w:rFonts w:ascii="Times New Roman" w:eastAsia="KaiTi" w:hAnsi="Times New Roman" w:cs="Times New Roman"/>
            <w:lang w:eastAsia="zh-CN"/>
          </w:rPr>
          <w:t>利奥波德</w:t>
        </w:r>
        <w:r w:rsidRPr="0071503D">
          <w:rPr>
            <w:rFonts w:ascii="Times New Roman" w:eastAsia="KaiTi" w:hAnsi="Times New Roman" w:cs="Times New Roman"/>
            <w:lang w:eastAsia="zh-CN"/>
          </w:rPr>
          <w:t>·</w:t>
        </w:r>
      </w:ins>
      <w:ins w:id="2181" w:author="吴敏" w:date="2023-05-14T14:22:00Z">
        <w:r w:rsidRPr="00F74554">
          <w:rPr>
            <w:rFonts w:ascii="Times New Roman" w:eastAsia="KaiTi" w:hAnsi="Times New Roman" w:cs="Times New Roman"/>
            <w:lang w:eastAsia="zh-CN"/>
          </w:rPr>
          <w:t>英费尔德</w:t>
        </w:r>
      </w:ins>
      <w:ins w:id="2182" w:author="吴敏" w:date="2023-05-14T14:25:00Z">
        <w:r>
          <w:rPr>
            <w:rFonts w:ascii="Times New Roman" w:eastAsia="KaiTi" w:hAnsi="Times New Roman" w:cs="Times New Roman" w:hint="eastAsia"/>
            <w:lang w:eastAsia="zh-CN"/>
          </w:rPr>
          <w:t>(</w:t>
        </w:r>
        <w:r>
          <w:rPr>
            <w:rFonts w:ascii="Times New Roman" w:eastAsia="KaiTi" w:hAnsi="Times New Roman" w:cs="Times New Roman" w:hint="eastAsia"/>
            <w:lang w:eastAsia="zh-CN"/>
          </w:rPr>
          <w:t>波兰</w:t>
        </w:r>
        <w:r>
          <w:rPr>
            <w:rFonts w:ascii="Times New Roman" w:eastAsia="KaiTi" w:hAnsi="Times New Roman" w:cs="Times New Roman"/>
            <w:lang w:eastAsia="zh-CN"/>
          </w:rPr>
          <w:t>)</w:t>
        </w:r>
      </w:ins>
      <w:ins w:id="2183" w:author="吴敏" w:date="2023-05-14T14:22:00Z">
        <w:r w:rsidRPr="00F74554">
          <w:rPr>
            <w:rFonts w:ascii="Times New Roman" w:eastAsia="KaiTi" w:hAnsi="Times New Roman" w:cs="Times New Roman" w:hint="eastAsia"/>
            <w:lang w:eastAsia="zh-CN"/>
          </w:rPr>
          <w:t>：</w:t>
        </w:r>
      </w:ins>
      <w:ins w:id="2184" w:author="吴敏" w:date="2023-05-14T14:25:00Z">
        <w:r w:rsidRPr="0071503D">
          <w:rPr>
            <w:rFonts w:ascii="Times New Roman" w:eastAsia="KaiTi" w:hAnsi="Times New Roman" w:cs="Times New Roman"/>
            <w:lang w:eastAsia="zh-CN"/>
          </w:rPr>
          <w:t>李永学</w:t>
        </w:r>
        <w:r>
          <w:rPr>
            <w:rFonts w:ascii="Times New Roman" w:eastAsia="KaiTi" w:hAnsi="Times New Roman" w:cs="Times New Roman" w:hint="eastAsia"/>
            <w:lang w:eastAsia="zh-CN"/>
          </w:rPr>
          <w:t>译，</w:t>
        </w:r>
      </w:ins>
      <w:ins w:id="2185" w:author="吴敏" w:date="2023-05-14T14:24:00Z">
        <w:r w:rsidRPr="00F74554">
          <w:rPr>
            <w:rFonts w:hint="eastAsia"/>
            <w:rPrChange w:id="2186" w:author="吴敏" w:date="2023-05-14T14:24:00Z">
              <w:rPr>
                <w:rStyle w:val="aa"/>
                <w:rFonts w:ascii="Times New Roman" w:eastAsia="KaiTi" w:hAnsi="Times New Roman" w:cs="Times New Roman" w:hint="eastAsia"/>
                <w:lang w:eastAsia="zh-CN"/>
              </w:rPr>
            </w:rPrChange>
          </w:rPr>
          <w:t>湖南科学技术出版社</w:t>
        </w:r>
      </w:ins>
      <w:ins w:id="2187" w:author="吴敏" w:date="2023-05-14T14:26:00Z">
        <w:r>
          <w:rPr>
            <w:rFonts w:ascii="Times New Roman" w:eastAsia="KaiTi" w:hAnsi="Times New Roman" w:cs="Times New Roman" w:hint="eastAsia"/>
            <w:lang w:eastAsia="zh-CN"/>
          </w:rPr>
          <w:t>，</w:t>
        </w:r>
      </w:ins>
      <w:ins w:id="2188" w:author="吴敏" w:date="2023-05-14T14:24:00Z">
        <w:r w:rsidRPr="00F74554">
          <w:rPr>
            <w:rFonts w:ascii="Times New Roman" w:eastAsia="KaiTi" w:hAnsi="Times New Roman" w:cs="Times New Roman"/>
            <w:lang w:eastAsia="zh-CN"/>
          </w:rPr>
          <w:t>2020-3</w:t>
        </w:r>
        <w:r>
          <w:rPr>
            <w:rFonts w:ascii="Times New Roman" w:eastAsia="KaiTi" w:hAnsi="Times New Roman" w:cs="Times New Roman"/>
            <w:lang w:eastAsia="zh-CN"/>
          </w:rPr>
          <w:t>.</w:t>
        </w:r>
      </w:ins>
    </w:p>
    <w:p w14:paraId="0C9ADDFC" w14:textId="08F684DA" w:rsidR="00F74554" w:rsidRPr="00F74554" w:rsidRDefault="00F74554" w:rsidP="00F74554">
      <w:pPr>
        <w:pStyle w:val="a3"/>
        <w:numPr>
          <w:ilvl w:val="0"/>
          <w:numId w:val="9"/>
        </w:numPr>
        <w:ind w:left="480" w:firstLineChars="200" w:firstLine="480"/>
        <w:jc w:val="both"/>
        <w:rPr>
          <w:ins w:id="2189" w:author="吴敏" w:date="2023-05-14T14:22:00Z"/>
          <w:rFonts w:ascii="Times New Roman" w:eastAsia="KaiTi" w:hAnsi="Times New Roman" w:cs="Times New Roman"/>
          <w:lang w:eastAsia="zh-CN"/>
        </w:rPr>
      </w:pPr>
    </w:p>
    <w:p w14:paraId="46126D9A" w14:textId="794AC38C" w:rsidR="00297275" w:rsidRPr="00ED5A14" w:rsidDel="00F64DC5" w:rsidRDefault="00297275">
      <w:pPr>
        <w:pStyle w:val="a3"/>
        <w:numPr>
          <w:ilvl w:val="0"/>
          <w:numId w:val="9"/>
        </w:numPr>
        <w:ind w:left="480" w:firstLineChars="200" w:firstLine="480"/>
        <w:jc w:val="both"/>
        <w:rPr>
          <w:del w:id="2190" w:author="吴敏" w:date="2023-05-10T10:40:00Z"/>
          <w:rFonts w:ascii="Times New Roman" w:eastAsia="KaiTi" w:hAnsi="Times New Roman" w:cs="Times New Roman"/>
          <w:lang w:eastAsia="zh-CN"/>
        </w:rPr>
        <w:pPrChange w:id="2191" w:author="吴敏" w:date="2023-05-13T22:23:00Z">
          <w:pPr>
            <w:pStyle w:val="a3"/>
            <w:numPr>
              <w:numId w:val="9"/>
            </w:numPr>
            <w:ind w:firstLineChars="200" w:firstLine="480"/>
            <w:jc w:val="both"/>
          </w:pPr>
        </w:pPrChange>
      </w:pPr>
    </w:p>
    <w:p w14:paraId="0ACB0633" w14:textId="77777777" w:rsidR="006A31CD" w:rsidRPr="00F64DC5" w:rsidRDefault="006A31CD">
      <w:pPr>
        <w:pStyle w:val="a3"/>
        <w:numPr>
          <w:ilvl w:val="0"/>
          <w:numId w:val="9"/>
        </w:numPr>
        <w:ind w:left="480" w:firstLineChars="200" w:firstLine="480"/>
        <w:jc w:val="both"/>
        <w:rPr>
          <w:rFonts w:ascii="Times New Roman" w:eastAsia="KaiTi" w:hAnsi="Times New Roman" w:cs="Times New Roman"/>
          <w:lang w:eastAsia="zh-CN"/>
          <w:rPrChange w:id="2192" w:author="吴敏" w:date="2023-05-10T10:40:00Z">
            <w:rPr>
              <w:lang w:eastAsia="zh-CN"/>
            </w:rPr>
          </w:rPrChange>
        </w:rPr>
        <w:pPrChange w:id="2193" w:author="吴敏" w:date="2023-05-13T22:23:00Z">
          <w:pPr>
            <w:ind w:left="480" w:firstLine="200"/>
            <w:jc w:val="both"/>
          </w:pPr>
        </w:pPrChange>
      </w:pPr>
    </w:p>
    <w:sectPr w:rsidR="006A31CD" w:rsidRPr="00F64DC5">
      <w:footerReference w:type="even"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BFCC8" w14:textId="77777777" w:rsidR="00680413" w:rsidRDefault="00680413" w:rsidP="00C628CC">
      <w:r>
        <w:separator/>
      </w:r>
    </w:p>
  </w:endnote>
  <w:endnote w:type="continuationSeparator" w:id="0">
    <w:p w14:paraId="43412923" w14:textId="77777777" w:rsidR="00680413" w:rsidRDefault="00680413"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FB384C" w:rsidRDefault="00FB384C"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FB384C" w:rsidRDefault="00FB384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FB384C" w:rsidRDefault="00FB384C"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FB384C" w:rsidRDefault="00FB384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69B93" w14:textId="77777777" w:rsidR="00680413" w:rsidRDefault="00680413" w:rsidP="00C628CC">
      <w:r>
        <w:separator/>
      </w:r>
    </w:p>
  </w:footnote>
  <w:footnote w:type="continuationSeparator" w:id="0">
    <w:p w14:paraId="12061A5F" w14:textId="77777777" w:rsidR="00680413" w:rsidRDefault="00680413"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7"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5"/>
  </w:num>
  <w:num w:numId="2">
    <w:abstractNumId w:val="0"/>
  </w:num>
  <w:num w:numId="3">
    <w:abstractNumId w:val="11"/>
  </w:num>
  <w:num w:numId="4">
    <w:abstractNumId w:val="9"/>
  </w:num>
  <w:num w:numId="5">
    <w:abstractNumId w:val="22"/>
  </w:num>
  <w:num w:numId="6">
    <w:abstractNumId w:val="20"/>
  </w:num>
  <w:num w:numId="7">
    <w:abstractNumId w:val="10"/>
  </w:num>
  <w:num w:numId="8">
    <w:abstractNumId w:val="6"/>
  </w:num>
  <w:num w:numId="9">
    <w:abstractNumId w:val="19"/>
  </w:num>
  <w:num w:numId="10">
    <w:abstractNumId w:val="4"/>
  </w:num>
  <w:num w:numId="11">
    <w:abstractNumId w:val="8"/>
  </w:num>
  <w:num w:numId="12">
    <w:abstractNumId w:val="21"/>
  </w:num>
  <w:num w:numId="13">
    <w:abstractNumId w:val="5"/>
  </w:num>
  <w:num w:numId="14">
    <w:abstractNumId w:val="14"/>
  </w:num>
  <w:num w:numId="15">
    <w:abstractNumId w:val="13"/>
  </w:num>
  <w:num w:numId="16">
    <w:abstractNumId w:val="7"/>
  </w:num>
  <w:num w:numId="17">
    <w:abstractNumId w:val="23"/>
  </w:num>
  <w:num w:numId="18">
    <w:abstractNumId w:val="17"/>
  </w:num>
  <w:num w:numId="19">
    <w:abstractNumId w:val="24"/>
  </w:num>
  <w:num w:numId="20">
    <w:abstractNumId w:val="26"/>
  </w:num>
  <w:num w:numId="21">
    <w:abstractNumId w:val="15"/>
  </w:num>
  <w:num w:numId="22">
    <w:abstractNumId w:val="12"/>
  </w:num>
  <w:num w:numId="23">
    <w:abstractNumId w:val="18"/>
  </w:num>
  <w:num w:numId="24">
    <w:abstractNumId w:val="2"/>
  </w:num>
  <w:num w:numId="25">
    <w:abstractNumId w:val="1"/>
  </w:num>
  <w:num w:numId="26">
    <w:abstractNumId w:val="3"/>
  </w:num>
  <w:num w:numId="2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顏 秉田">
    <w15:presenceInfo w15:providerId="Windows Live" w15:userId="6d430a25124be2b4"/>
  </w15:person>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022E"/>
    <w:rsid w:val="00011775"/>
    <w:rsid w:val="000227C1"/>
    <w:rsid w:val="000256FD"/>
    <w:rsid w:val="00025B80"/>
    <w:rsid w:val="00035422"/>
    <w:rsid w:val="00044184"/>
    <w:rsid w:val="00050290"/>
    <w:rsid w:val="00052E75"/>
    <w:rsid w:val="000545F1"/>
    <w:rsid w:val="0005755C"/>
    <w:rsid w:val="00062959"/>
    <w:rsid w:val="000634B6"/>
    <w:rsid w:val="00067B70"/>
    <w:rsid w:val="000701F8"/>
    <w:rsid w:val="000A588F"/>
    <w:rsid w:val="000C406B"/>
    <w:rsid w:val="000E1A48"/>
    <w:rsid w:val="000E34A8"/>
    <w:rsid w:val="000F1572"/>
    <w:rsid w:val="000F6003"/>
    <w:rsid w:val="00101D59"/>
    <w:rsid w:val="001034F5"/>
    <w:rsid w:val="0010537B"/>
    <w:rsid w:val="00107BE1"/>
    <w:rsid w:val="0011336E"/>
    <w:rsid w:val="001153A1"/>
    <w:rsid w:val="00124F24"/>
    <w:rsid w:val="00125126"/>
    <w:rsid w:val="001325DB"/>
    <w:rsid w:val="00137CA1"/>
    <w:rsid w:val="0014437D"/>
    <w:rsid w:val="00144D4F"/>
    <w:rsid w:val="00144D62"/>
    <w:rsid w:val="001511EF"/>
    <w:rsid w:val="00154B25"/>
    <w:rsid w:val="001577EE"/>
    <w:rsid w:val="00157BC3"/>
    <w:rsid w:val="0016022B"/>
    <w:rsid w:val="00162785"/>
    <w:rsid w:val="00166DD3"/>
    <w:rsid w:val="00180BEE"/>
    <w:rsid w:val="00181852"/>
    <w:rsid w:val="00191C5D"/>
    <w:rsid w:val="001B2791"/>
    <w:rsid w:val="001B4B38"/>
    <w:rsid w:val="001B5ECD"/>
    <w:rsid w:val="001B6A63"/>
    <w:rsid w:val="001B7F82"/>
    <w:rsid w:val="001D2F39"/>
    <w:rsid w:val="001D5AC6"/>
    <w:rsid w:val="001D6464"/>
    <w:rsid w:val="001E3328"/>
    <w:rsid w:val="001E5177"/>
    <w:rsid w:val="001E6292"/>
    <w:rsid w:val="00202111"/>
    <w:rsid w:val="002060D2"/>
    <w:rsid w:val="00212DDF"/>
    <w:rsid w:val="00215BBB"/>
    <w:rsid w:val="00215EBA"/>
    <w:rsid w:val="0022461C"/>
    <w:rsid w:val="00235777"/>
    <w:rsid w:val="0024438B"/>
    <w:rsid w:val="002517C6"/>
    <w:rsid w:val="00255FFE"/>
    <w:rsid w:val="00263F3D"/>
    <w:rsid w:val="00264504"/>
    <w:rsid w:val="002661CD"/>
    <w:rsid w:val="002837FE"/>
    <w:rsid w:val="00284805"/>
    <w:rsid w:val="00292512"/>
    <w:rsid w:val="00297275"/>
    <w:rsid w:val="00297E2C"/>
    <w:rsid w:val="002A5370"/>
    <w:rsid w:val="002B1B14"/>
    <w:rsid w:val="002B2106"/>
    <w:rsid w:val="002B5944"/>
    <w:rsid w:val="002B64EE"/>
    <w:rsid w:val="002C4CEE"/>
    <w:rsid w:val="002C65CD"/>
    <w:rsid w:val="002D0A4C"/>
    <w:rsid w:val="002D0E1E"/>
    <w:rsid w:val="002E1E96"/>
    <w:rsid w:val="002E4099"/>
    <w:rsid w:val="002E69B1"/>
    <w:rsid w:val="002F0260"/>
    <w:rsid w:val="002F1F79"/>
    <w:rsid w:val="002F27A3"/>
    <w:rsid w:val="002F672A"/>
    <w:rsid w:val="00304C45"/>
    <w:rsid w:val="00306C45"/>
    <w:rsid w:val="003131D4"/>
    <w:rsid w:val="003169E7"/>
    <w:rsid w:val="00317C27"/>
    <w:rsid w:val="0032027A"/>
    <w:rsid w:val="00320E89"/>
    <w:rsid w:val="00334EA0"/>
    <w:rsid w:val="00335739"/>
    <w:rsid w:val="00336482"/>
    <w:rsid w:val="003375C0"/>
    <w:rsid w:val="0034221C"/>
    <w:rsid w:val="00343BAB"/>
    <w:rsid w:val="003464C6"/>
    <w:rsid w:val="00346A62"/>
    <w:rsid w:val="003504EC"/>
    <w:rsid w:val="00353A4D"/>
    <w:rsid w:val="0035462D"/>
    <w:rsid w:val="003579A3"/>
    <w:rsid w:val="0036134C"/>
    <w:rsid w:val="003655CC"/>
    <w:rsid w:val="00371620"/>
    <w:rsid w:val="00373BAC"/>
    <w:rsid w:val="00377156"/>
    <w:rsid w:val="00383992"/>
    <w:rsid w:val="003861DC"/>
    <w:rsid w:val="00394B07"/>
    <w:rsid w:val="003A1CFC"/>
    <w:rsid w:val="003B04DA"/>
    <w:rsid w:val="003C380F"/>
    <w:rsid w:val="003C4ACF"/>
    <w:rsid w:val="003C615A"/>
    <w:rsid w:val="003D29E4"/>
    <w:rsid w:val="003D3CB4"/>
    <w:rsid w:val="003D7942"/>
    <w:rsid w:val="003E4FF7"/>
    <w:rsid w:val="003E577D"/>
    <w:rsid w:val="003F567B"/>
    <w:rsid w:val="003F7ECD"/>
    <w:rsid w:val="004062FC"/>
    <w:rsid w:val="00417CD5"/>
    <w:rsid w:val="00420A6E"/>
    <w:rsid w:val="00425387"/>
    <w:rsid w:val="004274A7"/>
    <w:rsid w:val="00427DE7"/>
    <w:rsid w:val="00431890"/>
    <w:rsid w:val="00433AEF"/>
    <w:rsid w:val="004362CA"/>
    <w:rsid w:val="00440FDD"/>
    <w:rsid w:val="00443EB4"/>
    <w:rsid w:val="004514F2"/>
    <w:rsid w:val="0045193C"/>
    <w:rsid w:val="004527FD"/>
    <w:rsid w:val="00453126"/>
    <w:rsid w:val="00455FFD"/>
    <w:rsid w:val="00465A3E"/>
    <w:rsid w:val="004738A2"/>
    <w:rsid w:val="00496A4B"/>
    <w:rsid w:val="004A0760"/>
    <w:rsid w:val="004A2AC9"/>
    <w:rsid w:val="004A7D7C"/>
    <w:rsid w:val="004B49CA"/>
    <w:rsid w:val="004B5CD3"/>
    <w:rsid w:val="004C0FD5"/>
    <w:rsid w:val="004D00F4"/>
    <w:rsid w:val="004E16FE"/>
    <w:rsid w:val="0051644F"/>
    <w:rsid w:val="0051734F"/>
    <w:rsid w:val="00520FD3"/>
    <w:rsid w:val="00521DE8"/>
    <w:rsid w:val="00540FEE"/>
    <w:rsid w:val="0054200E"/>
    <w:rsid w:val="005520AC"/>
    <w:rsid w:val="00552B24"/>
    <w:rsid w:val="00556876"/>
    <w:rsid w:val="005578F2"/>
    <w:rsid w:val="005639BC"/>
    <w:rsid w:val="00565316"/>
    <w:rsid w:val="0057499F"/>
    <w:rsid w:val="005775DD"/>
    <w:rsid w:val="00581C4E"/>
    <w:rsid w:val="005834A3"/>
    <w:rsid w:val="005843A7"/>
    <w:rsid w:val="00591C3D"/>
    <w:rsid w:val="00596856"/>
    <w:rsid w:val="00597CF1"/>
    <w:rsid w:val="005A227B"/>
    <w:rsid w:val="005B0368"/>
    <w:rsid w:val="005B3F56"/>
    <w:rsid w:val="005C564D"/>
    <w:rsid w:val="005C6611"/>
    <w:rsid w:val="005D25BB"/>
    <w:rsid w:val="005E05CB"/>
    <w:rsid w:val="005E1306"/>
    <w:rsid w:val="005E1880"/>
    <w:rsid w:val="005E6268"/>
    <w:rsid w:val="005E6A63"/>
    <w:rsid w:val="005F349F"/>
    <w:rsid w:val="005F6EFE"/>
    <w:rsid w:val="00610F8D"/>
    <w:rsid w:val="006125FD"/>
    <w:rsid w:val="0061481D"/>
    <w:rsid w:val="00623A37"/>
    <w:rsid w:val="00626517"/>
    <w:rsid w:val="00633088"/>
    <w:rsid w:val="00636F0D"/>
    <w:rsid w:val="00644788"/>
    <w:rsid w:val="00645BC1"/>
    <w:rsid w:val="00646730"/>
    <w:rsid w:val="006504CA"/>
    <w:rsid w:val="00655FA3"/>
    <w:rsid w:val="00662E64"/>
    <w:rsid w:val="00665D60"/>
    <w:rsid w:val="00667E87"/>
    <w:rsid w:val="00673B1B"/>
    <w:rsid w:val="00675C99"/>
    <w:rsid w:val="00680413"/>
    <w:rsid w:val="0068125B"/>
    <w:rsid w:val="00683A15"/>
    <w:rsid w:val="00684573"/>
    <w:rsid w:val="0068467A"/>
    <w:rsid w:val="0069096E"/>
    <w:rsid w:val="00690FFD"/>
    <w:rsid w:val="006A31CD"/>
    <w:rsid w:val="006A62FB"/>
    <w:rsid w:val="006C1F2D"/>
    <w:rsid w:val="006C7131"/>
    <w:rsid w:val="006D3E7C"/>
    <w:rsid w:val="006D7D78"/>
    <w:rsid w:val="006E11F6"/>
    <w:rsid w:val="006E55D1"/>
    <w:rsid w:val="006F1A66"/>
    <w:rsid w:val="006F32E2"/>
    <w:rsid w:val="006F3A99"/>
    <w:rsid w:val="006F5BEB"/>
    <w:rsid w:val="006F6249"/>
    <w:rsid w:val="007040DB"/>
    <w:rsid w:val="00706AD5"/>
    <w:rsid w:val="007148A4"/>
    <w:rsid w:val="007177A8"/>
    <w:rsid w:val="007211CB"/>
    <w:rsid w:val="00722B61"/>
    <w:rsid w:val="00733E3D"/>
    <w:rsid w:val="007354A6"/>
    <w:rsid w:val="00742B63"/>
    <w:rsid w:val="007441BF"/>
    <w:rsid w:val="00744BE7"/>
    <w:rsid w:val="007453CE"/>
    <w:rsid w:val="00752CE5"/>
    <w:rsid w:val="0076083E"/>
    <w:rsid w:val="0078090C"/>
    <w:rsid w:val="0078308A"/>
    <w:rsid w:val="00784DAB"/>
    <w:rsid w:val="00787341"/>
    <w:rsid w:val="0079045F"/>
    <w:rsid w:val="00792178"/>
    <w:rsid w:val="00792574"/>
    <w:rsid w:val="00797F03"/>
    <w:rsid w:val="007B4C8D"/>
    <w:rsid w:val="007B7A3D"/>
    <w:rsid w:val="007C6ACD"/>
    <w:rsid w:val="007D0141"/>
    <w:rsid w:val="007E17DA"/>
    <w:rsid w:val="007E4E6D"/>
    <w:rsid w:val="007E65E0"/>
    <w:rsid w:val="007E7898"/>
    <w:rsid w:val="007F035C"/>
    <w:rsid w:val="007F2F99"/>
    <w:rsid w:val="007F5CBA"/>
    <w:rsid w:val="00801541"/>
    <w:rsid w:val="00801E3F"/>
    <w:rsid w:val="0080529C"/>
    <w:rsid w:val="00810CC5"/>
    <w:rsid w:val="0081132A"/>
    <w:rsid w:val="008119E1"/>
    <w:rsid w:val="00816D9D"/>
    <w:rsid w:val="00817A40"/>
    <w:rsid w:val="008252A6"/>
    <w:rsid w:val="00825824"/>
    <w:rsid w:val="008265A0"/>
    <w:rsid w:val="00827757"/>
    <w:rsid w:val="008332C3"/>
    <w:rsid w:val="00853465"/>
    <w:rsid w:val="00855A81"/>
    <w:rsid w:val="00860B66"/>
    <w:rsid w:val="00862081"/>
    <w:rsid w:val="00863824"/>
    <w:rsid w:val="00864090"/>
    <w:rsid w:val="00865105"/>
    <w:rsid w:val="008737D8"/>
    <w:rsid w:val="00880DE3"/>
    <w:rsid w:val="00883020"/>
    <w:rsid w:val="00890F3E"/>
    <w:rsid w:val="008A687D"/>
    <w:rsid w:val="008A6BC7"/>
    <w:rsid w:val="008A7FBD"/>
    <w:rsid w:val="008C1074"/>
    <w:rsid w:val="008C1C14"/>
    <w:rsid w:val="008C36BC"/>
    <w:rsid w:val="008C3C8C"/>
    <w:rsid w:val="008D282E"/>
    <w:rsid w:val="008E1AB2"/>
    <w:rsid w:val="008E2CEE"/>
    <w:rsid w:val="008E39D7"/>
    <w:rsid w:val="008E65DC"/>
    <w:rsid w:val="008E7636"/>
    <w:rsid w:val="008F4468"/>
    <w:rsid w:val="008F4A9A"/>
    <w:rsid w:val="00901EAE"/>
    <w:rsid w:val="00903062"/>
    <w:rsid w:val="009049FA"/>
    <w:rsid w:val="00905720"/>
    <w:rsid w:val="00910FED"/>
    <w:rsid w:val="0091686D"/>
    <w:rsid w:val="00917514"/>
    <w:rsid w:val="00924E9F"/>
    <w:rsid w:val="00925F48"/>
    <w:rsid w:val="00927935"/>
    <w:rsid w:val="0094030C"/>
    <w:rsid w:val="009416BD"/>
    <w:rsid w:val="009453E2"/>
    <w:rsid w:val="009461FF"/>
    <w:rsid w:val="00950023"/>
    <w:rsid w:val="00954A5A"/>
    <w:rsid w:val="0095785C"/>
    <w:rsid w:val="00961170"/>
    <w:rsid w:val="00982624"/>
    <w:rsid w:val="00982F7A"/>
    <w:rsid w:val="00983C7F"/>
    <w:rsid w:val="009879C7"/>
    <w:rsid w:val="00990B60"/>
    <w:rsid w:val="0099157D"/>
    <w:rsid w:val="00991CF1"/>
    <w:rsid w:val="00997992"/>
    <w:rsid w:val="009A3DDB"/>
    <w:rsid w:val="009B4C70"/>
    <w:rsid w:val="009C6078"/>
    <w:rsid w:val="009D2ED2"/>
    <w:rsid w:val="009D2F9B"/>
    <w:rsid w:val="009D3E02"/>
    <w:rsid w:val="009E5E2C"/>
    <w:rsid w:val="009E6EC6"/>
    <w:rsid w:val="009E773A"/>
    <w:rsid w:val="009F44E7"/>
    <w:rsid w:val="00A14EE1"/>
    <w:rsid w:val="00A20B78"/>
    <w:rsid w:val="00A25A12"/>
    <w:rsid w:val="00A27261"/>
    <w:rsid w:val="00A319C5"/>
    <w:rsid w:val="00A3425D"/>
    <w:rsid w:val="00A35FA7"/>
    <w:rsid w:val="00A3746F"/>
    <w:rsid w:val="00A4288D"/>
    <w:rsid w:val="00A43DBE"/>
    <w:rsid w:val="00A51B9A"/>
    <w:rsid w:val="00A51F2C"/>
    <w:rsid w:val="00A52674"/>
    <w:rsid w:val="00A60316"/>
    <w:rsid w:val="00A64FEB"/>
    <w:rsid w:val="00A7228F"/>
    <w:rsid w:val="00A728A5"/>
    <w:rsid w:val="00A74281"/>
    <w:rsid w:val="00A854EE"/>
    <w:rsid w:val="00A9531E"/>
    <w:rsid w:val="00A96D1A"/>
    <w:rsid w:val="00AB154A"/>
    <w:rsid w:val="00AB418D"/>
    <w:rsid w:val="00AB4928"/>
    <w:rsid w:val="00AC281B"/>
    <w:rsid w:val="00AC3D1A"/>
    <w:rsid w:val="00AE1DF0"/>
    <w:rsid w:val="00AF12A3"/>
    <w:rsid w:val="00B006B9"/>
    <w:rsid w:val="00B013BD"/>
    <w:rsid w:val="00B02550"/>
    <w:rsid w:val="00B04E9B"/>
    <w:rsid w:val="00B0650D"/>
    <w:rsid w:val="00B12DAB"/>
    <w:rsid w:val="00B17A79"/>
    <w:rsid w:val="00B17B30"/>
    <w:rsid w:val="00B21CA6"/>
    <w:rsid w:val="00B22B23"/>
    <w:rsid w:val="00B27227"/>
    <w:rsid w:val="00B31BBA"/>
    <w:rsid w:val="00B37574"/>
    <w:rsid w:val="00B411C9"/>
    <w:rsid w:val="00B45500"/>
    <w:rsid w:val="00B479C6"/>
    <w:rsid w:val="00B56B6D"/>
    <w:rsid w:val="00B650EB"/>
    <w:rsid w:val="00B6539B"/>
    <w:rsid w:val="00B70E84"/>
    <w:rsid w:val="00B8310A"/>
    <w:rsid w:val="00B848EF"/>
    <w:rsid w:val="00B946FB"/>
    <w:rsid w:val="00B953E9"/>
    <w:rsid w:val="00B95DE6"/>
    <w:rsid w:val="00B966A7"/>
    <w:rsid w:val="00BA1D00"/>
    <w:rsid w:val="00BA22D8"/>
    <w:rsid w:val="00BA5979"/>
    <w:rsid w:val="00BA7753"/>
    <w:rsid w:val="00BB3F34"/>
    <w:rsid w:val="00BB50A5"/>
    <w:rsid w:val="00BD0D6C"/>
    <w:rsid w:val="00BD6316"/>
    <w:rsid w:val="00BE1EBD"/>
    <w:rsid w:val="00BE6755"/>
    <w:rsid w:val="00BF4EC9"/>
    <w:rsid w:val="00BF66AF"/>
    <w:rsid w:val="00C15F6E"/>
    <w:rsid w:val="00C16A24"/>
    <w:rsid w:val="00C20773"/>
    <w:rsid w:val="00C2218A"/>
    <w:rsid w:val="00C22C43"/>
    <w:rsid w:val="00C2301D"/>
    <w:rsid w:val="00C30D04"/>
    <w:rsid w:val="00C330E8"/>
    <w:rsid w:val="00C532D0"/>
    <w:rsid w:val="00C61CBB"/>
    <w:rsid w:val="00C625AF"/>
    <w:rsid w:val="00C628CC"/>
    <w:rsid w:val="00C74D0F"/>
    <w:rsid w:val="00C77758"/>
    <w:rsid w:val="00C8301B"/>
    <w:rsid w:val="00C90FE4"/>
    <w:rsid w:val="00CA0E8E"/>
    <w:rsid w:val="00CA2B5A"/>
    <w:rsid w:val="00CA655D"/>
    <w:rsid w:val="00CB694C"/>
    <w:rsid w:val="00CC2051"/>
    <w:rsid w:val="00CC5BB5"/>
    <w:rsid w:val="00CC5FF7"/>
    <w:rsid w:val="00CC660E"/>
    <w:rsid w:val="00CD7930"/>
    <w:rsid w:val="00CE1148"/>
    <w:rsid w:val="00CE2D09"/>
    <w:rsid w:val="00D174F6"/>
    <w:rsid w:val="00D25E68"/>
    <w:rsid w:val="00D26153"/>
    <w:rsid w:val="00D31221"/>
    <w:rsid w:val="00D3167A"/>
    <w:rsid w:val="00D330CD"/>
    <w:rsid w:val="00D42F61"/>
    <w:rsid w:val="00D46FD0"/>
    <w:rsid w:val="00D55B11"/>
    <w:rsid w:val="00D570AA"/>
    <w:rsid w:val="00D604A8"/>
    <w:rsid w:val="00D626FE"/>
    <w:rsid w:val="00D63448"/>
    <w:rsid w:val="00D64068"/>
    <w:rsid w:val="00D80250"/>
    <w:rsid w:val="00D83F1D"/>
    <w:rsid w:val="00DA0587"/>
    <w:rsid w:val="00DA33A8"/>
    <w:rsid w:val="00DA4385"/>
    <w:rsid w:val="00DB14D1"/>
    <w:rsid w:val="00DC54D6"/>
    <w:rsid w:val="00DC682C"/>
    <w:rsid w:val="00DD0E4D"/>
    <w:rsid w:val="00DE5CF1"/>
    <w:rsid w:val="00DF3E83"/>
    <w:rsid w:val="00DF70E9"/>
    <w:rsid w:val="00E0258D"/>
    <w:rsid w:val="00E03F14"/>
    <w:rsid w:val="00E060CD"/>
    <w:rsid w:val="00E17116"/>
    <w:rsid w:val="00E229C0"/>
    <w:rsid w:val="00E23172"/>
    <w:rsid w:val="00E241A7"/>
    <w:rsid w:val="00E27252"/>
    <w:rsid w:val="00E32E8C"/>
    <w:rsid w:val="00E350E1"/>
    <w:rsid w:val="00E4053B"/>
    <w:rsid w:val="00E41B50"/>
    <w:rsid w:val="00E4298D"/>
    <w:rsid w:val="00E455CD"/>
    <w:rsid w:val="00E50FAD"/>
    <w:rsid w:val="00E64C4F"/>
    <w:rsid w:val="00E777DD"/>
    <w:rsid w:val="00E87F85"/>
    <w:rsid w:val="00E87FDE"/>
    <w:rsid w:val="00EA299B"/>
    <w:rsid w:val="00EA554C"/>
    <w:rsid w:val="00EB0AFA"/>
    <w:rsid w:val="00EB31F4"/>
    <w:rsid w:val="00EB6842"/>
    <w:rsid w:val="00EB7130"/>
    <w:rsid w:val="00EB7F44"/>
    <w:rsid w:val="00EC1630"/>
    <w:rsid w:val="00EC5BD9"/>
    <w:rsid w:val="00ED06CC"/>
    <w:rsid w:val="00ED2568"/>
    <w:rsid w:val="00ED440F"/>
    <w:rsid w:val="00ED4CC9"/>
    <w:rsid w:val="00ED5A14"/>
    <w:rsid w:val="00EE15AD"/>
    <w:rsid w:val="00EF0954"/>
    <w:rsid w:val="00EF16B4"/>
    <w:rsid w:val="00EF60D7"/>
    <w:rsid w:val="00EF71DE"/>
    <w:rsid w:val="00F00C36"/>
    <w:rsid w:val="00F0297B"/>
    <w:rsid w:val="00F05C5C"/>
    <w:rsid w:val="00F07B35"/>
    <w:rsid w:val="00F1373E"/>
    <w:rsid w:val="00F1506F"/>
    <w:rsid w:val="00F20AD2"/>
    <w:rsid w:val="00F32CF4"/>
    <w:rsid w:val="00F40805"/>
    <w:rsid w:val="00F42069"/>
    <w:rsid w:val="00F428DA"/>
    <w:rsid w:val="00F451FD"/>
    <w:rsid w:val="00F478AA"/>
    <w:rsid w:val="00F5477F"/>
    <w:rsid w:val="00F54848"/>
    <w:rsid w:val="00F56376"/>
    <w:rsid w:val="00F563F0"/>
    <w:rsid w:val="00F63609"/>
    <w:rsid w:val="00F6463A"/>
    <w:rsid w:val="00F64DC5"/>
    <w:rsid w:val="00F67903"/>
    <w:rsid w:val="00F67C5A"/>
    <w:rsid w:val="00F73387"/>
    <w:rsid w:val="00F73995"/>
    <w:rsid w:val="00F74554"/>
    <w:rsid w:val="00F771DA"/>
    <w:rsid w:val="00F7742D"/>
    <w:rsid w:val="00F901A4"/>
    <w:rsid w:val="00F97926"/>
    <w:rsid w:val="00FA5A10"/>
    <w:rsid w:val="00FA5DDA"/>
    <w:rsid w:val="00FB2071"/>
    <w:rsid w:val="00FB2677"/>
    <w:rsid w:val="00FB384C"/>
    <w:rsid w:val="00FB4957"/>
    <w:rsid w:val="00FB571F"/>
    <w:rsid w:val="00FC3222"/>
    <w:rsid w:val="00FC45DF"/>
    <w:rsid w:val="00FC6B58"/>
    <w:rsid w:val="00FD0B44"/>
    <w:rsid w:val="00FE08B6"/>
    <w:rsid w:val="00FE1E89"/>
    <w:rsid w:val="00FE29D9"/>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docId w15:val="{4A1E43A2-4F8B-4604-8419-72F817B7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Revision"/>
    <w:hidden/>
    <w:uiPriority w:val="99"/>
    <w:semiHidden/>
    <w:rsid w:val="00B411C9"/>
  </w:style>
  <w:style w:type="paragraph" w:styleId="af5">
    <w:name w:val="Balloon Text"/>
    <w:basedOn w:val="a"/>
    <w:link w:val="af6"/>
    <w:uiPriority w:val="99"/>
    <w:semiHidden/>
    <w:unhideWhenUsed/>
    <w:rsid w:val="00610F8D"/>
    <w:rPr>
      <w:rFonts w:ascii="宋体" w:eastAsia="宋体"/>
      <w:sz w:val="18"/>
      <w:szCs w:val="18"/>
    </w:rPr>
  </w:style>
  <w:style w:type="character" w:customStyle="1" w:styleId="af6">
    <w:name w:val="批注框文本 字符"/>
    <w:basedOn w:val="a0"/>
    <w:link w:val="af5"/>
    <w:uiPriority w:val="99"/>
    <w:semiHidden/>
    <w:rsid w:val="00610F8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174">
      <w:bodyDiv w:val="1"/>
      <w:marLeft w:val="0"/>
      <w:marRight w:val="0"/>
      <w:marTop w:val="0"/>
      <w:marBottom w:val="0"/>
      <w:divBdr>
        <w:top w:val="none" w:sz="0" w:space="0" w:color="auto"/>
        <w:left w:val="none" w:sz="0" w:space="0" w:color="auto"/>
        <w:bottom w:val="none" w:sz="0" w:space="0" w:color="auto"/>
        <w:right w:val="none" w:sz="0" w:space="0" w:color="auto"/>
      </w:divBdr>
    </w:div>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87703428">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84138629">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0294924">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551425143">
      <w:bodyDiv w:val="1"/>
      <w:marLeft w:val="0"/>
      <w:marRight w:val="0"/>
      <w:marTop w:val="0"/>
      <w:marBottom w:val="0"/>
      <w:divBdr>
        <w:top w:val="none" w:sz="0" w:space="0" w:color="auto"/>
        <w:left w:val="none" w:sz="0" w:space="0" w:color="auto"/>
        <w:bottom w:val="none" w:sz="0" w:space="0" w:color="auto"/>
        <w:right w:val="none" w:sz="0" w:space="0" w:color="auto"/>
      </w:divBdr>
    </w:div>
    <w:div w:id="641539534">
      <w:bodyDiv w:val="1"/>
      <w:marLeft w:val="0"/>
      <w:marRight w:val="0"/>
      <w:marTop w:val="0"/>
      <w:marBottom w:val="0"/>
      <w:divBdr>
        <w:top w:val="none" w:sz="0" w:space="0" w:color="auto"/>
        <w:left w:val="none" w:sz="0" w:space="0" w:color="auto"/>
        <w:bottom w:val="none" w:sz="0" w:space="0" w:color="auto"/>
        <w:right w:val="none" w:sz="0" w:space="0" w:color="auto"/>
      </w:divBdr>
    </w:div>
    <w:div w:id="643780854">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11341293">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69395717">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810901032">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092433232">
      <w:bodyDiv w:val="1"/>
      <w:marLeft w:val="0"/>
      <w:marRight w:val="0"/>
      <w:marTop w:val="0"/>
      <w:marBottom w:val="0"/>
      <w:divBdr>
        <w:top w:val="none" w:sz="0" w:space="0" w:color="auto"/>
        <w:left w:val="none" w:sz="0" w:space="0" w:color="auto"/>
        <w:bottom w:val="none" w:sz="0" w:space="0" w:color="auto"/>
        <w:right w:val="none" w:sz="0" w:space="0" w:color="auto"/>
      </w:divBdr>
    </w:div>
    <w:div w:id="1108039022">
      <w:bodyDiv w:val="1"/>
      <w:marLeft w:val="0"/>
      <w:marRight w:val="0"/>
      <w:marTop w:val="0"/>
      <w:marBottom w:val="0"/>
      <w:divBdr>
        <w:top w:val="none" w:sz="0" w:space="0" w:color="auto"/>
        <w:left w:val="none" w:sz="0" w:space="0" w:color="auto"/>
        <w:bottom w:val="none" w:sz="0" w:space="0" w:color="auto"/>
        <w:right w:val="none" w:sz="0" w:space="0" w:color="auto"/>
      </w:divBdr>
    </w:div>
    <w:div w:id="1125201026">
      <w:bodyDiv w:val="1"/>
      <w:marLeft w:val="0"/>
      <w:marRight w:val="0"/>
      <w:marTop w:val="0"/>
      <w:marBottom w:val="0"/>
      <w:divBdr>
        <w:top w:val="none" w:sz="0" w:space="0" w:color="auto"/>
        <w:left w:val="none" w:sz="0" w:space="0" w:color="auto"/>
        <w:bottom w:val="none" w:sz="0" w:space="0" w:color="auto"/>
        <w:right w:val="none" w:sz="0" w:space="0" w:color="auto"/>
      </w:divBdr>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24558124">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290361998">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5064443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375350791">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13376039">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1284316">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04147124">
      <w:bodyDiv w:val="1"/>
      <w:marLeft w:val="0"/>
      <w:marRight w:val="0"/>
      <w:marTop w:val="0"/>
      <w:marBottom w:val="0"/>
      <w:divBdr>
        <w:top w:val="none" w:sz="0" w:space="0" w:color="auto"/>
        <w:left w:val="none" w:sz="0" w:space="0" w:color="auto"/>
        <w:bottom w:val="none" w:sz="0" w:space="0" w:color="auto"/>
        <w:right w:val="none" w:sz="0" w:space="0" w:color="auto"/>
      </w:divBdr>
    </w:div>
    <w:div w:id="1628775297">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827479227">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20769622">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 w:id="2108233564">
      <w:bodyDiv w:val="1"/>
      <w:marLeft w:val="0"/>
      <w:marRight w:val="0"/>
      <w:marTop w:val="0"/>
      <w:marBottom w:val="0"/>
      <w:divBdr>
        <w:top w:val="none" w:sz="0" w:space="0" w:color="auto"/>
        <w:left w:val="none" w:sz="0" w:space="0" w:color="auto"/>
        <w:bottom w:val="none" w:sz="0" w:space="0" w:color="auto"/>
        <w:right w:val="none" w:sz="0" w:space="0" w:color="auto"/>
      </w:divBdr>
    </w:div>
    <w:div w:id="2138983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14770-65FF-4042-9B3E-69782178B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3393</Words>
  <Characters>19346</Characters>
  <Application>Microsoft Office Word</Application>
  <DocSecurity>0</DocSecurity>
  <Lines>161</Lines>
  <Paragraphs>45</Paragraphs>
  <ScaleCrop>false</ScaleCrop>
  <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7</cp:revision>
  <dcterms:created xsi:type="dcterms:W3CDTF">2023-05-13T16:51:00Z</dcterms:created>
  <dcterms:modified xsi:type="dcterms:W3CDTF">2023-05-27T13:53:00Z</dcterms:modified>
</cp:coreProperties>
</file>